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BE967" w14:textId="77777777" w:rsidR="004863D8" w:rsidRDefault="004863D8" w:rsidP="004863D8">
      <w:pPr>
        <w:pStyle w:val="Heading2"/>
        <w:spacing w:after="240"/>
        <w:rPr>
          <w:rFonts w:ascii="Times New Roman" w:hAnsi="Times New Roman" w:cs="Times New Roman"/>
          <w:szCs w:val="22"/>
          <w:lang w:val="es-ES"/>
        </w:rPr>
      </w:pPr>
      <w:bookmarkStart w:id="0" w:name="_Toc227317895"/>
      <w:r w:rsidRPr="00FA676C">
        <w:rPr>
          <w:rFonts w:ascii="Times New Roman" w:hAnsi="Times New Roman" w:cs="Times New Roman"/>
          <w:szCs w:val="22"/>
          <w:lang w:val="es-ES"/>
          <w:rPrChange w:id="1" w:author="Juan Carlos Muñoz Mora" w:date="2026-06-15T10:28:00Z">
            <w:rPr>
              <w:rFonts w:ascii="Times New Roman" w:hAnsi="Times New Roman" w:cs="Times New Roman"/>
              <w:sz w:val="22"/>
              <w:szCs w:val="22"/>
              <w:lang w:val="es-ES"/>
            </w:rPr>
          </w:rPrChange>
        </w:rPr>
        <w:t>Contexto departamental y provincial</w:t>
      </w:r>
      <w:bookmarkEnd w:id="0"/>
    </w:p>
    <w:p w14:paraId="30360C88" w14:textId="77777777" w:rsidR="004863D8" w:rsidRPr="009676D7" w:rsidRDefault="004863D8" w:rsidP="004863D8">
      <w:pPr>
        <w:rPr>
          <w:rFonts w:ascii="Times New Roman" w:hAnsi="Times New Roman" w:cs="Times New Roman"/>
          <w:color w:val="000000" w:themeColor="text1"/>
          <w:lang w:val="es-ES"/>
        </w:rPr>
      </w:pPr>
      <w:r w:rsidRPr="009676D7">
        <w:rPr>
          <w:rFonts w:ascii="Times New Roman" w:hAnsi="Times New Roman" w:cs="Times New Roman"/>
          <w:color w:val="000000" w:themeColor="text1"/>
          <w:lang w:val="es-ES"/>
        </w:rPr>
        <w:t>Este apartado corresponde al primero de los dos componentes del Diagnóstico Integral Territorial y presenta la caracterización del estado de las entidades que conforman la Provincia Administrativa y de Planificación Bio‑energética del Norte de Antioquia, en relación con el departamento y, cuando la información lo permite, con la Subregión Norte. Su elaboración se basó en la Guía Metodológica para la Formulación de los Planes Estratégicos de los Esquemas Territoriales del DNP y en la versión preliminar del propio Plan, conforme lo establece la normativa.</w:t>
      </w:r>
      <w:del w:id="2" w:author="Juan Carlos Muñoz Mora" w:date="2026-06-15T15:51:00Z">
        <w:r w:rsidRPr="009676D7" w:rsidDel="00100149">
          <w:rPr>
            <w:rFonts w:ascii="Times New Roman" w:hAnsi="Times New Roman" w:cs="Times New Roman"/>
            <w:color w:val="000000" w:themeColor="text1"/>
            <w:lang w:val="es-ES"/>
          </w:rPr>
          <w:delText xml:space="preserve">  </w:delText>
        </w:r>
      </w:del>
    </w:p>
    <w:p w14:paraId="248B7767" w14:textId="77777777" w:rsidR="004863D8" w:rsidRPr="009676D7" w:rsidRDefault="004863D8" w:rsidP="004863D8">
      <w:pPr>
        <w:rPr>
          <w:rFonts w:ascii="Times New Roman" w:hAnsi="Times New Roman" w:cs="Times New Roman"/>
          <w:color w:val="000000" w:themeColor="text1"/>
          <w:lang w:val="es-ES"/>
        </w:rPr>
      </w:pPr>
      <w:r w:rsidRPr="009676D7">
        <w:rPr>
          <w:rFonts w:ascii="Times New Roman" w:hAnsi="Times New Roman" w:cs="Times New Roman"/>
          <w:color w:val="000000" w:themeColor="text1"/>
          <w:lang w:val="es-ES"/>
        </w:rPr>
        <w:t xml:space="preserve">A partir del análisis comparado entre: i) las dimensiones y variables del Visor Territorial de Asociatividad del DNP, ii) la categorización propuesta por el Centro de Estudios e Incidencia Valor Público de la Universidad EAFIT en el proyecto Las Antioquias, y iii) los Hechos Provinciales definidos en la versión preliminar del Plan, se seleccionó un total de </w:t>
      </w:r>
      <w:commentRangeStart w:id="3"/>
      <w:r w:rsidRPr="009676D7">
        <w:rPr>
          <w:rFonts w:ascii="Times New Roman" w:hAnsi="Times New Roman" w:cs="Times New Roman"/>
          <w:color w:val="000000" w:themeColor="text1"/>
          <w:highlight w:val="cyan"/>
          <w:lang w:val="es-ES"/>
        </w:rPr>
        <w:t>XXX</w:t>
      </w:r>
      <w:r w:rsidRPr="009676D7">
        <w:rPr>
          <w:rFonts w:ascii="Times New Roman" w:hAnsi="Times New Roman" w:cs="Times New Roman"/>
          <w:color w:val="000000" w:themeColor="text1"/>
          <w:lang w:val="es-ES"/>
        </w:rPr>
        <w:t xml:space="preserve"> variables</w:t>
      </w:r>
      <w:commentRangeEnd w:id="3"/>
      <w:r w:rsidRPr="009676D7">
        <w:rPr>
          <w:rStyle w:val="CommentReference"/>
          <w:rFonts w:ascii="Times New Roman" w:hAnsi="Times New Roman" w:cs="Times New Roman"/>
          <w:color w:val="000000" w:themeColor="text1"/>
          <w:lang w:val="es-ES"/>
        </w:rPr>
        <w:commentReference w:id="3"/>
      </w:r>
      <w:r w:rsidRPr="009676D7">
        <w:rPr>
          <w:rFonts w:ascii="Times New Roman" w:hAnsi="Times New Roman" w:cs="Times New Roman"/>
          <w:color w:val="000000" w:themeColor="text1"/>
          <w:lang w:val="es-ES"/>
        </w:rPr>
        <w:t xml:space="preserve"> agrupadas en diez dimensiones. La reducción y ajuste de estas dimensiones, frente a las doce del Visor Territorial del DNP, responde a criterios técnicos alineados con las apuestas estratégicas de la Gobernación de Antioquia para fortalecer los Esquemas Asociativos, así como con el marco teórico‑metodológico utilizado por Valor Público en el proyecto Fortalecimiento de Esquemas Asociativos.</w:t>
      </w:r>
    </w:p>
    <w:p w14:paraId="7E2A0AE4" w14:textId="77777777" w:rsidR="008651C5" w:rsidRDefault="008651C5" w:rsidP="004863D8">
      <w:pPr>
        <w:pStyle w:val="Heading3"/>
        <w:rPr>
          <w:rFonts w:ascii="Times New Roman" w:hAnsi="Times New Roman" w:cs="Times New Roman"/>
        </w:rPr>
      </w:pPr>
    </w:p>
    <w:p w14:paraId="3E4C41A8" w14:textId="31114252" w:rsidR="004863D8" w:rsidRPr="009676D7" w:rsidRDefault="004863D8" w:rsidP="004863D8">
      <w:pPr>
        <w:pStyle w:val="Heading3"/>
        <w:rPr>
          <w:rFonts w:ascii="Times New Roman" w:hAnsi="Times New Roman" w:cs="Times New Roman"/>
          <w:bCs/>
        </w:rPr>
      </w:pPr>
      <w:commentRangeStart w:id="4"/>
      <w:r w:rsidRPr="009676D7">
        <w:rPr>
          <w:rFonts w:ascii="Times New Roman" w:hAnsi="Times New Roman" w:cs="Times New Roman"/>
        </w:rPr>
        <w:t>Generalidades</w:t>
      </w:r>
      <w:commentRangeEnd w:id="4"/>
      <w:r w:rsidRPr="009676D7">
        <w:rPr>
          <w:rStyle w:val="CommentReference"/>
          <w:rFonts w:ascii="Times New Roman" w:hAnsi="Times New Roman" w:cs="Times New Roman"/>
        </w:rPr>
        <w:commentReference w:id="4"/>
      </w:r>
      <w:r w:rsidRPr="009676D7">
        <w:rPr>
          <w:rFonts w:ascii="Times New Roman" w:hAnsi="Times New Roman" w:cs="Times New Roman"/>
        </w:rPr>
        <w:t xml:space="preserve"> –contexto departamental y provincial- </w:t>
      </w:r>
    </w:p>
    <w:p w14:paraId="0E7F9650"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 xml:space="preserve">La Provincia Bio-energética del Norte de Antioquia está </w:t>
      </w:r>
      <w:r>
        <w:rPr>
          <w:rFonts w:ascii="Times New Roman" w:hAnsi="Times New Roman" w:cs="Times New Roman"/>
        </w:rPr>
        <w:t>conformada por 13 municipios: 12 pertenecen</w:t>
      </w:r>
      <w:r w:rsidRPr="009676D7">
        <w:rPr>
          <w:rFonts w:ascii="Times New Roman" w:hAnsi="Times New Roman" w:cs="Times New Roman"/>
        </w:rPr>
        <w:t xml:space="preserve"> a la subregión Norte, y un municipio (Anorí) hace parte de la subregión Nordeste, conforme a la clasificación establecida en la Ordenanza 41 de 1975</w:t>
      </w:r>
      <w:r w:rsidRPr="009676D7">
        <w:rPr>
          <w:rStyle w:val="FootnoteReference"/>
          <w:rFonts w:ascii="Times New Roman" w:hAnsi="Times New Roman" w:cs="Times New Roman"/>
        </w:rPr>
        <w:footnoteReference w:id="1"/>
      </w:r>
      <w:r w:rsidRPr="009676D7">
        <w:rPr>
          <w:rFonts w:ascii="Times New Roman" w:hAnsi="Times New Roman" w:cs="Times New Roman"/>
        </w:rPr>
        <w:t>. La subregión Norte está integrada por 17 municipios, distribuidos en cuatro zonas —Río Cauca, Río Grande y Chico, Vertiente Chorros Blancos y Río Porce— como se ilustra a continuación.</w:t>
      </w:r>
    </w:p>
    <w:p w14:paraId="4FB62B17"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 xml:space="preserve">Según el artículo primero de la Ordenanza 48 de 2024 “por medio de la cual se constituye la Provincia Administrativa y de Planificación –PAP- Bio-energética del Norte de Antioquia”, esta está conformada por los municipios de Angostura, Anorí, Briceño, Campamento, Carolina del Príncipe, Gómez Plata, Guadalupe, Ituango, San Andrés de Cuerquia, San José de la Montaña, Toledo, Valdivia y </w:t>
      </w:r>
      <w:r>
        <w:rPr>
          <w:rFonts w:ascii="Times New Roman" w:hAnsi="Times New Roman" w:cs="Times New Roman"/>
        </w:rPr>
        <w:t xml:space="preserve">Yarumal. </w:t>
      </w:r>
      <w:r w:rsidRPr="009676D7">
        <w:rPr>
          <w:rFonts w:ascii="Times New Roman" w:hAnsi="Times New Roman" w:cs="Times New Roman"/>
        </w:rPr>
        <w:t xml:space="preserve"> </w:t>
      </w:r>
    </w:p>
    <w:tbl>
      <w:tblPr>
        <w:tblW w:w="9495" w:type="dxa"/>
        <w:tblLook w:val="04A0" w:firstRow="1" w:lastRow="0" w:firstColumn="1" w:lastColumn="0" w:noHBand="0" w:noVBand="1"/>
      </w:tblPr>
      <w:tblGrid>
        <w:gridCol w:w="4797"/>
        <w:gridCol w:w="4716"/>
      </w:tblGrid>
      <w:tr w:rsidR="004863D8" w:rsidRPr="009676D7" w14:paraId="7C452EA2" w14:textId="77777777" w:rsidTr="00F149A0">
        <w:tc>
          <w:tcPr>
            <w:tcW w:w="4785" w:type="dxa"/>
          </w:tcPr>
          <w:p w14:paraId="1A9FFBC2" w14:textId="77777777" w:rsidR="004863D8" w:rsidRPr="009676D7" w:rsidRDefault="004863D8" w:rsidP="00F149A0">
            <w:pPr>
              <w:keepNext/>
              <w:jc w:val="center"/>
              <w:rPr>
                <w:rFonts w:ascii="Times New Roman" w:hAnsi="Times New Roman" w:cs="Times New Roman"/>
                <w:b/>
                <w:bCs/>
              </w:rPr>
            </w:pPr>
            <w:r w:rsidRPr="009676D7">
              <w:rPr>
                <w:rFonts w:ascii="Times New Roman" w:hAnsi="Times New Roman" w:cs="Times New Roman"/>
                <w:b/>
                <w:bCs/>
                <w:smallCaps/>
                <w:noProof/>
                <w:lang w:eastAsia="es-CO"/>
              </w:rPr>
              <w:lastRenderedPageBreak/>
              <w:drawing>
                <wp:anchor distT="0" distB="0" distL="114300" distR="114300" simplePos="0" relativeHeight="251661312" behindDoc="0" locked="0" layoutInCell="1" allowOverlap="1" wp14:anchorId="10334604" wp14:editId="1A11C7E5">
                  <wp:simplePos x="0" y="0"/>
                  <wp:positionH relativeFrom="column">
                    <wp:posOffset>-68580</wp:posOffset>
                  </wp:positionH>
                  <wp:positionV relativeFrom="paragraph">
                    <wp:posOffset>404495</wp:posOffset>
                  </wp:positionV>
                  <wp:extent cx="2908935" cy="311531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pa 1 Zonas y Municipios de la Subregión Norte de Antioquia.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8935" cy="3115310"/>
                          </a:xfrm>
                          <a:prstGeom prst="rect">
                            <a:avLst/>
                          </a:prstGeom>
                        </pic:spPr>
                      </pic:pic>
                    </a:graphicData>
                  </a:graphic>
                  <wp14:sizeRelH relativeFrom="margin">
                    <wp14:pctWidth>0</wp14:pctWidth>
                  </wp14:sizeRelH>
                  <wp14:sizeRelV relativeFrom="margin">
                    <wp14:pctHeight>0</wp14:pctHeight>
                  </wp14:sizeRelV>
                </wp:anchor>
              </w:drawing>
            </w:r>
            <w:r w:rsidRPr="009676D7">
              <w:rPr>
                <w:rFonts w:ascii="Times New Roman" w:hAnsi="Times New Roman" w:cs="Times New Roman"/>
              </w:rPr>
              <w:t xml:space="preserve">Mapa </w:t>
            </w:r>
            <w:r w:rsidRPr="009676D7">
              <w:rPr>
                <w:rFonts w:ascii="Times New Roman" w:hAnsi="Times New Roman" w:cs="Times New Roman"/>
                <w:b/>
                <w:bCs/>
                <w:smallCaps/>
              </w:rPr>
              <w:fldChar w:fldCharType="begin"/>
            </w:r>
            <w:r w:rsidRPr="009676D7">
              <w:rPr>
                <w:rFonts w:ascii="Times New Roman" w:hAnsi="Times New Roman" w:cs="Times New Roman"/>
              </w:rPr>
              <w:instrText xml:space="preserve"> SEQ Mapa \* ARABIC </w:instrText>
            </w:r>
            <w:r w:rsidRPr="009676D7">
              <w:rPr>
                <w:rFonts w:ascii="Times New Roman" w:hAnsi="Times New Roman" w:cs="Times New Roman"/>
                <w:b/>
                <w:bCs/>
                <w:smallCaps/>
              </w:rPr>
              <w:fldChar w:fldCharType="separate"/>
            </w:r>
            <w:r w:rsidRPr="009676D7">
              <w:rPr>
                <w:rFonts w:ascii="Times New Roman" w:hAnsi="Times New Roman" w:cs="Times New Roman"/>
              </w:rPr>
              <w:t>1</w:t>
            </w:r>
            <w:r w:rsidRPr="009676D7">
              <w:rPr>
                <w:rFonts w:ascii="Times New Roman" w:hAnsi="Times New Roman" w:cs="Times New Roman"/>
                <w:b/>
                <w:bCs/>
                <w:smallCaps/>
              </w:rPr>
              <w:fldChar w:fldCharType="end"/>
            </w:r>
            <w:r w:rsidRPr="009676D7">
              <w:rPr>
                <w:rFonts w:ascii="Times New Roman" w:hAnsi="Times New Roman" w:cs="Times New Roman"/>
              </w:rPr>
              <w:t xml:space="preserve"> Zonas y Municipios de la Subregión Norte de Antioquia</w:t>
            </w:r>
          </w:p>
          <w:p w14:paraId="0689F242" w14:textId="77777777" w:rsidR="004863D8" w:rsidRPr="009676D7" w:rsidRDefault="004863D8" w:rsidP="00F149A0">
            <w:pPr>
              <w:jc w:val="center"/>
              <w:rPr>
                <w:rFonts w:ascii="Times New Roman" w:hAnsi="Times New Roman" w:cs="Times New Roman"/>
                <w:b/>
              </w:rPr>
            </w:pPr>
          </w:p>
          <w:p w14:paraId="751F8AF7" w14:textId="77777777" w:rsidR="004863D8" w:rsidRPr="009676D7" w:rsidRDefault="004863D8" w:rsidP="00F149A0">
            <w:pPr>
              <w:jc w:val="center"/>
              <w:rPr>
                <w:rFonts w:ascii="Times New Roman" w:hAnsi="Times New Roman" w:cs="Times New Roman"/>
              </w:rPr>
            </w:pPr>
            <w:r w:rsidRPr="75AA67FD">
              <w:rPr>
                <w:rFonts w:ascii="Times New Roman" w:hAnsi="Times New Roman" w:cs="Times New Roman"/>
                <w:b/>
                <w:bCs/>
              </w:rPr>
              <w:t>Fuente:</w:t>
            </w:r>
            <w:r w:rsidRPr="75AA67FD">
              <w:rPr>
                <w:rFonts w:ascii="Times New Roman" w:hAnsi="Times New Roman" w:cs="Times New Roman"/>
              </w:rPr>
              <w:t xml:space="preserve"> </w:t>
            </w:r>
          </w:p>
          <w:p w14:paraId="56232063" w14:textId="77777777" w:rsidR="004863D8" w:rsidRPr="009676D7" w:rsidRDefault="004863D8" w:rsidP="00F149A0">
            <w:pPr>
              <w:jc w:val="center"/>
            </w:pPr>
            <w:r w:rsidRPr="75AA67FD">
              <w:rPr>
                <w:rFonts w:ascii="Times New Roman" w:hAnsi="Times New Roman" w:cs="Times New Roman"/>
              </w:rPr>
              <w:t>Gobernación de Antioquia (2019). Elaboración propia.</w:t>
            </w:r>
          </w:p>
        </w:tc>
        <w:tc>
          <w:tcPr>
            <w:tcW w:w="4710" w:type="dxa"/>
          </w:tcPr>
          <w:p w14:paraId="1C9E5D25" w14:textId="77777777" w:rsidR="004863D8" w:rsidRPr="009676D7" w:rsidRDefault="004863D8" w:rsidP="00F149A0">
            <w:pPr>
              <w:keepNext/>
              <w:jc w:val="center"/>
              <w:rPr>
                <w:rFonts w:ascii="Times New Roman" w:hAnsi="Times New Roman" w:cs="Times New Roman"/>
                <w:b/>
                <w:bCs/>
                <w:smallCaps/>
              </w:rPr>
            </w:pPr>
            <w:r w:rsidRPr="009676D7">
              <w:rPr>
                <w:rFonts w:ascii="Times New Roman" w:hAnsi="Times New Roman" w:cs="Times New Roman"/>
              </w:rPr>
              <w:t xml:space="preserve">Mapa </w:t>
            </w:r>
            <w:r w:rsidRPr="009676D7">
              <w:rPr>
                <w:rFonts w:ascii="Times New Roman" w:hAnsi="Times New Roman" w:cs="Times New Roman"/>
                <w:b/>
                <w:bCs/>
                <w:smallCaps/>
              </w:rPr>
              <w:fldChar w:fldCharType="begin"/>
            </w:r>
            <w:r w:rsidRPr="009676D7">
              <w:rPr>
                <w:rFonts w:ascii="Times New Roman" w:hAnsi="Times New Roman" w:cs="Times New Roman"/>
              </w:rPr>
              <w:instrText xml:space="preserve"> SEQ Mapa \* ARABIC </w:instrText>
            </w:r>
            <w:r w:rsidRPr="009676D7">
              <w:rPr>
                <w:rFonts w:ascii="Times New Roman" w:hAnsi="Times New Roman" w:cs="Times New Roman"/>
                <w:b/>
                <w:bCs/>
                <w:smallCaps/>
              </w:rPr>
              <w:fldChar w:fldCharType="separate"/>
            </w:r>
            <w:r w:rsidRPr="009676D7">
              <w:rPr>
                <w:rFonts w:ascii="Times New Roman" w:hAnsi="Times New Roman" w:cs="Times New Roman"/>
              </w:rPr>
              <w:t>2</w:t>
            </w:r>
            <w:r w:rsidRPr="009676D7">
              <w:rPr>
                <w:rFonts w:ascii="Times New Roman" w:hAnsi="Times New Roman" w:cs="Times New Roman"/>
                <w:b/>
                <w:bCs/>
                <w:smallCaps/>
              </w:rPr>
              <w:fldChar w:fldCharType="end"/>
            </w:r>
            <w:r w:rsidRPr="009676D7">
              <w:rPr>
                <w:rFonts w:ascii="Times New Roman" w:hAnsi="Times New Roman" w:cs="Times New Roman"/>
              </w:rPr>
              <w:t xml:space="preserve">  Municipios integrantes de la PAP Bio-energética del Norte de Antioquia</w:t>
            </w:r>
          </w:p>
          <w:p w14:paraId="02680C7E" w14:textId="77777777" w:rsidR="004863D8" w:rsidRPr="009676D7" w:rsidRDefault="004863D8" w:rsidP="00F149A0">
            <w:pPr>
              <w:rPr>
                <w:rFonts w:ascii="Times New Roman" w:hAnsi="Times New Roman" w:cs="Times New Roman"/>
                <w:highlight w:val="yellow"/>
              </w:rPr>
            </w:pPr>
            <w:r w:rsidRPr="009676D7">
              <w:rPr>
                <w:rFonts w:ascii="Times New Roman" w:hAnsi="Times New Roman" w:cs="Times New Roman"/>
                <w:noProof/>
                <w:lang w:eastAsia="es-CO"/>
              </w:rPr>
              <w:drawing>
                <wp:inline distT="0" distB="0" distL="0" distR="0" wp14:anchorId="372E57C3" wp14:editId="07E996D4">
                  <wp:extent cx="2857303" cy="3060000"/>
                  <wp:effectExtent l="0" t="0" r="635"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pa 2  Municipios integrantes de la Provincia Administrativa y de Planificación Bio-energética del Norte de Antioquia.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7303" cy="3060000"/>
                          </a:xfrm>
                          <a:prstGeom prst="rect">
                            <a:avLst/>
                          </a:prstGeom>
                        </pic:spPr>
                      </pic:pic>
                    </a:graphicData>
                  </a:graphic>
                </wp:inline>
              </w:drawing>
            </w:r>
          </w:p>
          <w:p w14:paraId="6CB3EC27" w14:textId="77777777" w:rsidR="004863D8" w:rsidRPr="009676D7" w:rsidRDefault="004863D8" w:rsidP="00F149A0">
            <w:pPr>
              <w:jc w:val="center"/>
            </w:pPr>
            <w:r w:rsidRPr="75AA67FD">
              <w:rPr>
                <w:rFonts w:ascii="Times New Roman" w:hAnsi="Times New Roman" w:cs="Times New Roman"/>
                <w:b/>
                <w:bCs/>
              </w:rPr>
              <w:t>Fuente:</w:t>
            </w:r>
            <w:r w:rsidRPr="75AA67FD">
              <w:rPr>
                <w:rFonts w:ascii="Times New Roman" w:hAnsi="Times New Roman" w:cs="Times New Roman"/>
              </w:rPr>
              <w:t xml:space="preserve"> Gobernación de Antioquia (2019). Elaboración propia.</w:t>
            </w:r>
          </w:p>
          <w:p w14:paraId="4D777EB8" w14:textId="77777777" w:rsidR="004863D8" w:rsidRPr="009676D7" w:rsidRDefault="004863D8" w:rsidP="00F149A0">
            <w:pPr>
              <w:rPr>
                <w:rFonts w:ascii="Times New Roman" w:hAnsi="Times New Roman" w:cs="Times New Roman"/>
              </w:rPr>
            </w:pPr>
          </w:p>
        </w:tc>
      </w:tr>
    </w:tbl>
    <w:p w14:paraId="051AFC3C" w14:textId="77777777" w:rsidR="004863D8" w:rsidRPr="009676D7" w:rsidRDefault="004863D8" w:rsidP="004863D8">
      <w:pPr>
        <w:pStyle w:val="ListParagraph"/>
        <w:spacing w:before="240"/>
        <w:ind w:left="0"/>
        <w:contextualSpacing w:val="0"/>
        <w:rPr>
          <w:rFonts w:ascii="Times New Roman" w:hAnsi="Times New Roman" w:cs="Times New Roman"/>
        </w:rPr>
      </w:pPr>
      <w:r w:rsidRPr="75AA67FD">
        <w:rPr>
          <w:rFonts w:ascii="Times New Roman" w:hAnsi="Times New Roman" w:cs="Times New Roman"/>
        </w:rPr>
        <w:t>De acuerdo con esto, los 12 municipios que conforman la PAP y hacen parte de la subregión Norte, ocupan el 78% del territorio subregional, mientras que todos ellos, incluido Anorí, ocupan el 12% del territorio departamental, con una extensión total de 7.550 km</w:t>
      </w:r>
      <w:r w:rsidRPr="75AA67FD">
        <w:rPr>
          <w:rFonts w:ascii="Times New Roman" w:hAnsi="Times New Roman" w:cs="Times New Roman"/>
          <w:vertAlign w:val="superscript"/>
        </w:rPr>
        <w:t>2</w:t>
      </w:r>
      <w:r w:rsidRPr="75AA67FD">
        <w:rPr>
          <w:rFonts w:ascii="Times New Roman" w:hAnsi="Times New Roman" w:cs="Times New Roman"/>
        </w:rPr>
        <w:t>. Como se observa en la Tabla 1, el municipio con el mayor número de km</w:t>
      </w:r>
      <w:r w:rsidRPr="75AA67FD">
        <w:rPr>
          <w:rFonts w:ascii="Times New Roman" w:hAnsi="Times New Roman" w:cs="Times New Roman"/>
          <w:vertAlign w:val="superscript"/>
        </w:rPr>
        <w:t>2</w:t>
      </w:r>
      <w:r w:rsidRPr="75AA67FD">
        <w:rPr>
          <w:rFonts w:ascii="Times New Roman" w:hAnsi="Times New Roman" w:cs="Times New Roman"/>
        </w:rPr>
        <w:t xml:space="preserve"> es el municipio de Ituango, mientras que el municipio de Guadalupe solo ocupa el 2% de la PAP. </w:t>
      </w:r>
    </w:p>
    <w:p w14:paraId="774B352D" w14:textId="77777777" w:rsidR="004863D8" w:rsidRPr="009676D7" w:rsidRDefault="004863D8" w:rsidP="004863D8">
      <w:pPr>
        <w:pStyle w:val="ListParagraph"/>
        <w:spacing w:before="240"/>
        <w:ind w:left="0"/>
        <w:contextualSpacing w:val="0"/>
        <w:rPr>
          <w:rFonts w:ascii="Times New Roman" w:hAnsi="Times New Roman" w:cs="Times New Roman"/>
        </w:rPr>
      </w:pPr>
    </w:p>
    <w:p w14:paraId="1B440612" w14:textId="77777777" w:rsidR="004863D8" w:rsidRPr="009676D7" w:rsidRDefault="004863D8" w:rsidP="004863D8">
      <w:pPr>
        <w:pStyle w:val="ListParagraph"/>
        <w:spacing w:before="240"/>
        <w:ind w:left="0"/>
        <w:contextualSpacing w:val="0"/>
        <w:rPr>
          <w:rFonts w:ascii="Times New Roman" w:hAnsi="Times New Roman" w:cs="Times New Roman"/>
        </w:rPr>
      </w:pPr>
    </w:p>
    <w:p w14:paraId="1BA9AACC" w14:textId="77777777" w:rsidR="004863D8" w:rsidRPr="009676D7" w:rsidRDefault="004863D8" w:rsidP="004863D8">
      <w:pPr>
        <w:pStyle w:val="Caption"/>
        <w:keepNext/>
        <w:jc w:val="center"/>
        <w:rPr>
          <w:rFonts w:ascii="Times New Roman" w:hAnsi="Times New Roman" w:cs="Times New Roman"/>
          <w:b/>
          <w:bCs/>
          <w:smallCaps/>
          <w:color w:val="auto"/>
          <w:sz w:val="22"/>
          <w:szCs w:val="22"/>
        </w:rPr>
      </w:pPr>
    </w:p>
    <w:p w14:paraId="570A07CF" w14:textId="77777777" w:rsidR="004863D8" w:rsidRPr="009676D7" w:rsidRDefault="004863D8" w:rsidP="004863D8">
      <w:pPr>
        <w:pStyle w:val="Caption"/>
        <w:keepNext/>
        <w:jc w:val="center"/>
        <w:rPr>
          <w:rFonts w:ascii="Times New Roman" w:hAnsi="Times New Roman" w:cs="Times New Roman"/>
          <w:i w:val="0"/>
          <w:sz w:val="20"/>
          <w:szCs w:val="20"/>
        </w:rPr>
      </w:pPr>
      <w:r w:rsidRPr="75AA67FD">
        <w:rPr>
          <w:rFonts w:ascii="Times New Roman" w:hAnsi="Times New Roman" w:cs="Times New Roman"/>
          <w:i w:val="0"/>
          <w:iCs w:val="0"/>
          <w:sz w:val="20"/>
          <w:szCs w:val="20"/>
        </w:rPr>
        <w:t xml:space="preserve">Tabla </w:t>
      </w:r>
      <w:r w:rsidRPr="75AA67FD">
        <w:rPr>
          <w:rFonts w:ascii="Times New Roman" w:hAnsi="Times New Roman" w:cs="Times New Roman"/>
          <w:i w:val="0"/>
          <w:iCs w:val="0"/>
          <w:sz w:val="20"/>
          <w:szCs w:val="20"/>
        </w:rPr>
        <w:fldChar w:fldCharType="begin"/>
      </w:r>
      <w:r w:rsidRPr="75AA67FD">
        <w:rPr>
          <w:rFonts w:ascii="Times New Roman" w:hAnsi="Times New Roman" w:cs="Times New Roman"/>
          <w:i w:val="0"/>
          <w:iCs w:val="0"/>
          <w:sz w:val="20"/>
          <w:szCs w:val="20"/>
        </w:rPr>
        <w:instrText xml:space="preserve"> SEQ Tabla \* ARABIC </w:instrText>
      </w:r>
      <w:r w:rsidRPr="75AA67FD">
        <w:rPr>
          <w:rFonts w:ascii="Times New Roman" w:hAnsi="Times New Roman" w:cs="Times New Roman"/>
          <w:i w:val="0"/>
          <w:iCs w:val="0"/>
          <w:sz w:val="20"/>
          <w:szCs w:val="20"/>
        </w:rPr>
        <w:fldChar w:fldCharType="separate"/>
      </w:r>
      <w:r>
        <w:rPr>
          <w:rFonts w:ascii="Times New Roman" w:hAnsi="Times New Roman" w:cs="Times New Roman"/>
          <w:i w:val="0"/>
          <w:iCs w:val="0"/>
          <w:noProof/>
          <w:sz w:val="20"/>
          <w:szCs w:val="20"/>
        </w:rPr>
        <w:t>6</w:t>
      </w:r>
      <w:r w:rsidRPr="75AA67FD">
        <w:rPr>
          <w:rFonts w:ascii="Times New Roman" w:hAnsi="Times New Roman" w:cs="Times New Roman"/>
          <w:i w:val="0"/>
          <w:iCs w:val="0"/>
          <w:sz w:val="20"/>
          <w:szCs w:val="20"/>
        </w:rPr>
        <w:fldChar w:fldCharType="end"/>
      </w:r>
      <w:r w:rsidRPr="75AA67FD">
        <w:rPr>
          <w:rFonts w:ascii="Times New Roman" w:hAnsi="Times New Roman" w:cs="Times New Roman"/>
          <w:i w:val="0"/>
          <w:iCs w:val="0"/>
          <w:sz w:val="20"/>
          <w:szCs w:val="20"/>
        </w:rPr>
        <w:t>. Extensión territorial por municipio que conforman la PAP Bio-energética, por zonas de la Subregión Norte de Antioquia</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519"/>
        <w:gridCol w:w="1686"/>
        <w:gridCol w:w="1999"/>
        <w:gridCol w:w="1826"/>
        <w:gridCol w:w="1808"/>
      </w:tblGrid>
      <w:tr w:rsidR="004863D8" w14:paraId="1A346058" w14:textId="77777777" w:rsidTr="00F149A0">
        <w:trPr>
          <w:trHeight w:val="240"/>
        </w:trPr>
        <w:tc>
          <w:tcPr>
            <w:tcW w:w="2070" w:type="dxa"/>
            <w:gridSpan w:val="2"/>
            <w:tcBorders>
              <w:top w:val="single" w:sz="6" w:space="0" w:color="auto"/>
              <w:left w:val="nil"/>
              <w:bottom w:val="single" w:sz="6" w:space="0" w:color="auto"/>
              <w:right w:val="nil"/>
            </w:tcBorders>
            <w:shd w:val="clear" w:color="auto" w:fill="A5A5A5" w:themeFill="accent3"/>
            <w:vAlign w:val="center"/>
          </w:tcPr>
          <w:p w14:paraId="36DA76C7" w14:textId="77777777" w:rsidR="004863D8" w:rsidRDefault="004863D8" w:rsidP="00F149A0">
            <w:pPr>
              <w:shd w:val="clear" w:color="auto" w:fill="A5A5A5" w:themeFill="accent3"/>
              <w:rPr>
                <w:rFonts w:ascii="Arial" w:eastAsia="Arial" w:hAnsi="Arial" w:cs="Arial"/>
                <w:b/>
                <w:bCs/>
                <w:sz w:val="20"/>
                <w:szCs w:val="20"/>
              </w:rPr>
            </w:pPr>
            <w:r w:rsidRPr="27CEE20B">
              <w:rPr>
                <w:rFonts w:ascii="Arial" w:eastAsia="Arial" w:hAnsi="Arial" w:cs="Arial"/>
                <w:b/>
                <w:bCs/>
                <w:sz w:val="20"/>
                <w:szCs w:val="20"/>
              </w:rPr>
              <w:t>Zona </w:t>
            </w:r>
          </w:p>
        </w:tc>
        <w:tc>
          <w:tcPr>
            <w:tcW w:w="2415" w:type="dxa"/>
            <w:tcBorders>
              <w:top w:val="single" w:sz="6" w:space="0" w:color="auto"/>
              <w:left w:val="nil"/>
              <w:bottom w:val="single" w:sz="6" w:space="0" w:color="auto"/>
              <w:right w:val="nil"/>
            </w:tcBorders>
            <w:shd w:val="clear" w:color="auto" w:fill="A5A5A5" w:themeFill="accent3"/>
            <w:vAlign w:val="center"/>
          </w:tcPr>
          <w:p w14:paraId="760B7D51" w14:textId="77777777" w:rsidR="004863D8" w:rsidRDefault="004863D8" w:rsidP="00F149A0">
            <w:pPr>
              <w:shd w:val="clear" w:color="auto" w:fill="A5A5A5" w:themeFill="accent3"/>
              <w:rPr>
                <w:rFonts w:ascii="Arial" w:eastAsia="Arial" w:hAnsi="Arial" w:cs="Arial"/>
                <w:b/>
                <w:bCs/>
                <w:sz w:val="20"/>
                <w:szCs w:val="20"/>
              </w:rPr>
            </w:pPr>
            <w:r w:rsidRPr="27CEE20B">
              <w:rPr>
                <w:rFonts w:ascii="Arial" w:eastAsia="Arial" w:hAnsi="Arial" w:cs="Arial"/>
                <w:b/>
                <w:bCs/>
                <w:sz w:val="20"/>
                <w:szCs w:val="20"/>
              </w:rPr>
              <w:t>Municipios </w:t>
            </w:r>
          </w:p>
        </w:tc>
        <w:tc>
          <w:tcPr>
            <w:tcW w:w="4830" w:type="dxa"/>
            <w:gridSpan w:val="2"/>
            <w:tcBorders>
              <w:top w:val="single" w:sz="6" w:space="0" w:color="auto"/>
              <w:left w:val="nil"/>
              <w:bottom w:val="nil"/>
              <w:right w:val="nil"/>
            </w:tcBorders>
            <w:shd w:val="clear" w:color="auto" w:fill="A5A5A5" w:themeFill="accent3"/>
            <w:vAlign w:val="center"/>
          </w:tcPr>
          <w:p w14:paraId="31D38224" w14:textId="77777777" w:rsidR="004863D8" w:rsidRDefault="004863D8" w:rsidP="00F149A0">
            <w:pPr>
              <w:shd w:val="clear" w:color="auto" w:fill="A5A5A5" w:themeFill="accent3"/>
              <w:rPr>
                <w:rFonts w:ascii="Arial" w:eastAsia="Arial" w:hAnsi="Arial" w:cs="Arial"/>
                <w:b/>
                <w:bCs/>
                <w:sz w:val="20"/>
                <w:szCs w:val="20"/>
              </w:rPr>
            </w:pPr>
            <w:r w:rsidRPr="27CEE20B">
              <w:rPr>
                <w:rFonts w:ascii="Arial" w:eastAsia="Arial" w:hAnsi="Arial" w:cs="Arial"/>
                <w:b/>
                <w:bCs/>
                <w:sz w:val="20"/>
                <w:szCs w:val="20"/>
              </w:rPr>
              <w:t>Extensión municipal </w:t>
            </w:r>
          </w:p>
        </w:tc>
      </w:tr>
      <w:tr w:rsidR="004863D8" w14:paraId="4070C140" w14:textId="77777777" w:rsidTr="00F149A0">
        <w:trPr>
          <w:trHeight w:val="240"/>
        </w:trPr>
        <w:tc>
          <w:tcPr>
            <w:tcW w:w="2070" w:type="dxa"/>
            <w:tcBorders>
              <w:left w:val="nil"/>
              <w:bottom w:val="single" w:sz="0" w:space="0" w:color="auto"/>
            </w:tcBorders>
            <w:vAlign w:val="center"/>
          </w:tcPr>
          <w:p w14:paraId="6660CB76" w14:textId="77777777" w:rsidR="004863D8" w:rsidRDefault="004863D8" w:rsidP="00F149A0"/>
        </w:tc>
        <w:tc>
          <w:tcPr>
            <w:tcW w:w="2415" w:type="dxa"/>
            <w:tcBorders>
              <w:left w:val="nil"/>
              <w:bottom w:val="single" w:sz="0" w:space="0" w:color="auto"/>
            </w:tcBorders>
            <w:vAlign w:val="center"/>
          </w:tcPr>
          <w:p w14:paraId="2A6A5040" w14:textId="77777777" w:rsidR="004863D8" w:rsidRDefault="004863D8" w:rsidP="00F149A0"/>
        </w:tc>
        <w:tc>
          <w:tcPr>
            <w:tcW w:w="2415" w:type="dxa"/>
            <w:gridSpan w:val="2"/>
            <w:tcBorders>
              <w:top w:val="nil"/>
              <w:left w:val="nil"/>
              <w:bottom w:val="single" w:sz="6" w:space="0" w:color="000000" w:themeColor="text1"/>
              <w:right w:val="nil"/>
            </w:tcBorders>
            <w:vAlign w:val="center"/>
          </w:tcPr>
          <w:p w14:paraId="4B956DAF" w14:textId="77777777" w:rsidR="004863D8" w:rsidRDefault="004863D8" w:rsidP="00F149A0">
            <w:pPr>
              <w:shd w:val="clear" w:color="auto" w:fill="A5A5A5" w:themeFill="accent3"/>
              <w:rPr>
                <w:rFonts w:ascii="Times New Roman" w:eastAsia="Times New Roman" w:hAnsi="Times New Roman" w:cs="Times New Roman"/>
                <w:color w:val="000000" w:themeColor="text1"/>
                <w:sz w:val="24"/>
                <w:szCs w:val="24"/>
                <w:vertAlign w:val="superscript"/>
              </w:rPr>
            </w:pPr>
            <w:r w:rsidRPr="75AA67FD">
              <w:rPr>
                <w:rFonts w:ascii="Arial" w:eastAsia="Arial" w:hAnsi="Arial" w:cs="Arial"/>
                <w:b/>
                <w:bCs/>
                <w:sz w:val="21"/>
                <w:szCs w:val="21"/>
              </w:rPr>
              <w:t>(km</w:t>
            </w:r>
            <w:r w:rsidRPr="75AA67FD">
              <w:rPr>
                <w:rFonts w:ascii="Arial" w:eastAsia="Arial" w:hAnsi="Arial" w:cs="Arial"/>
                <w:b/>
                <w:bCs/>
                <w:sz w:val="16"/>
                <w:szCs w:val="16"/>
                <w:vertAlign w:val="superscript"/>
              </w:rPr>
              <w:t>2</w:t>
            </w:r>
            <w:r w:rsidRPr="75AA67FD">
              <w:rPr>
                <w:rFonts w:ascii="Arial" w:eastAsia="Arial" w:hAnsi="Arial" w:cs="Arial"/>
                <w:b/>
                <w:bCs/>
                <w:sz w:val="21"/>
                <w:szCs w:val="21"/>
              </w:rPr>
              <w:t>)</w:t>
            </w:r>
            <w:r w:rsidRPr="75AA67FD">
              <w:rPr>
                <w:rFonts w:ascii="Arial" w:eastAsia="Arial" w:hAnsi="Arial" w:cs="Arial"/>
                <w:sz w:val="21"/>
                <w:szCs w:val="21"/>
              </w:rPr>
              <w:t> </w:t>
            </w:r>
          </w:p>
        </w:tc>
        <w:tc>
          <w:tcPr>
            <w:tcW w:w="2415" w:type="dxa"/>
            <w:tcBorders>
              <w:top w:val="nil"/>
              <w:left w:val="nil"/>
              <w:bottom w:val="single" w:sz="6" w:space="0" w:color="000000" w:themeColor="text1"/>
              <w:right w:val="nil"/>
            </w:tcBorders>
            <w:vAlign w:val="center"/>
          </w:tcPr>
          <w:p w14:paraId="3E9DA286" w14:textId="77777777" w:rsidR="004863D8" w:rsidRDefault="004863D8" w:rsidP="00F149A0">
            <w:pPr>
              <w:shd w:val="clear" w:color="auto" w:fill="A5A5A5" w:themeFill="accent3"/>
              <w:rPr>
                <w:rFonts w:ascii="Arial" w:eastAsia="Arial" w:hAnsi="Arial" w:cs="Arial"/>
                <w:sz w:val="21"/>
                <w:szCs w:val="21"/>
              </w:rPr>
            </w:pPr>
            <w:r w:rsidRPr="27CEE20B">
              <w:rPr>
                <w:rFonts w:ascii="Arial" w:eastAsia="Arial" w:hAnsi="Arial" w:cs="Arial"/>
                <w:b/>
                <w:bCs/>
                <w:sz w:val="21"/>
                <w:szCs w:val="21"/>
              </w:rPr>
              <w:t>% PAP</w:t>
            </w:r>
            <w:r w:rsidRPr="27CEE20B">
              <w:rPr>
                <w:rFonts w:ascii="Arial" w:eastAsia="Arial" w:hAnsi="Arial" w:cs="Arial"/>
                <w:sz w:val="21"/>
                <w:szCs w:val="21"/>
              </w:rPr>
              <w:t> </w:t>
            </w:r>
          </w:p>
        </w:tc>
      </w:tr>
      <w:tr w:rsidR="004863D8" w14:paraId="79ADEA5B" w14:textId="77777777" w:rsidTr="00F149A0">
        <w:trPr>
          <w:trHeight w:val="285"/>
        </w:trPr>
        <w:tc>
          <w:tcPr>
            <w:tcW w:w="2070" w:type="dxa"/>
            <w:gridSpan w:val="2"/>
            <w:tcBorders>
              <w:top w:val="dotted" w:sz="6" w:space="0" w:color="auto"/>
              <w:left w:val="nil"/>
              <w:bottom w:val="dotted" w:sz="6" w:space="0" w:color="auto"/>
              <w:right w:val="nil"/>
            </w:tcBorders>
            <w:shd w:val="clear" w:color="auto" w:fill="FFFFFF" w:themeFill="background1"/>
            <w:vAlign w:val="center"/>
          </w:tcPr>
          <w:p w14:paraId="40B29488" w14:textId="77777777" w:rsidR="004863D8" w:rsidRDefault="004863D8" w:rsidP="00F149A0">
            <w:pPr>
              <w:rPr>
                <w:rFonts w:ascii="Arial" w:eastAsia="Arial" w:hAnsi="Arial" w:cs="Arial"/>
                <w:b/>
                <w:bCs/>
                <w:sz w:val="20"/>
                <w:szCs w:val="20"/>
              </w:rPr>
            </w:pPr>
            <w:r w:rsidRPr="27CEE20B">
              <w:rPr>
                <w:rFonts w:ascii="Arial" w:eastAsia="Arial" w:hAnsi="Arial" w:cs="Arial"/>
                <w:b/>
                <w:bCs/>
                <w:sz w:val="20"/>
                <w:szCs w:val="20"/>
              </w:rPr>
              <w:t>Vertiente Rio Cauca </w:t>
            </w:r>
          </w:p>
        </w:tc>
        <w:tc>
          <w:tcPr>
            <w:tcW w:w="2415" w:type="dxa"/>
            <w:tcBorders>
              <w:top w:val="dotted" w:sz="6" w:space="0" w:color="auto"/>
              <w:left w:val="nil"/>
              <w:bottom w:val="dotted" w:sz="6" w:space="0" w:color="auto"/>
              <w:right w:val="nil"/>
            </w:tcBorders>
            <w:shd w:val="clear" w:color="auto" w:fill="FFFFFF" w:themeFill="background1"/>
            <w:vAlign w:val="center"/>
          </w:tcPr>
          <w:p w14:paraId="1DF90EE8"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Ituango </w:t>
            </w:r>
          </w:p>
        </w:tc>
        <w:tc>
          <w:tcPr>
            <w:tcW w:w="2415" w:type="dxa"/>
            <w:tcBorders>
              <w:top w:val="single" w:sz="6" w:space="0" w:color="000000" w:themeColor="text1"/>
              <w:left w:val="nil"/>
              <w:bottom w:val="dotted" w:sz="6" w:space="0" w:color="auto"/>
              <w:right w:val="nil"/>
            </w:tcBorders>
            <w:shd w:val="clear" w:color="auto" w:fill="FFFFFF" w:themeFill="background1"/>
            <w:vAlign w:val="center"/>
          </w:tcPr>
          <w:p w14:paraId="76BDAA87"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2.841</w:t>
            </w:r>
          </w:p>
        </w:tc>
        <w:tc>
          <w:tcPr>
            <w:tcW w:w="2415" w:type="dxa"/>
            <w:tcBorders>
              <w:top w:val="single" w:sz="6" w:space="0" w:color="000000" w:themeColor="text1"/>
              <w:left w:val="nil"/>
              <w:bottom w:val="dotted" w:sz="6" w:space="0" w:color="auto"/>
              <w:right w:val="nil"/>
            </w:tcBorders>
            <w:shd w:val="clear" w:color="auto" w:fill="FFFFFF" w:themeFill="background1"/>
            <w:vAlign w:val="center"/>
          </w:tcPr>
          <w:p w14:paraId="6543EB7C" w14:textId="77777777" w:rsidR="004863D8" w:rsidRDefault="004863D8" w:rsidP="00F149A0">
            <w:pPr>
              <w:rPr>
                <w:rFonts w:ascii="Arial" w:eastAsia="Arial" w:hAnsi="Arial" w:cs="Arial"/>
                <w:color w:val="000000" w:themeColor="text1"/>
                <w:sz w:val="21"/>
                <w:szCs w:val="21"/>
              </w:rPr>
            </w:pPr>
            <w:r w:rsidRPr="27CEE20B">
              <w:rPr>
                <w:rFonts w:ascii="Arial" w:eastAsia="Arial" w:hAnsi="Arial" w:cs="Arial"/>
                <w:color w:val="000000" w:themeColor="text1"/>
                <w:sz w:val="21"/>
                <w:szCs w:val="21"/>
              </w:rPr>
              <w:t>38%</w:t>
            </w:r>
          </w:p>
        </w:tc>
      </w:tr>
      <w:tr w:rsidR="004863D8" w14:paraId="3829F4C1" w14:textId="77777777" w:rsidTr="00F149A0">
        <w:trPr>
          <w:trHeight w:val="285"/>
        </w:trPr>
        <w:tc>
          <w:tcPr>
            <w:tcW w:w="2070" w:type="dxa"/>
            <w:tcBorders>
              <w:left w:val="nil"/>
              <w:bottom w:val="single" w:sz="0" w:space="0" w:color="auto"/>
            </w:tcBorders>
            <w:vAlign w:val="center"/>
          </w:tcPr>
          <w:p w14:paraId="20049DFF" w14:textId="77777777" w:rsidR="004863D8" w:rsidRDefault="004863D8" w:rsidP="00F149A0"/>
        </w:tc>
        <w:tc>
          <w:tcPr>
            <w:tcW w:w="2415" w:type="dxa"/>
            <w:gridSpan w:val="2"/>
            <w:tcBorders>
              <w:top w:val="dotted" w:sz="6" w:space="0" w:color="auto"/>
              <w:left w:val="nil"/>
              <w:bottom w:val="nil"/>
              <w:right w:val="nil"/>
            </w:tcBorders>
            <w:vAlign w:val="center"/>
          </w:tcPr>
          <w:p w14:paraId="6C2DF9B4"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Toledo </w:t>
            </w:r>
          </w:p>
        </w:tc>
        <w:tc>
          <w:tcPr>
            <w:tcW w:w="2415" w:type="dxa"/>
            <w:tcBorders>
              <w:top w:val="dotted" w:sz="6" w:space="0" w:color="auto"/>
              <w:left w:val="nil"/>
              <w:bottom w:val="nil"/>
              <w:right w:val="nil"/>
            </w:tcBorders>
            <w:vAlign w:val="center"/>
          </w:tcPr>
          <w:p w14:paraId="3AD165D4"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122 </w:t>
            </w:r>
          </w:p>
        </w:tc>
        <w:tc>
          <w:tcPr>
            <w:tcW w:w="2415" w:type="dxa"/>
            <w:tcBorders>
              <w:top w:val="dotted" w:sz="6" w:space="0" w:color="auto"/>
              <w:left w:val="nil"/>
              <w:bottom w:val="nil"/>
              <w:right w:val="nil"/>
            </w:tcBorders>
            <w:vAlign w:val="center"/>
          </w:tcPr>
          <w:p w14:paraId="0E3C3E2D" w14:textId="77777777" w:rsidR="004863D8" w:rsidRDefault="004863D8" w:rsidP="00F149A0">
            <w:pPr>
              <w:rPr>
                <w:rFonts w:ascii="Arial" w:eastAsia="Arial" w:hAnsi="Arial" w:cs="Arial"/>
                <w:color w:val="000000" w:themeColor="text1"/>
                <w:sz w:val="21"/>
                <w:szCs w:val="21"/>
              </w:rPr>
            </w:pPr>
            <w:r w:rsidRPr="27CEE20B">
              <w:rPr>
                <w:rFonts w:ascii="Arial" w:eastAsia="Arial" w:hAnsi="Arial" w:cs="Arial"/>
                <w:color w:val="000000" w:themeColor="text1"/>
                <w:sz w:val="21"/>
                <w:szCs w:val="21"/>
              </w:rPr>
              <w:t>2%</w:t>
            </w:r>
          </w:p>
        </w:tc>
      </w:tr>
      <w:tr w:rsidR="004863D8" w14:paraId="1A3EA02F" w14:textId="77777777" w:rsidTr="00F149A0">
        <w:trPr>
          <w:trHeight w:val="285"/>
        </w:trPr>
        <w:tc>
          <w:tcPr>
            <w:tcW w:w="2070" w:type="dxa"/>
            <w:tcBorders>
              <w:left w:val="nil"/>
              <w:bottom w:val="dotted" w:sz="0" w:space="0" w:color="auto"/>
            </w:tcBorders>
            <w:vAlign w:val="center"/>
          </w:tcPr>
          <w:p w14:paraId="3C9F50A1" w14:textId="77777777" w:rsidR="004863D8" w:rsidRDefault="004863D8" w:rsidP="00F149A0"/>
        </w:tc>
        <w:tc>
          <w:tcPr>
            <w:tcW w:w="2415" w:type="dxa"/>
            <w:gridSpan w:val="2"/>
            <w:tcBorders>
              <w:top w:val="dotted" w:sz="6" w:space="0" w:color="auto"/>
              <w:left w:val="nil"/>
              <w:bottom w:val="dotted" w:sz="6" w:space="0" w:color="auto"/>
              <w:right w:val="nil"/>
            </w:tcBorders>
            <w:shd w:val="clear" w:color="auto" w:fill="FFFFFF" w:themeFill="background1"/>
            <w:vAlign w:val="center"/>
          </w:tcPr>
          <w:p w14:paraId="46E4F306"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San Andrés de Cuerquia </w:t>
            </w:r>
          </w:p>
        </w:tc>
        <w:tc>
          <w:tcPr>
            <w:tcW w:w="2415" w:type="dxa"/>
            <w:tcBorders>
              <w:top w:val="dotted" w:sz="6" w:space="0" w:color="auto"/>
              <w:left w:val="nil"/>
              <w:bottom w:val="dotted" w:sz="6" w:space="0" w:color="auto"/>
              <w:right w:val="nil"/>
            </w:tcBorders>
            <w:shd w:val="clear" w:color="auto" w:fill="FFFFFF" w:themeFill="background1"/>
            <w:vAlign w:val="center"/>
          </w:tcPr>
          <w:p w14:paraId="584C1268"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219 </w:t>
            </w:r>
          </w:p>
        </w:tc>
        <w:tc>
          <w:tcPr>
            <w:tcW w:w="2415" w:type="dxa"/>
            <w:tcBorders>
              <w:top w:val="dotted" w:sz="6" w:space="0" w:color="auto"/>
              <w:left w:val="nil"/>
              <w:bottom w:val="dotted" w:sz="6" w:space="0" w:color="auto"/>
              <w:right w:val="nil"/>
            </w:tcBorders>
            <w:shd w:val="clear" w:color="auto" w:fill="FFFFFF" w:themeFill="background1"/>
            <w:vAlign w:val="center"/>
          </w:tcPr>
          <w:p w14:paraId="796B08D4" w14:textId="77777777" w:rsidR="004863D8" w:rsidRDefault="004863D8" w:rsidP="00F149A0">
            <w:pPr>
              <w:rPr>
                <w:rFonts w:ascii="Arial" w:eastAsia="Arial" w:hAnsi="Arial" w:cs="Arial"/>
                <w:color w:val="000000" w:themeColor="text1"/>
                <w:sz w:val="21"/>
                <w:szCs w:val="21"/>
              </w:rPr>
            </w:pPr>
            <w:r w:rsidRPr="27CEE20B">
              <w:rPr>
                <w:rFonts w:ascii="Arial" w:eastAsia="Arial" w:hAnsi="Arial" w:cs="Arial"/>
                <w:color w:val="000000" w:themeColor="text1"/>
                <w:sz w:val="21"/>
                <w:szCs w:val="21"/>
              </w:rPr>
              <w:t>3%</w:t>
            </w:r>
          </w:p>
        </w:tc>
      </w:tr>
      <w:tr w:rsidR="004863D8" w14:paraId="75C6CF7E" w14:textId="77777777" w:rsidTr="00F149A0">
        <w:trPr>
          <w:trHeight w:val="30"/>
        </w:trPr>
        <w:tc>
          <w:tcPr>
            <w:tcW w:w="2070" w:type="dxa"/>
            <w:gridSpan w:val="2"/>
            <w:tcBorders>
              <w:top w:val="nil"/>
              <w:left w:val="nil"/>
              <w:bottom w:val="nil"/>
              <w:right w:val="nil"/>
            </w:tcBorders>
            <w:vAlign w:val="center"/>
          </w:tcPr>
          <w:p w14:paraId="6F93E597" w14:textId="77777777" w:rsidR="004863D8" w:rsidRDefault="004863D8" w:rsidP="00F149A0">
            <w:pPr>
              <w:rPr>
                <w:rFonts w:ascii="Arial" w:eastAsia="Arial" w:hAnsi="Arial" w:cs="Arial"/>
                <w:b/>
                <w:bCs/>
                <w:sz w:val="20"/>
                <w:szCs w:val="20"/>
              </w:rPr>
            </w:pPr>
            <w:r w:rsidRPr="27CEE20B">
              <w:rPr>
                <w:rFonts w:ascii="Arial" w:eastAsia="Arial" w:hAnsi="Arial" w:cs="Arial"/>
                <w:b/>
                <w:bCs/>
                <w:sz w:val="20"/>
                <w:szCs w:val="20"/>
              </w:rPr>
              <w:t>Ríos Grande y Chico </w:t>
            </w:r>
          </w:p>
        </w:tc>
        <w:tc>
          <w:tcPr>
            <w:tcW w:w="2415" w:type="dxa"/>
            <w:tcBorders>
              <w:top w:val="dotted" w:sz="6" w:space="0" w:color="auto"/>
              <w:left w:val="nil"/>
              <w:bottom w:val="nil"/>
              <w:right w:val="nil"/>
            </w:tcBorders>
            <w:vAlign w:val="center"/>
          </w:tcPr>
          <w:p w14:paraId="17DBCCBE"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San José de la Montaña </w:t>
            </w:r>
          </w:p>
        </w:tc>
        <w:tc>
          <w:tcPr>
            <w:tcW w:w="2415" w:type="dxa"/>
            <w:tcBorders>
              <w:top w:val="dotted" w:sz="6" w:space="0" w:color="auto"/>
              <w:left w:val="nil"/>
              <w:bottom w:val="nil"/>
              <w:right w:val="nil"/>
            </w:tcBorders>
            <w:vAlign w:val="center"/>
          </w:tcPr>
          <w:p w14:paraId="664A444D"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126 </w:t>
            </w:r>
          </w:p>
        </w:tc>
        <w:tc>
          <w:tcPr>
            <w:tcW w:w="2415" w:type="dxa"/>
            <w:tcBorders>
              <w:top w:val="dotted" w:sz="6" w:space="0" w:color="auto"/>
              <w:left w:val="nil"/>
              <w:bottom w:val="nil"/>
              <w:right w:val="nil"/>
            </w:tcBorders>
            <w:vAlign w:val="center"/>
          </w:tcPr>
          <w:p w14:paraId="4A2B2F6A" w14:textId="77777777" w:rsidR="004863D8" w:rsidRDefault="004863D8" w:rsidP="00F149A0">
            <w:pPr>
              <w:rPr>
                <w:rFonts w:ascii="Arial" w:eastAsia="Arial" w:hAnsi="Arial" w:cs="Arial"/>
                <w:color w:val="000000" w:themeColor="text1"/>
                <w:sz w:val="21"/>
                <w:szCs w:val="21"/>
              </w:rPr>
            </w:pPr>
            <w:r w:rsidRPr="27CEE20B">
              <w:rPr>
                <w:rFonts w:ascii="Arial" w:eastAsia="Arial" w:hAnsi="Arial" w:cs="Arial"/>
                <w:color w:val="000000" w:themeColor="text1"/>
                <w:sz w:val="21"/>
                <w:szCs w:val="21"/>
              </w:rPr>
              <w:t>2%</w:t>
            </w:r>
          </w:p>
        </w:tc>
      </w:tr>
      <w:tr w:rsidR="004863D8" w14:paraId="7EF9CC35" w14:textId="77777777" w:rsidTr="00F149A0">
        <w:trPr>
          <w:trHeight w:val="285"/>
        </w:trPr>
        <w:tc>
          <w:tcPr>
            <w:tcW w:w="2070" w:type="dxa"/>
            <w:gridSpan w:val="2"/>
            <w:tcBorders>
              <w:top w:val="dotted" w:sz="6" w:space="0" w:color="auto"/>
              <w:left w:val="nil"/>
              <w:bottom w:val="dotted" w:sz="6" w:space="0" w:color="auto"/>
              <w:right w:val="nil"/>
            </w:tcBorders>
            <w:shd w:val="clear" w:color="auto" w:fill="FFFFFF" w:themeFill="background1"/>
            <w:vAlign w:val="center"/>
          </w:tcPr>
          <w:p w14:paraId="67131ABE" w14:textId="77777777" w:rsidR="004863D8" w:rsidRDefault="004863D8" w:rsidP="00F149A0">
            <w:pPr>
              <w:rPr>
                <w:rFonts w:ascii="Arial" w:eastAsia="Arial" w:hAnsi="Arial" w:cs="Arial"/>
                <w:b/>
                <w:bCs/>
                <w:sz w:val="20"/>
                <w:szCs w:val="20"/>
              </w:rPr>
            </w:pPr>
            <w:r w:rsidRPr="27CEE20B">
              <w:rPr>
                <w:rFonts w:ascii="Arial" w:eastAsia="Arial" w:hAnsi="Arial" w:cs="Arial"/>
                <w:b/>
                <w:bCs/>
                <w:sz w:val="20"/>
                <w:szCs w:val="20"/>
              </w:rPr>
              <w:t>Vertiente Chorros Blancos  </w:t>
            </w:r>
          </w:p>
        </w:tc>
        <w:tc>
          <w:tcPr>
            <w:tcW w:w="2415" w:type="dxa"/>
            <w:tcBorders>
              <w:top w:val="dotted" w:sz="6" w:space="0" w:color="auto"/>
              <w:left w:val="nil"/>
              <w:bottom w:val="dotted" w:sz="6" w:space="0" w:color="auto"/>
              <w:right w:val="nil"/>
            </w:tcBorders>
            <w:shd w:val="clear" w:color="auto" w:fill="FFFFFF" w:themeFill="background1"/>
            <w:vAlign w:val="center"/>
          </w:tcPr>
          <w:p w14:paraId="62F5E288"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Angostura </w:t>
            </w:r>
          </w:p>
        </w:tc>
        <w:tc>
          <w:tcPr>
            <w:tcW w:w="2415" w:type="dxa"/>
            <w:tcBorders>
              <w:top w:val="dotted" w:sz="6" w:space="0" w:color="auto"/>
              <w:left w:val="nil"/>
              <w:bottom w:val="dotted" w:sz="6" w:space="0" w:color="auto"/>
              <w:right w:val="nil"/>
            </w:tcBorders>
            <w:shd w:val="clear" w:color="auto" w:fill="FFFFFF" w:themeFill="background1"/>
            <w:vAlign w:val="center"/>
          </w:tcPr>
          <w:p w14:paraId="0E0070BF"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339 </w:t>
            </w:r>
          </w:p>
        </w:tc>
        <w:tc>
          <w:tcPr>
            <w:tcW w:w="2415" w:type="dxa"/>
            <w:tcBorders>
              <w:top w:val="dotted" w:sz="6" w:space="0" w:color="auto"/>
              <w:left w:val="nil"/>
              <w:bottom w:val="dotted" w:sz="6" w:space="0" w:color="auto"/>
              <w:right w:val="nil"/>
            </w:tcBorders>
            <w:shd w:val="clear" w:color="auto" w:fill="FFFFFF" w:themeFill="background1"/>
            <w:vAlign w:val="center"/>
          </w:tcPr>
          <w:p w14:paraId="41F21419" w14:textId="77777777" w:rsidR="004863D8" w:rsidRDefault="004863D8" w:rsidP="00F149A0">
            <w:pPr>
              <w:rPr>
                <w:rFonts w:ascii="Arial" w:eastAsia="Arial" w:hAnsi="Arial" w:cs="Arial"/>
                <w:color w:val="000000" w:themeColor="text1"/>
                <w:sz w:val="21"/>
                <w:szCs w:val="21"/>
              </w:rPr>
            </w:pPr>
            <w:r w:rsidRPr="27CEE20B">
              <w:rPr>
                <w:rFonts w:ascii="Arial" w:eastAsia="Arial" w:hAnsi="Arial" w:cs="Arial"/>
                <w:color w:val="000000" w:themeColor="text1"/>
                <w:sz w:val="21"/>
                <w:szCs w:val="21"/>
              </w:rPr>
              <w:t>4%</w:t>
            </w:r>
          </w:p>
        </w:tc>
      </w:tr>
      <w:tr w:rsidR="004863D8" w14:paraId="6F8AD38E" w14:textId="77777777" w:rsidTr="00F149A0">
        <w:trPr>
          <w:trHeight w:val="285"/>
        </w:trPr>
        <w:tc>
          <w:tcPr>
            <w:tcW w:w="2070" w:type="dxa"/>
            <w:tcBorders>
              <w:left w:val="nil"/>
              <w:bottom w:val="dotted" w:sz="0" w:space="0" w:color="auto"/>
            </w:tcBorders>
            <w:vAlign w:val="center"/>
          </w:tcPr>
          <w:p w14:paraId="501C183F" w14:textId="77777777" w:rsidR="004863D8" w:rsidRDefault="004863D8" w:rsidP="00F149A0"/>
        </w:tc>
        <w:tc>
          <w:tcPr>
            <w:tcW w:w="2415" w:type="dxa"/>
            <w:gridSpan w:val="2"/>
            <w:tcBorders>
              <w:top w:val="dotted" w:sz="6" w:space="0" w:color="auto"/>
              <w:left w:val="nil"/>
              <w:bottom w:val="nil"/>
              <w:right w:val="nil"/>
            </w:tcBorders>
            <w:vAlign w:val="center"/>
          </w:tcPr>
          <w:p w14:paraId="60DB00A0"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Briceño </w:t>
            </w:r>
          </w:p>
        </w:tc>
        <w:tc>
          <w:tcPr>
            <w:tcW w:w="2415" w:type="dxa"/>
            <w:tcBorders>
              <w:top w:val="dotted" w:sz="6" w:space="0" w:color="auto"/>
              <w:left w:val="nil"/>
              <w:bottom w:val="nil"/>
              <w:right w:val="nil"/>
            </w:tcBorders>
            <w:vAlign w:val="center"/>
          </w:tcPr>
          <w:p w14:paraId="4CB3EEDD"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376 </w:t>
            </w:r>
          </w:p>
        </w:tc>
        <w:tc>
          <w:tcPr>
            <w:tcW w:w="2415" w:type="dxa"/>
            <w:tcBorders>
              <w:top w:val="dotted" w:sz="6" w:space="0" w:color="auto"/>
              <w:left w:val="nil"/>
              <w:bottom w:val="nil"/>
              <w:right w:val="nil"/>
            </w:tcBorders>
            <w:vAlign w:val="center"/>
          </w:tcPr>
          <w:p w14:paraId="2DDF6DFA" w14:textId="77777777" w:rsidR="004863D8" w:rsidRDefault="004863D8" w:rsidP="00F149A0">
            <w:pPr>
              <w:rPr>
                <w:rFonts w:ascii="Arial" w:eastAsia="Arial" w:hAnsi="Arial" w:cs="Arial"/>
                <w:color w:val="000000" w:themeColor="text1"/>
                <w:sz w:val="21"/>
                <w:szCs w:val="21"/>
              </w:rPr>
            </w:pPr>
            <w:r w:rsidRPr="27CEE20B">
              <w:rPr>
                <w:rFonts w:ascii="Arial" w:eastAsia="Arial" w:hAnsi="Arial" w:cs="Arial"/>
                <w:color w:val="000000" w:themeColor="text1"/>
                <w:sz w:val="21"/>
                <w:szCs w:val="21"/>
              </w:rPr>
              <w:t>5%</w:t>
            </w:r>
          </w:p>
        </w:tc>
      </w:tr>
      <w:tr w:rsidR="004863D8" w14:paraId="73E19943" w14:textId="77777777" w:rsidTr="00F149A0">
        <w:trPr>
          <w:trHeight w:val="285"/>
        </w:trPr>
        <w:tc>
          <w:tcPr>
            <w:tcW w:w="2070" w:type="dxa"/>
            <w:tcBorders>
              <w:left w:val="nil"/>
            </w:tcBorders>
            <w:vAlign w:val="center"/>
          </w:tcPr>
          <w:p w14:paraId="3BE2D038" w14:textId="77777777" w:rsidR="004863D8" w:rsidRDefault="004863D8" w:rsidP="00F149A0"/>
        </w:tc>
        <w:tc>
          <w:tcPr>
            <w:tcW w:w="2415" w:type="dxa"/>
            <w:gridSpan w:val="2"/>
            <w:tcBorders>
              <w:top w:val="dotted" w:sz="6" w:space="0" w:color="auto"/>
              <w:left w:val="nil"/>
              <w:bottom w:val="dotted" w:sz="6" w:space="0" w:color="auto"/>
              <w:right w:val="nil"/>
            </w:tcBorders>
            <w:shd w:val="clear" w:color="auto" w:fill="FFFFFF" w:themeFill="background1"/>
            <w:vAlign w:val="center"/>
          </w:tcPr>
          <w:p w14:paraId="075AC1E6"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Campamento </w:t>
            </w:r>
          </w:p>
        </w:tc>
        <w:tc>
          <w:tcPr>
            <w:tcW w:w="2415" w:type="dxa"/>
            <w:tcBorders>
              <w:top w:val="dotted" w:sz="6" w:space="0" w:color="auto"/>
              <w:left w:val="nil"/>
              <w:bottom w:val="dotted" w:sz="6" w:space="0" w:color="auto"/>
              <w:right w:val="nil"/>
            </w:tcBorders>
            <w:shd w:val="clear" w:color="auto" w:fill="FFFFFF" w:themeFill="background1"/>
            <w:vAlign w:val="center"/>
          </w:tcPr>
          <w:p w14:paraId="3FCD47F5"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206 </w:t>
            </w:r>
          </w:p>
        </w:tc>
        <w:tc>
          <w:tcPr>
            <w:tcW w:w="2415" w:type="dxa"/>
            <w:tcBorders>
              <w:top w:val="dotted" w:sz="6" w:space="0" w:color="auto"/>
              <w:left w:val="nil"/>
              <w:bottom w:val="dotted" w:sz="6" w:space="0" w:color="auto"/>
              <w:right w:val="nil"/>
            </w:tcBorders>
            <w:shd w:val="clear" w:color="auto" w:fill="FFFFFF" w:themeFill="background1"/>
            <w:vAlign w:val="center"/>
          </w:tcPr>
          <w:p w14:paraId="414E4CB5" w14:textId="77777777" w:rsidR="004863D8" w:rsidRDefault="004863D8" w:rsidP="00F149A0">
            <w:pPr>
              <w:rPr>
                <w:rFonts w:ascii="Arial" w:eastAsia="Arial" w:hAnsi="Arial" w:cs="Arial"/>
                <w:color w:val="000000" w:themeColor="text1"/>
                <w:sz w:val="21"/>
                <w:szCs w:val="21"/>
              </w:rPr>
            </w:pPr>
            <w:r w:rsidRPr="27CEE20B">
              <w:rPr>
                <w:rFonts w:ascii="Arial" w:eastAsia="Arial" w:hAnsi="Arial" w:cs="Arial"/>
                <w:color w:val="000000" w:themeColor="text1"/>
                <w:sz w:val="21"/>
                <w:szCs w:val="21"/>
              </w:rPr>
              <w:t>3%</w:t>
            </w:r>
          </w:p>
        </w:tc>
      </w:tr>
      <w:tr w:rsidR="004863D8" w14:paraId="733E3157" w14:textId="77777777" w:rsidTr="00F149A0">
        <w:trPr>
          <w:trHeight w:val="285"/>
        </w:trPr>
        <w:tc>
          <w:tcPr>
            <w:tcW w:w="2070" w:type="dxa"/>
            <w:tcBorders>
              <w:left w:val="nil"/>
            </w:tcBorders>
            <w:vAlign w:val="center"/>
          </w:tcPr>
          <w:p w14:paraId="30C1938E" w14:textId="77777777" w:rsidR="004863D8" w:rsidRDefault="004863D8" w:rsidP="00F149A0"/>
        </w:tc>
        <w:tc>
          <w:tcPr>
            <w:tcW w:w="2415" w:type="dxa"/>
            <w:gridSpan w:val="2"/>
            <w:tcBorders>
              <w:top w:val="dotted" w:sz="6" w:space="0" w:color="auto"/>
              <w:left w:val="nil"/>
              <w:bottom w:val="nil"/>
              <w:right w:val="nil"/>
            </w:tcBorders>
            <w:vAlign w:val="center"/>
          </w:tcPr>
          <w:p w14:paraId="0D467DF0"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Valdivia  </w:t>
            </w:r>
          </w:p>
        </w:tc>
        <w:tc>
          <w:tcPr>
            <w:tcW w:w="2415" w:type="dxa"/>
            <w:tcBorders>
              <w:top w:val="dotted" w:sz="6" w:space="0" w:color="auto"/>
              <w:left w:val="nil"/>
              <w:bottom w:val="nil"/>
              <w:right w:val="nil"/>
            </w:tcBorders>
            <w:vAlign w:val="center"/>
          </w:tcPr>
          <w:p w14:paraId="645A2160"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568 </w:t>
            </w:r>
          </w:p>
        </w:tc>
        <w:tc>
          <w:tcPr>
            <w:tcW w:w="2415" w:type="dxa"/>
            <w:tcBorders>
              <w:top w:val="dotted" w:sz="6" w:space="0" w:color="auto"/>
              <w:left w:val="nil"/>
              <w:bottom w:val="nil"/>
              <w:right w:val="nil"/>
            </w:tcBorders>
            <w:vAlign w:val="center"/>
          </w:tcPr>
          <w:p w14:paraId="70BF3AC3" w14:textId="77777777" w:rsidR="004863D8" w:rsidRDefault="004863D8" w:rsidP="00F149A0">
            <w:pPr>
              <w:rPr>
                <w:rFonts w:ascii="Arial" w:eastAsia="Arial" w:hAnsi="Arial" w:cs="Arial"/>
                <w:color w:val="000000" w:themeColor="text1"/>
                <w:sz w:val="21"/>
                <w:szCs w:val="21"/>
              </w:rPr>
            </w:pPr>
            <w:r w:rsidRPr="27CEE20B">
              <w:rPr>
                <w:rFonts w:ascii="Arial" w:eastAsia="Arial" w:hAnsi="Arial" w:cs="Arial"/>
                <w:color w:val="000000" w:themeColor="text1"/>
                <w:sz w:val="21"/>
                <w:szCs w:val="21"/>
              </w:rPr>
              <w:t>8%</w:t>
            </w:r>
          </w:p>
        </w:tc>
      </w:tr>
      <w:tr w:rsidR="004863D8" w14:paraId="1BE62D7C" w14:textId="77777777" w:rsidTr="00F149A0">
        <w:trPr>
          <w:trHeight w:val="285"/>
        </w:trPr>
        <w:tc>
          <w:tcPr>
            <w:tcW w:w="2070" w:type="dxa"/>
            <w:tcBorders>
              <w:left w:val="nil"/>
              <w:bottom w:val="dotted" w:sz="0" w:space="0" w:color="auto"/>
            </w:tcBorders>
            <w:vAlign w:val="center"/>
          </w:tcPr>
          <w:p w14:paraId="33F7C307" w14:textId="77777777" w:rsidR="004863D8" w:rsidRDefault="004863D8" w:rsidP="00F149A0"/>
        </w:tc>
        <w:tc>
          <w:tcPr>
            <w:tcW w:w="2415" w:type="dxa"/>
            <w:gridSpan w:val="2"/>
            <w:tcBorders>
              <w:top w:val="dotted" w:sz="6" w:space="0" w:color="auto"/>
              <w:left w:val="nil"/>
              <w:bottom w:val="dotted" w:sz="6" w:space="0" w:color="auto"/>
              <w:right w:val="nil"/>
            </w:tcBorders>
            <w:shd w:val="clear" w:color="auto" w:fill="FFFFFF" w:themeFill="background1"/>
            <w:vAlign w:val="center"/>
          </w:tcPr>
          <w:p w14:paraId="4301B717"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Yarumal </w:t>
            </w:r>
          </w:p>
        </w:tc>
        <w:tc>
          <w:tcPr>
            <w:tcW w:w="2415" w:type="dxa"/>
            <w:tcBorders>
              <w:top w:val="dotted" w:sz="6" w:space="0" w:color="auto"/>
              <w:left w:val="nil"/>
              <w:bottom w:val="dotted" w:sz="6" w:space="0" w:color="auto"/>
              <w:right w:val="nil"/>
            </w:tcBorders>
            <w:shd w:val="clear" w:color="auto" w:fill="FFFFFF" w:themeFill="background1"/>
            <w:vAlign w:val="center"/>
          </w:tcPr>
          <w:p w14:paraId="33D9B523"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738 </w:t>
            </w:r>
          </w:p>
        </w:tc>
        <w:tc>
          <w:tcPr>
            <w:tcW w:w="2415" w:type="dxa"/>
            <w:tcBorders>
              <w:top w:val="dotted" w:sz="6" w:space="0" w:color="auto"/>
              <w:left w:val="nil"/>
              <w:bottom w:val="dotted" w:sz="6" w:space="0" w:color="auto"/>
              <w:right w:val="nil"/>
            </w:tcBorders>
            <w:shd w:val="clear" w:color="auto" w:fill="FFFFFF" w:themeFill="background1"/>
            <w:vAlign w:val="center"/>
          </w:tcPr>
          <w:p w14:paraId="4206DA01" w14:textId="77777777" w:rsidR="004863D8" w:rsidRDefault="004863D8" w:rsidP="00F149A0">
            <w:pPr>
              <w:rPr>
                <w:rFonts w:ascii="Arial" w:eastAsia="Arial" w:hAnsi="Arial" w:cs="Arial"/>
                <w:color w:val="000000" w:themeColor="text1"/>
                <w:sz w:val="21"/>
                <w:szCs w:val="21"/>
              </w:rPr>
            </w:pPr>
            <w:r w:rsidRPr="27CEE20B">
              <w:rPr>
                <w:rFonts w:ascii="Arial" w:eastAsia="Arial" w:hAnsi="Arial" w:cs="Arial"/>
                <w:color w:val="000000" w:themeColor="text1"/>
                <w:sz w:val="21"/>
                <w:szCs w:val="21"/>
              </w:rPr>
              <w:t>10%</w:t>
            </w:r>
          </w:p>
        </w:tc>
      </w:tr>
      <w:tr w:rsidR="004863D8" w14:paraId="4084280A" w14:textId="77777777" w:rsidTr="00F149A0">
        <w:trPr>
          <w:trHeight w:val="285"/>
        </w:trPr>
        <w:tc>
          <w:tcPr>
            <w:tcW w:w="2070" w:type="dxa"/>
            <w:gridSpan w:val="2"/>
            <w:tcBorders>
              <w:top w:val="nil"/>
              <w:left w:val="nil"/>
              <w:bottom w:val="nil"/>
              <w:right w:val="nil"/>
            </w:tcBorders>
            <w:vAlign w:val="center"/>
          </w:tcPr>
          <w:p w14:paraId="686BAEB5" w14:textId="77777777" w:rsidR="004863D8" w:rsidRDefault="004863D8" w:rsidP="00F149A0">
            <w:pPr>
              <w:rPr>
                <w:rFonts w:ascii="Arial" w:eastAsia="Arial" w:hAnsi="Arial" w:cs="Arial"/>
                <w:b/>
                <w:bCs/>
                <w:sz w:val="20"/>
                <w:szCs w:val="20"/>
              </w:rPr>
            </w:pPr>
            <w:r w:rsidRPr="27CEE20B">
              <w:rPr>
                <w:rFonts w:ascii="Arial" w:eastAsia="Arial" w:hAnsi="Arial" w:cs="Arial"/>
                <w:b/>
                <w:bCs/>
                <w:sz w:val="20"/>
                <w:szCs w:val="20"/>
              </w:rPr>
              <w:t>Vertiente Rio Porce </w:t>
            </w:r>
          </w:p>
        </w:tc>
        <w:tc>
          <w:tcPr>
            <w:tcW w:w="2415" w:type="dxa"/>
            <w:tcBorders>
              <w:top w:val="dotted" w:sz="6" w:space="0" w:color="auto"/>
              <w:left w:val="nil"/>
              <w:bottom w:val="nil"/>
              <w:right w:val="nil"/>
            </w:tcBorders>
            <w:vAlign w:val="center"/>
          </w:tcPr>
          <w:p w14:paraId="061A4C98"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Carolina del Príncipe </w:t>
            </w:r>
          </w:p>
        </w:tc>
        <w:tc>
          <w:tcPr>
            <w:tcW w:w="2415" w:type="dxa"/>
            <w:tcBorders>
              <w:top w:val="dotted" w:sz="6" w:space="0" w:color="auto"/>
              <w:left w:val="nil"/>
              <w:bottom w:val="nil"/>
              <w:right w:val="nil"/>
            </w:tcBorders>
            <w:vAlign w:val="center"/>
          </w:tcPr>
          <w:p w14:paraId="39F919D8"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150 </w:t>
            </w:r>
          </w:p>
        </w:tc>
        <w:tc>
          <w:tcPr>
            <w:tcW w:w="2415" w:type="dxa"/>
            <w:tcBorders>
              <w:top w:val="dotted" w:sz="6" w:space="0" w:color="auto"/>
              <w:left w:val="nil"/>
              <w:bottom w:val="nil"/>
              <w:right w:val="nil"/>
            </w:tcBorders>
            <w:vAlign w:val="center"/>
          </w:tcPr>
          <w:p w14:paraId="246136E8" w14:textId="77777777" w:rsidR="004863D8" w:rsidRDefault="004863D8" w:rsidP="00F149A0">
            <w:pPr>
              <w:rPr>
                <w:rFonts w:ascii="Arial" w:eastAsia="Arial" w:hAnsi="Arial" w:cs="Arial"/>
                <w:color w:val="000000" w:themeColor="text1"/>
                <w:sz w:val="21"/>
                <w:szCs w:val="21"/>
              </w:rPr>
            </w:pPr>
            <w:r w:rsidRPr="27CEE20B">
              <w:rPr>
                <w:rFonts w:ascii="Arial" w:eastAsia="Arial" w:hAnsi="Arial" w:cs="Arial"/>
                <w:color w:val="000000" w:themeColor="text1"/>
                <w:sz w:val="21"/>
                <w:szCs w:val="21"/>
              </w:rPr>
              <w:t>2%</w:t>
            </w:r>
          </w:p>
        </w:tc>
      </w:tr>
      <w:tr w:rsidR="004863D8" w14:paraId="24F256DB" w14:textId="77777777" w:rsidTr="00F149A0">
        <w:trPr>
          <w:trHeight w:val="285"/>
        </w:trPr>
        <w:tc>
          <w:tcPr>
            <w:tcW w:w="2070" w:type="dxa"/>
            <w:tcBorders>
              <w:left w:val="nil"/>
            </w:tcBorders>
            <w:vAlign w:val="center"/>
          </w:tcPr>
          <w:p w14:paraId="2900E598" w14:textId="77777777" w:rsidR="004863D8" w:rsidRDefault="004863D8" w:rsidP="00F149A0"/>
        </w:tc>
        <w:tc>
          <w:tcPr>
            <w:tcW w:w="2415" w:type="dxa"/>
            <w:gridSpan w:val="2"/>
            <w:tcBorders>
              <w:top w:val="dotted" w:sz="6" w:space="0" w:color="auto"/>
              <w:left w:val="nil"/>
              <w:bottom w:val="dotted" w:sz="6" w:space="0" w:color="auto"/>
              <w:right w:val="nil"/>
            </w:tcBorders>
            <w:shd w:val="clear" w:color="auto" w:fill="FFFFFF" w:themeFill="background1"/>
            <w:vAlign w:val="center"/>
          </w:tcPr>
          <w:p w14:paraId="2274C985"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Guadalupe </w:t>
            </w:r>
          </w:p>
        </w:tc>
        <w:tc>
          <w:tcPr>
            <w:tcW w:w="2415" w:type="dxa"/>
            <w:tcBorders>
              <w:top w:val="dotted" w:sz="6" w:space="0" w:color="auto"/>
              <w:left w:val="nil"/>
              <w:bottom w:val="dotted" w:sz="6" w:space="0" w:color="auto"/>
              <w:right w:val="nil"/>
            </w:tcBorders>
            <w:shd w:val="clear" w:color="auto" w:fill="FFFFFF" w:themeFill="background1"/>
            <w:vAlign w:val="center"/>
          </w:tcPr>
          <w:p w14:paraId="7563A9DC"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118 </w:t>
            </w:r>
          </w:p>
        </w:tc>
        <w:tc>
          <w:tcPr>
            <w:tcW w:w="2415" w:type="dxa"/>
            <w:tcBorders>
              <w:top w:val="dotted" w:sz="6" w:space="0" w:color="auto"/>
              <w:left w:val="nil"/>
              <w:bottom w:val="dotted" w:sz="6" w:space="0" w:color="auto"/>
              <w:right w:val="nil"/>
            </w:tcBorders>
            <w:shd w:val="clear" w:color="auto" w:fill="FFFFFF" w:themeFill="background1"/>
            <w:vAlign w:val="center"/>
          </w:tcPr>
          <w:p w14:paraId="0B78661E" w14:textId="77777777" w:rsidR="004863D8" w:rsidRDefault="004863D8" w:rsidP="00F149A0">
            <w:pPr>
              <w:rPr>
                <w:rFonts w:ascii="Arial" w:eastAsia="Arial" w:hAnsi="Arial" w:cs="Arial"/>
                <w:color w:val="000000" w:themeColor="text1"/>
                <w:sz w:val="21"/>
                <w:szCs w:val="21"/>
              </w:rPr>
            </w:pPr>
            <w:r w:rsidRPr="27CEE20B">
              <w:rPr>
                <w:rFonts w:ascii="Arial" w:eastAsia="Arial" w:hAnsi="Arial" w:cs="Arial"/>
                <w:color w:val="000000" w:themeColor="text1"/>
                <w:sz w:val="21"/>
                <w:szCs w:val="21"/>
              </w:rPr>
              <w:t>2%</w:t>
            </w:r>
          </w:p>
        </w:tc>
      </w:tr>
      <w:tr w:rsidR="004863D8" w14:paraId="6044DFB3" w14:textId="77777777" w:rsidTr="00F149A0">
        <w:trPr>
          <w:trHeight w:val="285"/>
        </w:trPr>
        <w:tc>
          <w:tcPr>
            <w:tcW w:w="2070" w:type="dxa"/>
            <w:tcBorders>
              <w:left w:val="nil"/>
            </w:tcBorders>
            <w:vAlign w:val="center"/>
          </w:tcPr>
          <w:p w14:paraId="7FFACDBF" w14:textId="77777777" w:rsidR="004863D8" w:rsidRDefault="004863D8" w:rsidP="00F149A0"/>
        </w:tc>
        <w:tc>
          <w:tcPr>
            <w:tcW w:w="2415" w:type="dxa"/>
            <w:gridSpan w:val="2"/>
            <w:tcBorders>
              <w:top w:val="dotted" w:sz="6" w:space="0" w:color="auto"/>
              <w:left w:val="nil"/>
              <w:bottom w:val="nil"/>
              <w:right w:val="nil"/>
            </w:tcBorders>
            <w:vAlign w:val="center"/>
          </w:tcPr>
          <w:p w14:paraId="53B40F72"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Gómez Plata </w:t>
            </w:r>
          </w:p>
        </w:tc>
        <w:tc>
          <w:tcPr>
            <w:tcW w:w="2415" w:type="dxa"/>
            <w:tcBorders>
              <w:top w:val="dotted" w:sz="6" w:space="0" w:color="auto"/>
              <w:left w:val="nil"/>
              <w:bottom w:val="nil"/>
              <w:right w:val="nil"/>
            </w:tcBorders>
            <w:vAlign w:val="center"/>
          </w:tcPr>
          <w:p w14:paraId="3DC17A61"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332 </w:t>
            </w:r>
          </w:p>
        </w:tc>
        <w:tc>
          <w:tcPr>
            <w:tcW w:w="2415" w:type="dxa"/>
            <w:tcBorders>
              <w:top w:val="dotted" w:sz="6" w:space="0" w:color="auto"/>
              <w:left w:val="nil"/>
              <w:bottom w:val="nil"/>
              <w:right w:val="nil"/>
            </w:tcBorders>
            <w:vAlign w:val="center"/>
          </w:tcPr>
          <w:p w14:paraId="4280BFA4" w14:textId="77777777" w:rsidR="004863D8" w:rsidRDefault="004863D8" w:rsidP="00F149A0">
            <w:pPr>
              <w:rPr>
                <w:rFonts w:ascii="Arial" w:eastAsia="Arial" w:hAnsi="Arial" w:cs="Arial"/>
                <w:color w:val="000000" w:themeColor="text1"/>
                <w:sz w:val="21"/>
                <w:szCs w:val="21"/>
              </w:rPr>
            </w:pPr>
            <w:r w:rsidRPr="27CEE20B">
              <w:rPr>
                <w:rFonts w:ascii="Arial" w:eastAsia="Arial" w:hAnsi="Arial" w:cs="Arial"/>
                <w:color w:val="000000" w:themeColor="text1"/>
                <w:sz w:val="21"/>
                <w:szCs w:val="21"/>
              </w:rPr>
              <w:t>4%</w:t>
            </w:r>
          </w:p>
        </w:tc>
      </w:tr>
      <w:tr w:rsidR="004863D8" w14:paraId="0B56CCFB" w14:textId="77777777" w:rsidTr="00F149A0">
        <w:trPr>
          <w:trHeight w:val="285"/>
        </w:trPr>
        <w:tc>
          <w:tcPr>
            <w:tcW w:w="2070" w:type="dxa"/>
            <w:tcBorders>
              <w:left w:val="nil"/>
            </w:tcBorders>
            <w:vAlign w:val="center"/>
          </w:tcPr>
          <w:p w14:paraId="4D46D029" w14:textId="77777777" w:rsidR="004863D8" w:rsidRDefault="004863D8" w:rsidP="00F149A0"/>
        </w:tc>
        <w:tc>
          <w:tcPr>
            <w:tcW w:w="2415" w:type="dxa"/>
            <w:gridSpan w:val="2"/>
            <w:tcBorders>
              <w:top w:val="dotted" w:sz="6" w:space="0" w:color="auto"/>
              <w:left w:val="nil"/>
              <w:bottom w:val="dotted" w:sz="6" w:space="0" w:color="auto"/>
              <w:right w:val="nil"/>
            </w:tcBorders>
            <w:shd w:val="clear" w:color="auto" w:fill="FFFFFF" w:themeFill="background1"/>
            <w:vAlign w:val="center"/>
          </w:tcPr>
          <w:p w14:paraId="30AC9195"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Anorí </w:t>
            </w:r>
          </w:p>
        </w:tc>
        <w:tc>
          <w:tcPr>
            <w:tcW w:w="2415" w:type="dxa"/>
            <w:tcBorders>
              <w:top w:val="dotted" w:sz="6" w:space="0" w:color="auto"/>
              <w:left w:val="nil"/>
              <w:bottom w:val="dotted" w:sz="6" w:space="0" w:color="auto"/>
              <w:right w:val="nil"/>
            </w:tcBorders>
            <w:shd w:val="clear" w:color="auto" w:fill="FFFFFF" w:themeFill="background1"/>
            <w:vAlign w:val="center"/>
          </w:tcPr>
          <w:p w14:paraId="6759CF0D" w14:textId="77777777" w:rsidR="004863D8" w:rsidRDefault="004863D8" w:rsidP="00F149A0">
            <w:pPr>
              <w:rPr>
                <w:rFonts w:ascii="Arial" w:eastAsia="Arial" w:hAnsi="Arial" w:cs="Arial"/>
                <w:sz w:val="21"/>
                <w:szCs w:val="21"/>
              </w:rPr>
            </w:pPr>
            <w:r w:rsidRPr="27CEE20B">
              <w:rPr>
                <w:rFonts w:ascii="Arial" w:eastAsia="Arial" w:hAnsi="Arial" w:cs="Arial"/>
                <w:sz w:val="21"/>
                <w:szCs w:val="21"/>
              </w:rPr>
              <w:t>1.414 </w:t>
            </w:r>
          </w:p>
        </w:tc>
        <w:tc>
          <w:tcPr>
            <w:tcW w:w="2415" w:type="dxa"/>
            <w:tcBorders>
              <w:top w:val="dotted" w:sz="6" w:space="0" w:color="auto"/>
              <w:left w:val="nil"/>
              <w:bottom w:val="dotted" w:sz="6" w:space="0" w:color="auto"/>
              <w:right w:val="nil"/>
            </w:tcBorders>
            <w:shd w:val="clear" w:color="auto" w:fill="FFFFFF" w:themeFill="background1"/>
            <w:vAlign w:val="center"/>
          </w:tcPr>
          <w:p w14:paraId="7B692253" w14:textId="77777777" w:rsidR="004863D8" w:rsidRDefault="004863D8" w:rsidP="00F149A0">
            <w:pPr>
              <w:rPr>
                <w:rFonts w:ascii="Arial" w:eastAsia="Arial" w:hAnsi="Arial" w:cs="Arial"/>
                <w:color w:val="000000" w:themeColor="text1"/>
                <w:sz w:val="21"/>
                <w:szCs w:val="21"/>
              </w:rPr>
            </w:pPr>
            <w:r w:rsidRPr="27CEE20B">
              <w:rPr>
                <w:rFonts w:ascii="Arial" w:eastAsia="Arial" w:hAnsi="Arial" w:cs="Arial"/>
                <w:color w:val="000000" w:themeColor="text1"/>
                <w:sz w:val="21"/>
                <w:szCs w:val="21"/>
              </w:rPr>
              <w:t>19%</w:t>
            </w:r>
          </w:p>
        </w:tc>
      </w:tr>
      <w:tr w:rsidR="004863D8" w14:paraId="3D103250" w14:textId="77777777" w:rsidTr="00F149A0">
        <w:trPr>
          <w:trHeight w:val="285"/>
        </w:trPr>
        <w:tc>
          <w:tcPr>
            <w:tcW w:w="4485" w:type="dxa"/>
            <w:gridSpan w:val="3"/>
            <w:tcBorders>
              <w:top w:val="nil"/>
              <w:left w:val="nil"/>
              <w:bottom w:val="nil"/>
              <w:right w:val="nil"/>
            </w:tcBorders>
            <w:vAlign w:val="center"/>
          </w:tcPr>
          <w:p w14:paraId="1C02725B" w14:textId="77777777" w:rsidR="004863D8" w:rsidRDefault="004863D8" w:rsidP="00F149A0">
            <w:pPr>
              <w:shd w:val="clear" w:color="auto" w:fill="A5A5A5" w:themeFill="accent3"/>
              <w:rPr>
                <w:rFonts w:ascii="Arial" w:eastAsia="Arial" w:hAnsi="Arial" w:cs="Arial"/>
                <w:b/>
                <w:bCs/>
                <w:sz w:val="20"/>
                <w:szCs w:val="20"/>
              </w:rPr>
            </w:pPr>
            <w:r w:rsidRPr="27CEE20B">
              <w:rPr>
                <w:rFonts w:ascii="Arial" w:eastAsia="Arial" w:hAnsi="Arial" w:cs="Arial"/>
                <w:b/>
                <w:bCs/>
                <w:sz w:val="20"/>
                <w:szCs w:val="20"/>
              </w:rPr>
              <w:t>Total, Provincia </w:t>
            </w:r>
          </w:p>
        </w:tc>
        <w:tc>
          <w:tcPr>
            <w:tcW w:w="2415" w:type="dxa"/>
            <w:tcBorders>
              <w:top w:val="dotted" w:sz="6" w:space="0" w:color="auto"/>
              <w:left w:val="nil"/>
              <w:bottom w:val="nil"/>
              <w:right w:val="nil"/>
            </w:tcBorders>
            <w:vAlign w:val="center"/>
          </w:tcPr>
          <w:p w14:paraId="24E9D73D" w14:textId="77777777" w:rsidR="004863D8" w:rsidRDefault="004863D8" w:rsidP="00F149A0">
            <w:pPr>
              <w:shd w:val="clear" w:color="auto" w:fill="A5A5A5" w:themeFill="accent3"/>
              <w:rPr>
                <w:rFonts w:ascii="Arial" w:eastAsia="Arial" w:hAnsi="Arial" w:cs="Arial"/>
                <w:sz w:val="21"/>
                <w:szCs w:val="21"/>
              </w:rPr>
            </w:pPr>
            <w:r w:rsidRPr="75AA67FD">
              <w:rPr>
                <w:rFonts w:ascii="Arial" w:eastAsia="Arial" w:hAnsi="Arial" w:cs="Arial"/>
                <w:sz w:val="21"/>
                <w:szCs w:val="21"/>
              </w:rPr>
              <w:t>7.550</w:t>
            </w:r>
          </w:p>
        </w:tc>
        <w:tc>
          <w:tcPr>
            <w:tcW w:w="2415" w:type="dxa"/>
            <w:tcBorders>
              <w:top w:val="dotted" w:sz="6" w:space="0" w:color="auto"/>
              <w:left w:val="nil"/>
              <w:bottom w:val="nil"/>
              <w:right w:val="nil"/>
            </w:tcBorders>
            <w:vAlign w:val="center"/>
          </w:tcPr>
          <w:p w14:paraId="39F31242" w14:textId="77777777" w:rsidR="004863D8" w:rsidRDefault="004863D8" w:rsidP="00F149A0">
            <w:pPr>
              <w:shd w:val="clear" w:color="auto" w:fill="A5A5A5" w:themeFill="accent3"/>
              <w:rPr>
                <w:rFonts w:ascii="Arial" w:eastAsia="Arial" w:hAnsi="Arial" w:cs="Arial"/>
                <w:sz w:val="21"/>
                <w:szCs w:val="21"/>
              </w:rPr>
            </w:pPr>
            <w:r w:rsidRPr="27CEE20B">
              <w:rPr>
                <w:rFonts w:ascii="Arial" w:eastAsia="Arial" w:hAnsi="Arial" w:cs="Arial"/>
                <w:b/>
                <w:bCs/>
                <w:sz w:val="21"/>
                <w:szCs w:val="21"/>
              </w:rPr>
              <w:t>100%</w:t>
            </w:r>
            <w:r w:rsidRPr="27CEE20B">
              <w:rPr>
                <w:rFonts w:ascii="Arial" w:eastAsia="Arial" w:hAnsi="Arial" w:cs="Arial"/>
                <w:sz w:val="21"/>
                <w:szCs w:val="21"/>
              </w:rPr>
              <w:t> </w:t>
            </w:r>
          </w:p>
        </w:tc>
      </w:tr>
      <w:tr w:rsidR="004863D8" w14:paraId="13D2946E" w14:textId="77777777" w:rsidTr="00F149A0">
        <w:trPr>
          <w:trHeight w:val="285"/>
        </w:trPr>
        <w:tc>
          <w:tcPr>
            <w:tcW w:w="4485" w:type="dxa"/>
            <w:gridSpan w:val="3"/>
            <w:tcBorders>
              <w:top w:val="dotted" w:sz="6" w:space="0" w:color="auto"/>
              <w:left w:val="nil"/>
              <w:bottom w:val="dotted" w:sz="6" w:space="0" w:color="auto"/>
              <w:right w:val="nil"/>
            </w:tcBorders>
            <w:shd w:val="clear" w:color="auto" w:fill="FFFFFF" w:themeFill="background1"/>
            <w:vAlign w:val="center"/>
          </w:tcPr>
          <w:p w14:paraId="3166F3B7" w14:textId="77777777" w:rsidR="004863D8" w:rsidRDefault="004863D8" w:rsidP="00F149A0">
            <w:pPr>
              <w:shd w:val="clear" w:color="auto" w:fill="A5A5A5" w:themeFill="accent3"/>
              <w:rPr>
                <w:rFonts w:ascii="Arial" w:eastAsia="Arial" w:hAnsi="Arial" w:cs="Arial"/>
                <w:b/>
                <w:bCs/>
                <w:sz w:val="20"/>
                <w:szCs w:val="20"/>
              </w:rPr>
            </w:pPr>
            <w:r w:rsidRPr="27CEE20B">
              <w:rPr>
                <w:rFonts w:ascii="Arial" w:eastAsia="Arial" w:hAnsi="Arial" w:cs="Arial"/>
                <w:b/>
                <w:bCs/>
                <w:sz w:val="20"/>
                <w:szCs w:val="20"/>
              </w:rPr>
              <w:t>Total, Subregión (*)</w:t>
            </w:r>
          </w:p>
        </w:tc>
        <w:tc>
          <w:tcPr>
            <w:tcW w:w="2415" w:type="dxa"/>
            <w:tcBorders>
              <w:top w:val="dotted" w:sz="6" w:space="0" w:color="auto"/>
              <w:left w:val="nil"/>
              <w:bottom w:val="dotted" w:sz="6" w:space="0" w:color="auto"/>
              <w:right w:val="nil"/>
            </w:tcBorders>
            <w:shd w:val="clear" w:color="auto" w:fill="FFFFFF" w:themeFill="background1"/>
            <w:vAlign w:val="center"/>
          </w:tcPr>
          <w:p w14:paraId="55A0865A" w14:textId="77777777" w:rsidR="004863D8" w:rsidRDefault="004863D8" w:rsidP="00F149A0">
            <w:pPr>
              <w:shd w:val="clear" w:color="auto" w:fill="A5A5A5" w:themeFill="accent3"/>
              <w:rPr>
                <w:rFonts w:ascii="Arial" w:eastAsia="Arial" w:hAnsi="Arial" w:cs="Arial"/>
                <w:sz w:val="21"/>
                <w:szCs w:val="21"/>
              </w:rPr>
            </w:pPr>
            <w:r w:rsidRPr="75AA67FD">
              <w:rPr>
                <w:rFonts w:ascii="Arial" w:eastAsia="Arial" w:hAnsi="Arial" w:cs="Arial"/>
                <w:sz w:val="21"/>
                <w:szCs w:val="21"/>
              </w:rPr>
              <w:t>7.935</w:t>
            </w:r>
          </w:p>
        </w:tc>
        <w:tc>
          <w:tcPr>
            <w:tcW w:w="2415" w:type="dxa"/>
            <w:tcBorders>
              <w:top w:val="dotted" w:sz="6" w:space="0" w:color="auto"/>
              <w:left w:val="nil"/>
              <w:bottom w:val="dotted" w:sz="6" w:space="0" w:color="auto"/>
              <w:right w:val="nil"/>
            </w:tcBorders>
            <w:shd w:val="clear" w:color="auto" w:fill="FFFFFF" w:themeFill="background1"/>
            <w:vAlign w:val="center"/>
          </w:tcPr>
          <w:p w14:paraId="0A4F007E" w14:textId="77777777" w:rsidR="004863D8" w:rsidRDefault="004863D8" w:rsidP="00F149A0">
            <w:pPr>
              <w:shd w:val="clear" w:color="auto" w:fill="A5A5A5" w:themeFill="accent3"/>
              <w:rPr>
                <w:rFonts w:ascii="Arial" w:eastAsia="Arial" w:hAnsi="Arial" w:cs="Arial"/>
                <w:b/>
                <w:bCs/>
                <w:sz w:val="21"/>
                <w:szCs w:val="21"/>
              </w:rPr>
            </w:pPr>
          </w:p>
        </w:tc>
      </w:tr>
      <w:tr w:rsidR="004863D8" w14:paraId="0863A6E5" w14:textId="77777777" w:rsidTr="00F149A0">
        <w:trPr>
          <w:trHeight w:val="300"/>
        </w:trPr>
        <w:tc>
          <w:tcPr>
            <w:tcW w:w="4485" w:type="dxa"/>
            <w:gridSpan w:val="3"/>
            <w:tcBorders>
              <w:top w:val="dotted" w:sz="6" w:space="0" w:color="auto"/>
              <w:left w:val="nil"/>
              <w:bottom w:val="single" w:sz="6" w:space="0" w:color="auto"/>
              <w:right w:val="nil"/>
            </w:tcBorders>
            <w:vAlign w:val="center"/>
          </w:tcPr>
          <w:p w14:paraId="1094EB59" w14:textId="77777777" w:rsidR="004863D8" w:rsidRDefault="004863D8" w:rsidP="00F149A0">
            <w:pPr>
              <w:shd w:val="clear" w:color="auto" w:fill="A5A5A5" w:themeFill="accent3"/>
              <w:rPr>
                <w:rFonts w:ascii="Arial" w:eastAsia="Arial" w:hAnsi="Arial" w:cs="Arial"/>
                <w:b/>
                <w:bCs/>
                <w:sz w:val="20"/>
                <w:szCs w:val="20"/>
              </w:rPr>
            </w:pPr>
            <w:r w:rsidRPr="27CEE20B">
              <w:rPr>
                <w:rFonts w:ascii="Arial" w:eastAsia="Arial" w:hAnsi="Arial" w:cs="Arial"/>
                <w:b/>
                <w:bCs/>
                <w:sz w:val="20"/>
                <w:szCs w:val="20"/>
              </w:rPr>
              <w:t>Total, Departamento </w:t>
            </w:r>
          </w:p>
        </w:tc>
        <w:tc>
          <w:tcPr>
            <w:tcW w:w="2415" w:type="dxa"/>
            <w:tcBorders>
              <w:top w:val="dotted" w:sz="6" w:space="0" w:color="auto"/>
              <w:left w:val="nil"/>
              <w:bottom w:val="single" w:sz="6" w:space="0" w:color="auto"/>
              <w:right w:val="nil"/>
            </w:tcBorders>
            <w:vAlign w:val="center"/>
          </w:tcPr>
          <w:p w14:paraId="3C156F54" w14:textId="77777777" w:rsidR="004863D8" w:rsidRDefault="004863D8" w:rsidP="00F149A0">
            <w:pPr>
              <w:shd w:val="clear" w:color="auto" w:fill="A5A5A5" w:themeFill="accent3"/>
              <w:rPr>
                <w:rFonts w:ascii="Arial" w:eastAsia="Arial" w:hAnsi="Arial" w:cs="Arial"/>
                <w:sz w:val="21"/>
                <w:szCs w:val="21"/>
              </w:rPr>
            </w:pPr>
            <w:r w:rsidRPr="75AA67FD">
              <w:rPr>
                <w:rFonts w:ascii="Arial" w:eastAsia="Arial" w:hAnsi="Arial" w:cs="Arial"/>
                <w:sz w:val="21"/>
                <w:szCs w:val="21"/>
              </w:rPr>
              <w:t>62.805</w:t>
            </w:r>
          </w:p>
        </w:tc>
        <w:tc>
          <w:tcPr>
            <w:tcW w:w="2415" w:type="dxa"/>
            <w:tcBorders>
              <w:top w:val="dotted" w:sz="6" w:space="0" w:color="auto"/>
              <w:left w:val="nil"/>
              <w:bottom w:val="single" w:sz="6" w:space="0" w:color="auto"/>
              <w:right w:val="nil"/>
            </w:tcBorders>
            <w:vAlign w:val="center"/>
          </w:tcPr>
          <w:p w14:paraId="1D5CB39F" w14:textId="77777777" w:rsidR="004863D8" w:rsidRDefault="004863D8" w:rsidP="00F149A0">
            <w:pPr>
              <w:shd w:val="clear" w:color="auto" w:fill="A5A5A5" w:themeFill="accent3"/>
              <w:rPr>
                <w:rFonts w:ascii="Arial" w:eastAsia="Arial" w:hAnsi="Arial" w:cs="Arial"/>
                <w:sz w:val="21"/>
                <w:szCs w:val="21"/>
              </w:rPr>
            </w:pPr>
            <w:r w:rsidRPr="75AA67FD">
              <w:rPr>
                <w:rFonts w:ascii="Arial" w:eastAsia="Arial" w:hAnsi="Arial" w:cs="Arial"/>
                <w:b/>
                <w:bCs/>
                <w:sz w:val="21"/>
                <w:szCs w:val="21"/>
              </w:rPr>
              <w:t>12%</w:t>
            </w:r>
          </w:p>
        </w:tc>
      </w:tr>
    </w:tbl>
    <w:p w14:paraId="72064148" w14:textId="77777777" w:rsidR="004863D8" w:rsidRDefault="004863D8" w:rsidP="004863D8">
      <w:pPr>
        <w:pStyle w:val="ListParagraph"/>
        <w:spacing w:before="240" w:line="240" w:lineRule="auto"/>
        <w:ind w:left="0"/>
      </w:pPr>
      <w:r w:rsidRPr="75AA67FD">
        <w:rPr>
          <w:rFonts w:ascii="Times New Roman" w:hAnsi="Times New Roman" w:cs="Times New Roman"/>
          <w:b/>
          <w:bCs/>
        </w:rPr>
        <w:t>Fuente:</w:t>
      </w:r>
      <w:r w:rsidRPr="75AA67FD">
        <w:rPr>
          <w:rFonts w:ascii="Times New Roman" w:hAnsi="Times New Roman" w:cs="Times New Roman"/>
        </w:rPr>
        <w:t xml:space="preserve"> IGAC (s.f). Cálculos propios. </w:t>
      </w:r>
    </w:p>
    <w:p w14:paraId="750359CB" w14:textId="77777777" w:rsidR="004863D8" w:rsidRDefault="004863D8" w:rsidP="004863D8">
      <w:pPr>
        <w:pStyle w:val="ListParagraph"/>
        <w:spacing w:before="240" w:line="240" w:lineRule="auto"/>
        <w:ind w:left="0"/>
        <w:rPr>
          <w:rFonts w:ascii="Times New Roman" w:hAnsi="Times New Roman" w:cs="Times New Roman"/>
        </w:rPr>
      </w:pPr>
    </w:p>
    <w:p w14:paraId="1C98BDA7" w14:textId="77777777" w:rsidR="004863D8" w:rsidRDefault="004863D8" w:rsidP="004863D8">
      <w:pPr>
        <w:pStyle w:val="Caption"/>
        <w:jc w:val="center"/>
      </w:pPr>
      <w:r w:rsidRPr="75AA67FD">
        <w:rPr>
          <w:rFonts w:ascii="Times New Roman" w:hAnsi="Times New Roman" w:cs="Times New Roman"/>
          <w:i w:val="0"/>
          <w:iCs w:val="0"/>
          <w:sz w:val="20"/>
          <w:szCs w:val="20"/>
        </w:rPr>
        <w:t>Gráfica X. Distribución territorial de la PAP por municipio % de la superficie provincial</w:t>
      </w:r>
    </w:p>
    <w:p w14:paraId="2AB081B7" w14:textId="77777777" w:rsidR="004863D8" w:rsidRDefault="004863D8" w:rsidP="004863D8">
      <w:pPr>
        <w:jc w:val="center"/>
      </w:pPr>
      <w:r>
        <w:rPr>
          <w:noProof/>
          <w:lang w:eastAsia="es-CO"/>
        </w:rPr>
        <w:drawing>
          <wp:inline distT="0" distB="0" distL="0" distR="0" wp14:anchorId="274C0554" wp14:editId="2A7537D7">
            <wp:extent cx="3724275" cy="2613305"/>
            <wp:effectExtent l="0" t="0" r="0" b="0"/>
            <wp:docPr id="657357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57535" name="Picture 657357535"/>
                    <pic:cNvPicPr/>
                  </pic:nvPicPr>
                  <pic:blipFill>
                    <a:blip r:embed="rId12">
                      <a:extLst>
                        <a:ext uri="{28A0092B-C50C-407E-A947-70E740481C1C}">
                          <a14:useLocalDpi xmlns:a14="http://schemas.microsoft.com/office/drawing/2010/main"/>
                        </a:ext>
                      </a:extLst>
                    </a:blip>
                    <a:stretch>
                      <a:fillRect/>
                    </a:stretch>
                  </pic:blipFill>
                  <pic:spPr>
                    <a:xfrm>
                      <a:off x="0" y="0"/>
                      <a:ext cx="3724275" cy="2613305"/>
                    </a:xfrm>
                    <a:prstGeom prst="rect">
                      <a:avLst/>
                    </a:prstGeom>
                  </pic:spPr>
                </pic:pic>
              </a:graphicData>
            </a:graphic>
          </wp:inline>
        </w:drawing>
      </w:r>
    </w:p>
    <w:p w14:paraId="506D1F59" w14:textId="77777777" w:rsidR="004863D8" w:rsidRDefault="004863D8" w:rsidP="004863D8">
      <w:pPr>
        <w:pStyle w:val="ListParagraph"/>
        <w:spacing w:before="240" w:line="240" w:lineRule="auto"/>
        <w:ind w:left="0"/>
        <w:jc w:val="center"/>
      </w:pPr>
    </w:p>
    <w:p w14:paraId="05587952" w14:textId="77777777" w:rsidR="004863D8" w:rsidRPr="009676D7" w:rsidRDefault="004863D8" w:rsidP="004863D8">
      <w:pPr>
        <w:pStyle w:val="ListParagraph"/>
        <w:spacing w:before="240" w:line="240" w:lineRule="auto"/>
        <w:ind w:left="0"/>
        <w:contextualSpacing w:val="0"/>
        <w:rPr>
          <w:rFonts w:ascii="Times New Roman" w:hAnsi="Times New Roman" w:cs="Times New Roman"/>
        </w:rPr>
      </w:pPr>
      <w:r w:rsidRPr="009676D7">
        <w:rPr>
          <w:rFonts w:ascii="Times New Roman" w:hAnsi="Times New Roman" w:cs="Times New Roman"/>
        </w:rPr>
        <w:t xml:space="preserve">La subregión Norte es la cuarta subregión con mayor extensión territorial del departamento, antecedida por las subregiones de Urabá, Nordeste y Bajo Cauca. Está localizada en una de las </w:t>
      </w:r>
      <w:r w:rsidRPr="009676D7">
        <w:rPr>
          <w:rFonts w:ascii="Times New Roman" w:hAnsi="Times New Roman" w:cs="Times New Roman"/>
        </w:rPr>
        <w:lastRenderedPageBreak/>
        <w:t xml:space="preserve">ramificaciones de la cordillera Central. Limita por el norte con el departamento de Córdoba y con la subregión del Bajo Cauca, por el sur con el Valle de Aburrá, por el oriente con la subregión del Nordeste y por el occidente con las subregiones del Urabá y Occidente antioqueño. Agrupa un total de 30 corregimientos y 568 veredas. </w:t>
      </w:r>
    </w:p>
    <w:p w14:paraId="2E32E60E" w14:textId="77777777" w:rsidR="004863D8" w:rsidRPr="009676D7" w:rsidRDefault="004863D8" w:rsidP="004863D8">
      <w:pPr>
        <w:pStyle w:val="ListParagraph"/>
        <w:spacing w:before="240" w:line="240" w:lineRule="auto"/>
        <w:ind w:left="0"/>
        <w:rPr>
          <w:rFonts w:ascii="Times New Roman" w:hAnsi="Times New Roman" w:cs="Times New Roman"/>
          <w:iCs/>
        </w:rPr>
      </w:pPr>
      <w:r w:rsidRPr="009676D7">
        <w:rPr>
          <w:rFonts w:ascii="Times New Roman" w:hAnsi="Times New Roman" w:cs="Times New Roman"/>
        </w:rPr>
        <w:t xml:space="preserve">El principal accidente geográfico de la subregión es el Nudo de Paramillo, donde se localiza el Parque Nacional Natural Paramillo y nacen las serranías de Abibe, San Jerónimo y Ayapel, así como los ríos San Jorge y Sinú. El territorio alberga extensas zonas boscosas, entre ellas los robledales de Yarumal, Belmira, Entrerríos, San José de la Montaña y Santa Rosa de Osos, y el bosque de Miraflores en Carolina del Príncipe, con cerca de cinco mil hectáreas que protegen el embalse del mismo nombre; además de plantaciones comerciales de pino patula, eucalipto y ciprés en Angostura, San Pedro, Donmatías, Carolina del Príncipe y Entrerríos. La subregión posee una gran riqueza hídrica, bañada por los ríos Cauca, Nechí, Río Grande, Río Chico, Guadalupe, San Andrés, Valdivia, Espíritu Santo, Ituango y Pescador, junto con numerosas caídas y fuentes de agua que han impulsado su consolidación como un territorio estratégico para la generación hidroeléctrica, actividad que se complementa con la agroindustria y el turismo ecológico y religioso. En este contexto, destacan iniciativas subregionales orientadas a fortalecer su base económica, como la creación de empresas de producción de agua potable y energía eléctrica, el impulso a las cadenas productivas de leche‑carne, caña‑panela y silvicultura, y la consolidación de un destino turístico‑ecológico bajo el concepto de </w:t>
      </w:r>
      <w:r w:rsidRPr="009676D7">
        <w:rPr>
          <w:rFonts w:ascii="Times New Roman" w:hAnsi="Times New Roman" w:cs="Times New Roman"/>
          <w:i/>
          <w:iCs/>
        </w:rPr>
        <w:t>Ruta Lechera</w:t>
      </w:r>
      <w:r w:rsidRPr="009676D7">
        <w:rPr>
          <w:rFonts w:ascii="Times New Roman" w:hAnsi="Times New Roman" w:cs="Times New Roman"/>
        </w:rPr>
        <w:t>.</w:t>
      </w:r>
    </w:p>
    <w:p w14:paraId="71B06174" w14:textId="77777777" w:rsidR="004863D8" w:rsidRPr="009676D7" w:rsidRDefault="004863D8" w:rsidP="004863D8">
      <w:pPr>
        <w:pStyle w:val="Heading3"/>
        <w:spacing w:after="240"/>
        <w:rPr>
          <w:rFonts w:ascii="Times New Roman" w:hAnsi="Times New Roman" w:cs="Times New Roman"/>
        </w:rPr>
      </w:pPr>
      <w:r w:rsidRPr="009676D7">
        <w:rPr>
          <w:rFonts w:ascii="Times New Roman" w:hAnsi="Times New Roman" w:cs="Times New Roman"/>
        </w:rPr>
        <w:t>Demografía</w:t>
      </w:r>
    </w:p>
    <w:p w14:paraId="16978C17" w14:textId="77777777" w:rsidR="004863D8" w:rsidRPr="009676D7" w:rsidRDefault="004863D8" w:rsidP="004863D8">
      <w:pPr>
        <w:spacing w:line="240" w:lineRule="auto"/>
        <w:rPr>
          <w:rFonts w:ascii="Times New Roman" w:eastAsia="Arial" w:hAnsi="Times New Roman" w:cs="Times New Roman"/>
        </w:rPr>
      </w:pPr>
      <w:r w:rsidRPr="009676D7">
        <w:rPr>
          <w:rFonts w:ascii="Times New Roman" w:eastAsia="Arial" w:hAnsi="Times New Roman" w:cs="Times New Roman"/>
        </w:rPr>
        <w:t>La PAP Bio‑energética del Norte de Antioquia presenta una marcada heterogeneidad demográfica entre sus municipios. Según las proyecciones del DANE para 2025, Yarumal e Ituango concentran el 41% de la población total de la Provincia, mientras que Carolina del Príncipe, San José de la Montaña y Toledo registran los menores tamaños poblacionales, con 3.942, 4.017 y 4.824 habitantes, respectivamente. Esta diversidad se refleja también en la distribución territorial de la población, con municipios predominantemente rurales como Angostura, Ituango, Valdivia, Campamento, Briceño y Toledo, donde entre el 63% y el 75% de los habitantes residen en áreas rurales, frente a otros con mayor concentración urbana como San José de la Montaña, Yarumal y Carolina del Príncipe, cuyos porcentajes urbanos oscilan entre el 65% y el 76%.</w:t>
      </w:r>
    </w:p>
    <w:p w14:paraId="4EE60607" w14:textId="77777777" w:rsidR="004863D8" w:rsidRPr="009676D7" w:rsidRDefault="004863D8" w:rsidP="004863D8">
      <w:pPr>
        <w:pStyle w:val="Caption"/>
        <w:keepNext/>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7</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Proyecciones de población para el año 2025 en la PAP Bio-energética del Norte de Antioquia</w:t>
      </w:r>
    </w:p>
    <w:tbl>
      <w:tblPr>
        <w:tblStyle w:val="TableGrid"/>
        <w:tblW w:w="9634" w:type="dxa"/>
        <w:tblLayout w:type="fixed"/>
        <w:tblLook w:val="04A0" w:firstRow="1" w:lastRow="0" w:firstColumn="1" w:lastColumn="0" w:noHBand="0" w:noVBand="1"/>
      </w:tblPr>
      <w:tblGrid>
        <w:gridCol w:w="1129"/>
        <w:gridCol w:w="1041"/>
        <w:gridCol w:w="1227"/>
        <w:gridCol w:w="993"/>
        <w:gridCol w:w="992"/>
        <w:gridCol w:w="1134"/>
        <w:gridCol w:w="992"/>
        <w:gridCol w:w="992"/>
        <w:gridCol w:w="1134"/>
      </w:tblGrid>
      <w:tr w:rsidR="004863D8" w:rsidRPr="009676D7" w14:paraId="7CB702BE" w14:textId="77777777" w:rsidTr="00F149A0">
        <w:trPr>
          <w:trHeight w:val="287"/>
        </w:trPr>
        <w:tc>
          <w:tcPr>
            <w:tcW w:w="1129" w:type="dxa"/>
            <w:shd w:val="clear" w:color="auto" w:fill="002060"/>
            <w:vAlign w:val="center"/>
          </w:tcPr>
          <w:p w14:paraId="698212CE"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Municipio</w:t>
            </w:r>
          </w:p>
        </w:tc>
        <w:tc>
          <w:tcPr>
            <w:tcW w:w="1041" w:type="dxa"/>
            <w:shd w:val="clear" w:color="auto" w:fill="002060"/>
            <w:vAlign w:val="center"/>
          </w:tcPr>
          <w:p w14:paraId="3E1867FD"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Habitantes</w:t>
            </w:r>
          </w:p>
        </w:tc>
        <w:tc>
          <w:tcPr>
            <w:tcW w:w="1227" w:type="dxa"/>
            <w:shd w:val="clear" w:color="auto" w:fill="002060"/>
            <w:vAlign w:val="center"/>
          </w:tcPr>
          <w:p w14:paraId="495A381D"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Participación en el total provincial</w:t>
            </w:r>
          </w:p>
        </w:tc>
        <w:tc>
          <w:tcPr>
            <w:tcW w:w="993" w:type="dxa"/>
            <w:shd w:val="clear" w:color="auto" w:fill="002060"/>
            <w:vAlign w:val="center"/>
          </w:tcPr>
          <w:p w14:paraId="25279D42"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Población urbana</w:t>
            </w:r>
          </w:p>
        </w:tc>
        <w:tc>
          <w:tcPr>
            <w:tcW w:w="992" w:type="dxa"/>
            <w:shd w:val="clear" w:color="auto" w:fill="002060"/>
            <w:vAlign w:val="center"/>
          </w:tcPr>
          <w:p w14:paraId="7BC8B5F4"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Porcentaje de población urbana</w:t>
            </w:r>
          </w:p>
        </w:tc>
        <w:tc>
          <w:tcPr>
            <w:tcW w:w="1134" w:type="dxa"/>
            <w:shd w:val="clear" w:color="auto" w:fill="002060"/>
            <w:vAlign w:val="center"/>
          </w:tcPr>
          <w:p w14:paraId="5DF94EB2"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Participación en el total provincial</w:t>
            </w:r>
          </w:p>
        </w:tc>
        <w:tc>
          <w:tcPr>
            <w:tcW w:w="992" w:type="dxa"/>
            <w:shd w:val="clear" w:color="auto" w:fill="002060"/>
            <w:vAlign w:val="center"/>
          </w:tcPr>
          <w:p w14:paraId="404CE2A6"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Población rural</w:t>
            </w:r>
          </w:p>
        </w:tc>
        <w:tc>
          <w:tcPr>
            <w:tcW w:w="992" w:type="dxa"/>
            <w:shd w:val="clear" w:color="auto" w:fill="002060"/>
            <w:vAlign w:val="center"/>
          </w:tcPr>
          <w:p w14:paraId="609FC7EE"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Porcentaje de población rural</w:t>
            </w:r>
          </w:p>
        </w:tc>
        <w:tc>
          <w:tcPr>
            <w:tcW w:w="1134" w:type="dxa"/>
            <w:shd w:val="clear" w:color="auto" w:fill="002060"/>
            <w:vAlign w:val="center"/>
          </w:tcPr>
          <w:p w14:paraId="6CC5D631"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Participación en el total provincial</w:t>
            </w:r>
          </w:p>
        </w:tc>
      </w:tr>
      <w:tr w:rsidR="004863D8" w:rsidRPr="009676D7" w14:paraId="1ABE686B" w14:textId="77777777" w:rsidTr="00F149A0">
        <w:trPr>
          <w:trHeight w:val="170"/>
        </w:trPr>
        <w:tc>
          <w:tcPr>
            <w:tcW w:w="1129" w:type="dxa"/>
          </w:tcPr>
          <w:p w14:paraId="13F1376D"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Angostura</w:t>
            </w:r>
          </w:p>
        </w:tc>
        <w:tc>
          <w:tcPr>
            <w:tcW w:w="1041" w:type="dxa"/>
          </w:tcPr>
          <w:p w14:paraId="27E80294"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12.511</w:t>
            </w:r>
          </w:p>
        </w:tc>
        <w:tc>
          <w:tcPr>
            <w:tcW w:w="1227" w:type="dxa"/>
          </w:tcPr>
          <w:p w14:paraId="0AB7A12A"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7,13</w:t>
            </w:r>
            <w:r w:rsidRPr="009676D7">
              <w:rPr>
                <w:rFonts w:ascii="Times New Roman" w:eastAsia="Calibri" w:hAnsi="Times New Roman" w:cs="Times New Roman"/>
                <w:sz w:val="16"/>
                <w:szCs w:val="16"/>
              </w:rPr>
              <w:t>%</w:t>
            </w:r>
          </w:p>
        </w:tc>
        <w:tc>
          <w:tcPr>
            <w:tcW w:w="993" w:type="dxa"/>
          </w:tcPr>
          <w:p w14:paraId="41AE80FB"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3.144</w:t>
            </w:r>
          </w:p>
        </w:tc>
        <w:tc>
          <w:tcPr>
            <w:tcW w:w="992" w:type="dxa"/>
          </w:tcPr>
          <w:p w14:paraId="5E96E3EA"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25,13</w:t>
            </w:r>
            <w:r w:rsidRPr="009676D7">
              <w:rPr>
                <w:rFonts w:ascii="Times New Roman" w:eastAsia="Calibri" w:hAnsi="Times New Roman" w:cs="Times New Roman"/>
                <w:sz w:val="16"/>
                <w:szCs w:val="16"/>
              </w:rPr>
              <w:t>%</w:t>
            </w:r>
          </w:p>
        </w:tc>
        <w:tc>
          <w:tcPr>
            <w:tcW w:w="1134" w:type="dxa"/>
          </w:tcPr>
          <w:p w14:paraId="5DB273D4"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3,94</w:t>
            </w:r>
            <w:r w:rsidRPr="009676D7">
              <w:rPr>
                <w:rFonts w:ascii="Times New Roman" w:eastAsia="Calibri" w:hAnsi="Times New Roman" w:cs="Times New Roman"/>
                <w:sz w:val="16"/>
                <w:szCs w:val="16"/>
              </w:rPr>
              <w:t>%</w:t>
            </w:r>
          </w:p>
        </w:tc>
        <w:tc>
          <w:tcPr>
            <w:tcW w:w="992" w:type="dxa"/>
          </w:tcPr>
          <w:p w14:paraId="22127478"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9.367</w:t>
            </w:r>
          </w:p>
        </w:tc>
        <w:tc>
          <w:tcPr>
            <w:tcW w:w="992" w:type="dxa"/>
          </w:tcPr>
          <w:p w14:paraId="390ADB03"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74,87</w:t>
            </w:r>
            <w:r w:rsidRPr="009676D7">
              <w:rPr>
                <w:rFonts w:ascii="Times New Roman" w:eastAsia="Calibri" w:hAnsi="Times New Roman" w:cs="Times New Roman"/>
                <w:sz w:val="16"/>
                <w:szCs w:val="16"/>
              </w:rPr>
              <w:t>%</w:t>
            </w:r>
          </w:p>
        </w:tc>
        <w:tc>
          <w:tcPr>
            <w:tcW w:w="1134" w:type="dxa"/>
          </w:tcPr>
          <w:p w14:paraId="7080DD80"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9,79</w:t>
            </w:r>
            <w:r w:rsidRPr="009676D7">
              <w:rPr>
                <w:rFonts w:ascii="Times New Roman" w:eastAsia="Calibri" w:hAnsi="Times New Roman" w:cs="Times New Roman"/>
                <w:sz w:val="16"/>
                <w:szCs w:val="16"/>
              </w:rPr>
              <w:t>%</w:t>
            </w:r>
          </w:p>
        </w:tc>
      </w:tr>
      <w:tr w:rsidR="004863D8" w:rsidRPr="009676D7" w14:paraId="46331EE3" w14:textId="77777777" w:rsidTr="00F149A0">
        <w:tc>
          <w:tcPr>
            <w:tcW w:w="1129" w:type="dxa"/>
          </w:tcPr>
          <w:p w14:paraId="15B8A086"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Anorí</w:t>
            </w:r>
          </w:p>
        </w:tc>
        <w:tc>
          <w:tcPr>
            <w:tcW w:w="1041" w:type="dxa"/>
          </w:tcPr>
          <w:p w14:paraId="66F2EB60"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21.035</w:t>
            </w:r>
          </w:p>
        </w:tc>
        <w:tc>
          <w:tcPr>
            <w:tcW w:w="1227" w:type="dxa"/>
          </w:tcPr>
          <w:p w14:paraId="103CB2A5"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11,99</w:t>
            </w:r>
            <w:r w:rsidRPr="009676D7">
              <w:rPr>
                <w:rFonts w:ascii="Times New Roman" w:eastAsia="Calibri" w:hAnsi="Times New Roman" w:cs="Times New Roman"/>
                <w:sz w:val="16"/>
                <w:szCs w:val="16"/>
              </w:rPr>
              <w:t>%</w:t>
            </w:r>
          </w:p>
        </w:tc>
        <w:tc>
          <w:tcPr>
            <w:tcW w:w="993" w:type="dxa"/>
          </w:tcPr>
          <w:p w14:paraId="039E2595"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9.307</w:t>
            </w:r>
          </w:p>
        </w:tc>
        <w:tc>
          <w:tcPr>
            <w:tcW w:w="992" w:type="dxa"/>
          </w:tcPr>
          <w:p w14:paraId="65147D19"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44,25</w:t>
            </w:r>
            <w:r w:rsidRPr="009676D7">
              <w:rPr>
                <w:rFonts w:ascii="Times New Roman" w:eastAsia="Calibri" w:hAnsi="Times New Roman" w:cs="Times New Roman"/>
                <w:sz w:val="16"/>
                <w:szCs w:val="16"/>
              </w:rPr>
              <w:t>%</w:t>
            </w:r>
          </w:p>
        </w:tc>
        <w:tc>
          <w:tcPr>
            <w:tcW w:w="1134" w:type="dxa"/>
          </w:tcPr>
          <w:p w14:paraId="5E101C38"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11,66</w:t>
            </w:r>
            <w:r w:rsidRPr="009676D7">
              <w:rPr>
                <w:rFonts w:ascii="Times New Roman" w:eastAsia="Calibri" w:hAnsi="Times New Roman" w:cs="Times New Roman"/>
                <w:sz w:val="16"/>
                <w:szCs w:val="16"/>
              </w:rPr>
              <w:t>%</w:t>
            </w:r>
          </w:p>
        </w:tc>
        <w:tc>
          <w:tcPr>
            <w:tcW w:w="992" w:type="dxa"/>
          </w:tcPr>
          <w:p w14:paraId="2B177F04"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11.728</w:t>
            </w:r>
          </w:p>
        </w:tc>
        <w:tc>
          <w:tcPr>
            <w:tcW w:w="992" w:type="dxa"/>
          </w:tcPr>
          <w:p w14:paraId="3F707ACB"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55,75</w:t>
            </w:r>
            <w:r w:rsidRPr="009676D7">
              <w:rPr>
                <w:rFonts w:ascii="Times New Roman" w:eastAsia="Calibri" w:hAnsi="Times New Roman" w:cs="Times New Roman"/>
                <w:sz w:val="16"/>
                <w:szCs w:val="16"/>
              </w:rPr>
              <w:t>%</w:t>
            </w:r>
          </w:p>
        </w:tc>
        <w:tc>
          <w:tcPr>
            <w:tcW w:w="1134" w:type="dxa"/>
          </w:tcPr>
          <w:p w14:paraId="59239C61"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12,26</w:t>
            </w:r>
            <w:r w:rsidRPr="009676D7">
              <w:rPr>
                <w:rFonts w:ascii="Times New Roman" w:eastAsia="Calibri" w:hAnsi="Times New Roman" w:cs="Times New Roman"/>
                <w:sz w:val="16"/>
                <w:szCs w:val="16"/>
              </w:rPr>
              <w:t>%</w:t>
            </w:r>
          </w:p>
        </w:tc>
      </w:tr>
      <w:tr w:rsidR="004863D8" w:rsidRPr="009676D7" w14:paraId="2E1C9214" w14:textId="77777777" w:rsidTr="00F149A0">
        <w:tc>
          <w:tcPr>
            <w:tcW w:w="1129" w:type="dxa"/>
          </w:tcPr>
          <w:p w14:paraId="3234C8A7"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Briceño</w:t>
            </w:r>
          </w:p>
        </w:tc>
        <w:tc>
          <w:tcPr>
            <w:tcW w:w="1041" w:type="dxa"/>
          </w:tcPr>
          <w:p w14:paraId="2E026E82"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7.957</w:t>
            </w:r>
          </w:p>
        </w:tc>
        <w:tc>
          <w:tcPr>
            <w:tcW w:w="1227" w:type="dxa"/>
          </w:tcPr>
          <w:p w14:paraId="2E5641C7"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4,53</w:t>
            </w:r>
            <w:r w:rsidRPr="009676D7">
              <w:rPr>
                <w:rFonts w:ascii="Times New Roman" w:eastAsia="Calibri" w:hAnsi="Times New Roman" w:cs="Times New Roman"/>
                <w:sz w:val="16"/>
                <w:szCs w:val="16"/>
              </w:rPr>
              <w:t>%</w:t>
            </w:r>
          </w:p>
        </w:tc>
        <w:tc>
          <w:tcPr>
            <w:tcW w:w="993" w:type="dxa"/>
          </w:tcPr>
          <w:p w14:paraId="3E262CE2"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2.808</w:t>
            </w:r>
          </w:p>
        </w:tc>
        <w:tc>
          <w:tcPr>
            <w:tcW w:w="992" w:type="dxa"/>
          </w:tcPr>
          <w:p w14:paraId="5994BFC7" w14:textId="77777777" w:rsidR="004863D8" w:rsidRPr="009676D7" w:rsidRDefault="004863D8" w:rsidP="00F149A0">
            <w:pPr>
              <w:rPr>
                <w:rFonts w:ascii="Times New Roman" w:eastAsia="Calibri" w:hAnsi="Times New Roman" w:cs="Times New Roman"/>
                <w:sz w:val="16"/>
                <w:szCs w:val="16"/>
              </w:rPr>
            </w:pPr>
            <w:r>
              <w:rPr>
                <w:rFonts w:ascii="Times New Roman" w:eastAsia="Calibri" w:hAnsi="Times New Roman" w:cs="Times New Roman"/>
                <w:sz w:val="16"/>
                <w:szCs w:val="16"/>
              </w:rPr>
              <w:t>35,29</w:t>
            </w:r>
            <w:r w:rsidRPr="009676D7">
              <w:rPr>
                <w:rFonts w:ascii="Times New Roman" w:eastAsia="Calibri" w:hAnsi="Times New Roman" w:cs="Times New Roman"/>
                <w:sz w:val="16"/>
                <w:szCs w:val="16"/>
              </w:rPr>
              <w:t>%</w:t>
            </w:r>
          </w:p>
        </w:tc>
        <w:tc>
          <w:tcPr>
            <w:tcW w:w="1134" w:type="dxa"/>
          </w:tcPr>
          <w:p w14:paraId="3A8E21CA"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3,52</w:t>
            </w:r>
            <w:r w:rsidRPr="009676D7">
              <w:rPr>
                <w:rFonts w:ascii="Times New Roman" w:eastAsia="Calibri" w:hAnsi="Times New Roman" w:cs="Times New Roman"/>
                <w:sz w:val="16"/>
                <w:szCs w:val="16"/>
              </w:rPr>
              <w:t>%</w:t>
            </w:r>
          </w:p>
        </w:tc>
        <w:tc>
          <w:tcPr>
            <w:tcW w:w="992" w:type="dxa"/>
          </w:tcPr>
          <w:p w14:paraId="79B31CD1"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5.149</w:t>
            </w:r>
          </w:p>
        </w:tc>
        <w:tc>
          <w:tcPr>
            <w:tcW w:w="992" w:type="dxa"/>
          </w:tcPr>
          <w:p w14:paraId="67658758"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64,71</w:t>
            </w:r>
            <w:r w:rsidRPr="009676D7">
              <w:rPr>
                <w:rFonts w:ascii="Times New Roman" w:eastAsia="Calibri" w:hAnsi="Times New Roman" w:cs="Times New Roman"/>
                <w:sz w:val="16"/>
                <w:szCs w:val="16"/>
              </w:rPr>
              <w:t>%</w:t>
            </w:r>
          </w:p>
        </w:tc>
        <w:tc>
          <w:tcPr>
            <w:tcW w:w="1134" w:type="dxa"/>
          </w:tcPr>
          <w:p w14:paraId="3D0619E7"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5,38</w:t>
            </w:r>
            <w:r w:rsidRPr="009676D7">
              <w:rPr>
                <w:rFonts w:ascii="Times New Roman" w:eastAsia="Calibri" w:hAnsi="Times New Roman" w:cs="Times New Roman"/>
                <w:sz w:val="16"/>
                <w:szCs w:val="16"/>
              </w:rPr>
              <w:t>%</w:t>
            </w:r>
          </w:p>
        </w:tc>
      </w:tr>
      <w:tr w:rsidR="004863D8" w:rsidRPr="009676D7" w14:paraId="5307F7FD" w14:textId="77777777" w:rsidTr="00F149A0">
        <w:tc>
          <w:tcPr>
            <w:tcW w:w="1129" w:type="dxa"/>
          </w:tcPr>
          <w:p w14:paraId="191CD6F8"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Campamento</w:t>
            </w:r>
          </w:p>
        </w:tc>
        <w:tc>
          <w:tcPr>
            <w:tcW w:w="1041" w:type="dxa"/>
          </w:tcPr>
          <w:p w14:paraId="026FA96F"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10.005</w:t>
            </w:r>
          </w:p>
        </w:tc>
        <w:tc>
          <w:tcPr>
            <w:tcW w:w="1227" w:type="dxa"/>
          </w:tcPr>
          <w:p w14:paraId="10C3C9CA"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5,70</w:t>
            </w:r>
            <w:r w:rsidRPr="009676D7">
              <w:rPr>
                <w:rFonts w:ascii="Times New Roman" w:eastAsia="Calibri" w:hAnsi="Times New Roman" w:cs="Times New Roman"/>
                <w:sz w:val="16"/>
                <w:szCs w:val="16"/>
              </w:rPr>
              <w:t>%</w:t>
            </w:r>
          </w:p>
        </w:tc>
        <w:tc>
          <w:tcPr>
            <w:tcW w:w="993" w:type="dxa"/>
          </w:tcPr>
          <w:p w14:paraId="42210248"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3.029</w:t>
            </w:r>
          </w:p>
        </w:tc>
        <w:tc>
          <w:tcPr>
            <w:tcW w:w="992" w:type="dxa"/>
          </w:tcPr>
          <w:p w14:paraId="076161F8"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30,27</w:t>
            </w:r>
            <w:r w:rsidRPr="009676D7">
              <w:rPr>
                <w:rFonts w:ascii="Times New Roman" w:eastAsia="Calibri" w:hAnsi="Times New Roman" w:cs="Times New Roman"/>
                <w:sz w:val="16"/>
                <w:szCs w:val="16"/>
              </w:rPr>
              <w:t>%</w:t>
            </w:r>
          </w:p>
        </w:tc>
        <w:tc>
          <w:tcPr>
            <w:tcW w:w="1134" w:type="dxa"/>
          </w:tcPr>
          <w:p w14:paraId="3DF82A74"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3,79</w:t>
            </w:r>
            <w:r w:rsidRPr="009676D7">
              <w:rPr>
                <w:rFonts w:ascii="Times New Roman" w:eastAsia="Calibri" w:hAnsi="Times New Roman" w:cs="Times New Roman"/>
                <w:sz w:val="16"/>
                <w:szCs w:val="16"/>
              </w:rPr>
              <w:t>%</w:t>
            </w:r>
          </w:p>
        </w:tc>
        <w:tc>
          <w:tcPr>
            <w:tcW w:w="992" w:type="dxa"/>
          </w:tcPr>
          <w:p w14:paraId="7481894A"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6.976</w:t>
            </w:r>
          </w:p>
        </w:tc>
        <w:tc>
          <w:tcPr>
            <w:tcW w:w="992" w:type="dxa"/>
          </w:tcPr>
          <w:p w14:paraId="287CE454"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69,73</w:t>
            </w:r>
            <w:r w:rsidRPr="009676D7">
              <w:rPr>
                <w:rFonts w:ascii="Times New Roman" w:eastAsia="Calibri" w:hAnsi="Times New Roman" w:cs="Times New Roman"/>
                <w:sz w:val="16"/>
                <w:szCs w:val="16"/>
              </w:rPr>
              <w:t>%</w:t>
            </w:r>
          </w:p>
        </w:tc>
        <w:tc>
          <w:tcPr>
            <w:tcW w:w="1134" w:type="dxa"/>
          </w:tcPr>
          <w:p w14:paraId="5A503B83"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7,29</w:t>
            </w:r>
            <w:r w:rsidRPr="009676D7">
              <w:rPr>
                <w:rFonts w:ascii="Times New Roman" w:eastAsia="Calibri" w:hAnsi="Times New Roman" w:cs="Times New Roman"/>
                <w:sz w:val="16"/>
                <w:szCs w:val="16"/>
              </w:rPr>
              <w:t>%</w:t>
            </w:r>
          </w:p>
        </w:tc>
      </w:tr>
      <w:tr w:rsidR="004863D8" w:rsidRPr="009676D7" w14:paraId="0F2623FD" w14:textId="77777777" w:rsidTr="00F149A0">
        <w:tc>
          <w:tcPr>
            <w:tcW w:w="1129" w:type="dxa"/>
          </w:tcPr>
          <w:p w14:paraId="73C19839"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Carolina del Príncipe</w:t>
            </w:r>
          </w:p>
        </w:tc>
        <w:tc>
          <w:tcPr>
            <w:tcW w:w="1041" w:type="dxa"/>
          </w:tcPr>
          <w:p w14:paraId="64F9B173"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3.942</w:t>
            </w:r>
          </w:p>
        </w:tc>
        <w:tc>
          <w:tcPr>
            <w:tcW w:w="1227" w:type="dxa"/>
          </w:tcPr>
          <w:p w14:paraId="5A197499"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2,25</w:t>
            </w:r>
            <w:r w:rsidRPr="009676D7">
              <w:rPr>
                <w:rFonts w:ascii="Times New Roman" w:eastAsia="Calibri" w:hAnsi="Times New Roman" w:cs="Times New Roman"/>
                <w:sz w:val="16"/>
                <w:szCs w:val="16"/>
              </w:rPr>
              <w:t>%</w:t>
            </w:r>
          </w:p>
        </w:tc>
        <w:tc>
          <w:tcPr>
            <w:tcW w:w="993" w:type="dxa"/>
          </w:tcPr>
          <w:p w14:paraId="1D9AFA09"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2.988</w:t>
            </w:r>
          </w:p>
        </w:tc>
        <w:tc>
          <w:tcPr>
            <w:tcW w:w="992" w:type="dxa"/>
          </w:tcPr>
          <w:p w14:paraId="5D76E6B0"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75,80</w:t>
            </w:r>
            <w:r w:rsidRPr="009676D7">
              <w:rPr>
                <w:rFonts w:ascii="Times New Roman" w:eastAsia="Calibri" w:hAnsi="Times New Roman" w:cs="Times New Roman"/>
                <w:sz w:val="16"/>
                <w:szCs w:val="16"/>
              </w:rPr>
              <w:t>%</w:t>
            </w:r>
          </w:p>
        </w:tc>
        <w:tc>
          <w:tcPr>
            <w:tcW w:w="1134" w:type="dxa"/>
          </w:tcPr>
          <w:p w14:paraId="357CC95A"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3,74</w:t>
            </w:r>
            <w:r w:rsidRPr="009676D7">
              <w:rPr>
                <w:rFonts w:ascii="Times New Roman" w:eastAsia="Calibri" w:hAnsi="Times New Roman" w:cs="Times New Roman"/>
                <w:sz w:val="16"/>
                <w:szCs w:val="16"/>
              </w:rPr>
              <w:t>%</w:t>
            </w:r>
          </w:p>
        </w:tc>
        <w:tc>
          <w:tcPr>
            <w:tcW w:w="992" w:type="dxa"/>
          </w:tcPr>
          <w:p w14:paraId="0F454C41"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954</w:t>
            </w:r>
          </w:p>
        </w:tc>
        <w:tc>
          <w:tcPr>
            <w:tcW w:w="992" w:type="dxa"/>
          </w:tcPr>
          <w:p w14:paraId="708B02D2"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24,20</w:t>
            </w:r>
            <w:r w:rsidRPr="009676D7">
              <w:rPr>
                <w:rFonts w:ascii="Times New Roman" w:eastAsia="Calibri" w:hAnsi="Times New Roman" w:cs="Times New Roman"/>
                <w:sz w:val="16"/>
                <w:szCs w:val="16"/>
              </w:rPr>
              <w:t>%</w:t>
            </w:r>
          </w:p>
        </w:tc>
        <w:tc>
          <w:tcPr>
            <w:tcW w:w="1134" w:type="dxa"/>
          </w:tcPr>
          <w:p w14:paraId="1FF82EBF"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1,00</w:t>
            </w:r>
            <w:r w:rsidRPr="009676D7">
              <w:rPr>
                <w:rFonts w:ascii="Times New Roman" w:eastAsia="Calibri" w:hAnsi="Times New Roman" w:cs="Times New Roman"/>
                <w:sz w:val="16"/>
                <w:szCs w:val="16"/>
              </w:rPr>
              <w:t>%</w:t>
            </w:r>
          </w:p>
        </w:tc>
      </w:tr>
      <w:tr w:rsidR="004863D8" w:rsidRPr="009676D7" w14:paraId="5A7A90B4" w14:textId="77777777" w:rsidTr="00F149A0">
        <w:tc>
          <w:tcPr>
            <w:tcW w:w="1129" w:type="dxa"/>
          </w:tcPr>
          <w:p w14:paraId="453F6924"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Gómez Plata</w:t>
            </w:r>
          </w:p>
        </w:tc>
        <w:tc>
          <w:tcPr>
            <w:tcW w:w="1041" w:type="dxa"/>
          </w:tcPr>
          <w:p w14:paraId="2CB167D1"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10.373</w:t>
            </w:r>
          </w:p>
        </w:tc>
        <w:tc>
          <w:tcPr>
            <w:tcW w:w="1227" w:type="dxa"/>
          </w:tcPr>
          <w:p w14:paraId="2CE87952"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5,91</w:t>
            </w:r>
            <w:r w:rsidRPr="009676D7">
              <w:rPr>
                <w:rFonts w:ascii="Times New Roman" w:eastAsia="Calibri" w:hAnsi="Times New Roman" w:cs="Times New Roman"/>
                <w:sz w:val="16"/>
                <w:szCs w:val="16"/>
              </w:rPr>
              <w:t>%</w:t>
            </w:r>
          </w:p>
        </w:tc>
        <w:tc>
          <w:tcPr>
            <w:tcW w:w="993" w:type="dxa"/>
          </w:tcPr>
          <w:p w14:paraId="6D8301B3"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5.578</w:t>
            </w:r>
          </w:p>
        </w:tc>
        <w:tc>
          <w:tcPr>
            <w:tcW w:w="992" w:type="dxa"/>
          </w:tcPr>
          <w:p w14:paraId="55E511BC"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53,77</w:t>
            </w:r>
            <w:r w:rsidRPr="009676D7">
              <w:rPr>
                <w:rFonts w:ascii="Times New Roman" w:eastAsia="Calibri" w:hAnsi="Times New Roman" w:cs="Times New Roman"/>
                <w:sz w:val="16"/>
                <w:szCs w:val="16"/>
              </w:rPr>
              <w:t>%</w:t>
            </w:r>
          </w:p>
        </w:tc>
        <w:tc>
          <w:tcPr>
            <w:tcW w:w="1134" w:type="dxa"/>
          </w:tcPr>
          <w:p w14:paraId="4FE62DBE"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6,99</w:t>
            </w:r>
            <w:r w:rsidRPr="009676D7">
              <w:rPr>
                <w:rFonts w:ascii="Times New Roman" w:eastAsia="Calibri" w:hAnsi="Times New Roman" w:cs="Times New Roman"/>
                <w:sz w:val="16"/>
                <w:szCs w:val="16"/>
              </w:rPr>
              <w:t>%</w:t>
            </w:r>
          </w:p>
        </w:tc>
        <w:tc>
          <w:tcPr>
            <w:tcW w:w="992" w:type="dxa"/>
          </w:tcPr>
          <w:p w14:paraId="4C75A0B3"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4.795</w:t>
            </w:r>
          </w:p>
        </w:tc>
        <w:tc>
          <w:tcPr>
            <w:tcW w:w="992" w:type="dxa"/>
          </w:tcPr>
          <w:p w14:paraId="57A2C23A"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46,23</w:t>
            </w:r>
            <w:r w:rsidRPr="009676D7">
              <w:rPr>
                <w:rFonts w:ascii="Times New Roman" w:eastAsia="Calibri" w:hAnsi="Times New Roman" w:cs="Times New Roman"/>
                <w:sz w:val="16"/>
                <w:szCs w:val="16"/>
              </w:rPr>
              <w:t>%</w:t>
            </w:r>
          </w:p>
        </w:tc>
        <w:tc>
          <w:tcPr>
            <w:tcW w:w="1134" w:type="dxa"/>
          </w:tcPr>
          <w:p w14:paraId="1A0204B0"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5,01</w:t>
            </w:r>
            <w:r w:rsidRPr="009676D7">
              <w:rPr>
                <w:rFonts w:ascii="Times New Roman" w:eastAsia="Calibri" w:hAnsi="Times New Roman" w:cs="Times New Roman"/>
                <w:sz w:val="16"/>
                <w:szCs w:val="16"/>
              </w:rPr>
              <w:t>%</w:t>
            </w:r>
          </w:p>
        </w:tc>
      </w:tr>
      <w:tr w:rsidR="004863D8" w:rsidRPr="009676D7" w14:paraId="5266403F" w14:textId="77777777" w:rsidTr="00F149A0">
        <w:tc>
          <w:tcPr>
            <w:tcW w:w="1129" w:type="dxa"/>
          </w:tcPr>
          <w:p w14:paraId="2B0E2F25"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Guadalupe</w:t>
            </w:r>
          </w:p>
        </w:tc>
        <w:tc>
          <w:tcPr>
            <w:tcW w:w="1041" w:type="dxa"/>
          </w:tcPr>
          <w:p w14:paraId="5A336B8B"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7.009</w:t>
            </w:r>
          </w:p>
        </w:tc>
        <w:tc>
          <w:tcPr>
            <w:tcW w:w="1227" w:type="dxa"/>
          </w:tcPr>
          <w:p w14:paraId="01B189D1"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3,99</w:t>
            </w:r>
            <w:r w:rsidRPr="009676D7">
              <w:rPr>
                <w:rFonts w:ascii="Times New Roman" w:eastAsia="Calibri" w:hAnsi="Times New Roman" w:cs="Times New Roman"/>
                <w:sz w:val="16"/>
                <w:szCs w:val="16"/>
              </w:rPr>
              <w:t>%</w:t>
            </w:r>
          </w:p>
        </w:tc>
        <w:tc>
          <w:tcPr>
            <w:tcW w:w="993" w:type="dxa"/>
          </w:tcPr>
          <w:p w14:paraId="1300D3FF"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2.562</w:t>
            </w:r>
          </w:p>
        </w:tc>
        <w:tc>
          <w:tcPr>
            <w:tcW w:w="992" w:type="dxa"/>
          </w:tcPr>
          <w:p w14:paraId="21D1928A"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36,55</w:t>
            </w:r>
            <w:r w:rsidRPr="009676D7">
              <w:rPr>
                <w:rFonts w:ascii="Times New Roman" w:eastAsia="Calibri" w:hAnsi="Times New Roman" w:cs="Times New Roman"/>
                <w:sz w:val="16"/>
                <w:szCs w:val="16"/>
              </w:rPr>
              <w:t>%</w:t>
            </w:r>
          </w:p>
        </w:tc>
        <w:tc>
          <w:tcPr>
            <w:tcW w:w="1134" w:type="dxa"/>
          </w:tcPr>
          <w:p w14:paraId="7FEF8BC0"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3,21</w:t>
            </w:r>
            <w:r w:rsidRPr="009676D7">
              <w:rPr>
                <w:rFonts w:ascii="Times New Roman" w:eastAsia="Calibri" w:hAnsi="Times New Roman" w:cs="Times New Roman"/>
                <w:sz w:val="16"/>
                <w:szCs w:val="16"/>
              </w:rPr>
              <w:t>%</w:t>
            </w:r>
          </w:p>
        </w:tc>
        <w:tc>
          <w:tcPr>
            <w:tcW w:w="992" w:type="dxa"/>
          </w:tcPr>
          <w:p w14:paraId="23D139DD"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4.447</w:t>
            </w:r>
          </w:p>
        </w:tc>
        <w:tc>
          <w:tcPr>
            <w:tcW w:w="992" w:type="dxa"/>
          </w:tcPr>
          <w:p w14:paraId="2CA5A987"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63,45</w:t>
            </w:r>
            <w:r w:rsidRPr="009676D7">
              <w:rPr>
                <w:rFonts w:ascii="Times New Roman" w:eastAsia="Calibri" w:hAnsi="Times New Roman" w:cs="Times New Roman"/>
                <w:sz w:val="16"/>
                <w:szCs w:val="16"/>
              </w:rPr>
              <w:t>%</w:t>
            </w:r>
          </w:p>
        </w:tc>
        <w:tc>
          <w:tcPr>
            <w:tcW w:w="1134" w:type="dxa"/>
          </w:tcPr>
          <w:p w14:paraId="6A657C81"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4,65</w:t>
            </w:r>
            <w:r w:rsidRPr="009676D7">
              <w:rPr>
                <w:rFonts w:ascii="Times New Roman" w:eastAsia="Calibri" w:hAnsi="Times New Roman" w:cs="Times New Roman"/>
                <w:sz w:val="16"/>
                <w:szCs w:val="16"/>
              </w:rPr>
              <w:t>%</w:t>
            </w:r>
          </w:p>
        </w:tc>
      </w:tr>
      <w:tr w:rsidR="004863D8" w:rsidRPr="009676D7" w14:paraId="0286235F" w14:textId="77777777" w:rsidTr="00F149A0">
        <w:tc>
          <w:tcPr>
            <w:tcW w:w="1129" w:type="dxa"/>
          </w:tcPr>
          <w:p w14:paraId="37BB937E"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Ituango</w:t>
            </w:r>
          </w:p>
        </w:tc>
        <w:tc>
          <w:tcPr>
            <w:tcW w:w="1041" w:type="dxa"/>
          </w:tcPr>
          <w:p w14:paraId="3216241D"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29.515</w:t>
            </w:r>
          </w:p>
        </w:tc>
        <w:tc>
          <w:tcPr>
            <w:tcW w:w="1227" w:type="dxa"/>
          </w:tcPr>
          <w:p w14:paraId="16743020"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16,82</w:t>
            </w:r>
            <w:r w:rsidRPr="009676D7">
              <w:rPr>
                <w:rFonts w:ascii="Times New Roman" w:eastAsia="Calibri" w:hAnsi="Times New Roman" w:cs="Times New Roman"/>
                <w:sz w:val="16"/>
                <w:szCs w:val="16"/>
              </w:rPr>
              <w:t>%</w:t>
            </w:r>
          </w:p>
        </w:tc>
        <w:tc>
          <w:tcPr>
            <w:tcW w:w="993" w:type="dxa"/>
          </w:tcPr>
          <w:p w14:paraId="0266E8F6"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8.459</w:t>
            </w:r>
          </w:p>
        </w:tc>
        <w:tc>
          <w:tcPr>
            <w:tcW w:w="992" w:type="dxa"/>
          </w:tcPr>
          <w:p w14:paraId="4103D4B9"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28,66</w:t>
            </w:r>
            <w:r w:rsidRPr="009676D7">
              <w:rPr>
                <w:rFonts w:ascii="Times New Roman" w:eastAsia="Calibri" w:hAnsi="Times New Roman" w:cs="Times New Roman"/>
                <w:sz w:val="16"/>
                <w:szCs w:val="16"/>
              </w:rPr>
              <w:t>%</w:t>
            </w:r>
          </w:p>
        </w:tc>
        <w:tc>
          <w:tcPr>
            <w:tcW w:w="1134" w:type="dxa"/>
          </w:tcPr>
          <w:p w14:paraId="4B048F41"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10,59</w:t>
            </w:r>
            <w:r w:rsidRPr="009676D7">
              <w:rPr>
                <w:rFonts w:ascii="Times New Roman" w:eastAsia="Calibri" w:hAnsi="Times New Roman" w:cs="Times New Roman"/>
                <w:sz w:val="16"/>
                <w:szCs w:val="16"/>
              </w:rPr>
              <w:t>%</w:t>
            </w:r>
          </w:p>
        </w:tc>
        <w:tc>
          <w:tcPr>
            <w:tcW w:w="992" w:type="dxa"/>
          </w:tcPr>
          <w:p w14:paraId="08F89D7D"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21.056</w:t>
            </w:r>
          </w:p>
        </w:tc>
        <w:tc>
          <w:tcPr>
            <w:tcW w:w="992" w:type="dxa"/>
          </w:tcPr>
          <w:p w14:paraId="44BE74F7"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71,34</w:t>
            </w:r>
            <w:r w:rsidRPr="009676D7">
              <w:rPr>
                <w:rFonts w:ascii="Times New Roman" w:eastAsia="Calibri" w:hAnsi="Times New Roman" w:cs="Times New Roman"/>
                <w:sz w:val="16"/>
                <w:szCs w:val="16"/>
              </w:rPr>
              <w:t>%</w:t>
            </w:r>
          </w:p>
        </w:tc>
        <w:tc>
          <w:tcPr>
            <w:tcW w:w="1134" w:type="dxa"/>
          </w:tcPr>
          <w:p w14:paraId="5999F62E"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22,02</w:t>
            </w:r>
            <w:r w:rsidRPr="009676D7">
              <w:rPr>
                <w:rFonts w:ascii="Times New Roman" w:eastAsia="Calibri" w:hAnsi="Times New Roman" w:cs="Times New Roman"/>
                <w:sz w:val="16"/>
                <w:szCs w:val="16"/>
              </w:rPr>
              <w:t>%</w:t>
            </w:r>
          </w:p>
        </w:tc>
      </w:tr>
      <w:tr w:rsidR="004863D8" w:rsidRPr="009676D7" w14:paraId="40600D6E" w14:textId="77777777" w:rsidTr="00F149A0">
        <w:tc>
          <w:tcPr>
            <w:tcW w:w="1129" w:type="dxa"/>
          </w:tcPr>
          <w:p w14:paraId="6F07B320"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San Andrés de Cuerquia</w:t>
            </w:r>
          </w:p>
        </w:tc>
        <w:tc>
          <w:tcPr>
            <w:tcW w:w="1041" w:type="dxa"/>
          </w:tcPr>
          <w:p w14:paraId="156FB4A3"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7.402</w:t>
            </w:r>
          </w:p>
        </w:tc>
        <w:tc>
          <w:tcPr>
            <w:tcW w:w="1227" w:type="dxa"/>
          </w:tcPr>
          <w:p w14:paraId="79718BE1"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4,22</w:t>
            </w:r>
            <w:r w:rsidRPr="009676D7">
              <w:rPr>
                <w:rFonts w:ascii="Times New Roman" w:eastAsia="Calibri" w:hAnsi="Times New Roman" w:cs="Times New Roman"/>
                <w:sz w:val="16"/>
                <w:szCs w:val="16"/>
              </w:rPr>
              <w:t>%</w:t>
            </w:r>
          </w:p>
        </w:tc>
        <w:tc>
          <w:tcPr>
            <w:tcW w:w="993" w:type="dxa"/>
          </w:tcPr>
          <w:p w14:paraId="14103F8F"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3.139</w:t>
            </w:r>
          </w:p>
        </w:tc>
        <w:tc>
          <w:tcPr>
            <w:tcW w:w="992" w:type="dxa"/>
          </w:tcPr>
          <w:p w14:paraId="4E631E80"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42,41</w:t>
            </w:r>
            <w:r w:rsidRPr="009676D7">
              <w:rPr>
                <w:rFonts w:ascii="Times New Roman" w:eastAsia="Calibri" w:hAnsi="Times New Roman" w:cs="Times New Roman"/>
                <w:sz w:val="16"/>
                <w:szCs w:val="16"/>
              </w:rPr>
              <w:t>%</w:t>
            </w:r>
          </w:p>
        </w:tc>
        <w:tc>
          <w:tcPr>
            <w:tcW w:w="1134" w:type="dxa"/>
          </w:tcPr>
          <w:p w14:paraId="4B95EE44"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3,93</w:t>
            </w:r>
            <w:r w:rsidRPr="009676D7">
              <w:rPr>
                <w:rFonts w:ascii="Times New Roman" w:eastAsia="Calibri" w:hAnsi="Times New Roman" w:cs="Times New Roman"/>
                <w:sz w:val="16"/>
                <w:szCs w:val="16"/>
              </w:rPr>
              <w:t>%</w:t>
            </w:r>
          </w:p>
        </w:tc>
        <w:tc>
          <w:tcPr>
            <w:tcW w:w="992" w:type="dxa"/>
          </w:tcPr>
          <w:p w14:paraId="51E27168"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4.263</w:t>
            </w:r>
          </w:p>
        </w:tc>
        <w:tc>
          <w:tcPr>
            <w:tcW w:w="992" w:type="dxa"/>
          </w:tcPr>
          <w:p w14:paraId="7725804A"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57,59</w:t>
            </w:r>
            <w:r w:rsidRPr="009676D7">
              <w:rPr>
                <w:rFonts w:ascii="Times New Roman" w:eastAsia="Calibri" w:hAnsi="Times New Roman" w:cs="Times New Roman"/>
                <w:sz w:val="16"/>
                <w:szCs w:val="16"/>
              </w:rPr>
              <w:t>%</w:t>
            </w:r>
          </w:p>
        </w:tc>
        <w:tc>
          <w:tcPr>
            <w:tcW w:w="1134" w:type="dxa"/>
          </w:tcPr>
          <w:p w14:paraId="74B78B18"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4,46</w:t>
            </w:r>
            <w:r w:rsidRPr="009676D7">
              <w:rPr>
                <w:rFonts w:ascii="Times New Roman" w:eastAsia="Calibri" w:hAnsi="Times New Roman" w:cs="Times New Roman"/>
                <w:sz w:val="16"/>
                <w:szCs w:val="16"/>
              </w:rPr>
              <w:t>%</w:t>
            </w:r>
          </w:p>
        </w:tc>
      </w:tr>
      <w:tr w:rsidR="004863D8" w:rsidRPr="009676D7" w14:paraId="6E4DB20E" w14:textId="77777777" w:rsidTr="00F149A0">
        <w:tc>
          <w:tcPr>
            <w:tcW w:w="1129" w:type="dxa"/>
          </w:tcPr>
          <w:p w14:paraId="3FF01C96"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San José de La Montaña</w:t>
            </w:r>
          </w:p>
        </w:tc>
        <w:tc>
          <w:tcPr>
            <w:tcW w:w="1041" w:type="dxa"/>
          </w:tcPr>
          <w:p w14:paraId="79858858"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4.017</w:t>
            </w:r>
          </w:p>
        </w:tc>
        <w:tc>
          <w:tcPr>
            <w:tcW w:w="1227" w:type="dxa"/>
          </w:tcPr>
          <w:p w14:paraId="12CCA0B7"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2,29</w:t>
            </w:r>
            <w:r w:rsidRPr="009676D7">
              <w:rPr>
                <w:rFonts w:ascii="Times New Roman" w:eastAsia="Calibri" w:hAnsi="Times New Roman" w:cs="Times New Roman"/>
                <w:sz w:val="16"/>
                <w:szCs w:val="16"/>
              </w:rPr>
              <w:t>%</w:t>
            </w:r>
          </w:p>
        </w:tc>
        <w:tc>
          <w:tcPr>
            <w:tcW w:w="993" w:type="dxa"/>
          </w:tcPr>
          <w:p w14:paraId="4F3E52FD"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2.599</w:t>
            </w:r>
          </w:p>
        </w:tc>
        <w:tc>
          <w:tcPr>
            <w:tcW w:w="992" w:type="dxa"/>
          </w:tcPr>
          <w:p w14:paraId="25028AD4"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64,70</w:t>
            </w:r>
            <w:r w:rsidRPr="009676D7">
              <w:rPr>
                <w:rFonts w:ascii="Times New Roman" w:eastAsia="Calibri" w:hAnsi="Times New Roman" w:cs="Times New Roman"/>
                <w:sz w:val="16"/>
                <w:szCs w:val="16"/>
              </w:rPr>
              <w:t>%</w:t>
            </w:r>
          </w:p>
        </w:tc>
        <w:tc>
          <w:tcPr>
            <w:tcW w:w="1134" w:type="dxa"/>
          </w:tcPr>
          <w:p w14:paraId="6D94B577"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3,25</w:t>
            </w:r>
            <w:r w:rsidRPr="009676D7">
              <w:rPr>
                <w:rFonts w:ascii="Times New Roman" w:eastAsia="Calibri" w:hAnsi="Times New Roman" w:cs="Times New Roman"/>
                <w:sz w:val="16"/>
                <w:szCs w:val="16"/>
              </w:rPr>
              <w:t>%</w:t>
            </w:r>
          </w:p>
        </w:tc>
        <w:tc>
          <w:tcPr>
            <w:tcW w:w="992" w:type="dxa"/>
          </w:tcPr>
          <w:p w14:paraId="7D0276E2"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1.418</w:t>
            </w:r>
          </w:p>
        </w:tc>
        <w:tc>
          <w:tcPr>
            <w:tcW w:w="992" w:type="dxa"/>
          </w:tcPr>
          <w:p w14:paraId="6297C897"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35,30</w:t>
            </w:r>
            <w:r w:rsidRPr="009676D7">
              <w:rPr>
                <w:rFonts w:ascii="Times New Roman" w:eastAsia="Calibri" w:hAnsi="Times New Roman" w:cs="Times New Roman"/>
                <w:sz w:val="16"/>
                <w:szCs w:val="16"/>
              </w:rPr>
              <w:t>%</w:t>
            </w:r>
          </w:p>
        </w:tc>
        <w:tc>
          <w:tcPr>
            <w:tcW w:w="1134" w:type="dxa"/>
          </w:tcPr>
          <w:p w14:paraId="73F738DF"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1,48</w:t>
            </w:r>
            <w:r w:rsidRPr="009676D7">
              <w:rPr>
                <w:rFonts w:ascii="Times New Roman" w:eastAsia="Calibri" w:hAnsi="Times New Roman" w:cs="Times New Roman"/>
                <w:sz w:val="16"/>
                <w:szCs w:val="16"/>
              </w:rPr>
              <w:t>%</w:t>
            </w:r>
          </w:p>
        </w:tc>
      </w:tr>
      <w:tr w:rsidR="004863D8" w:rsidRPr="009676D7" w14:paraId="69CFD1EA" w14:textId="77777777" w:rsidTr="00F149A0">
        <w:tc>
          <w:tcPr>
            <w:tcW w:w="1129" w:type="dxa"/>
          </w:tcPr>
          <w:p w14:paraId="35B4A46B"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lastRenderedPageBreak/>
              <w:t>Toledo</w:t>
            </w:r>
          </w:p>
        </w:tc>
        <w:tc>
          <w:tcPr>
            <w:tcW w:w="1041" w:type="dxa"/>
          </w:tcPr>
          <w:p w14:paraId="6E1474E9"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4.824</w:t>
            </w:r>
          </w:p>
        </w:tc>
        <w:tc>
          <w:tcPr>
            <w:tcW w:w="1227" w:type="dxa"/>
          </w:tcPr>
          <w:p w14:paraId="21D5F8E5"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2,75</w:t>
            </w:r>
            <w:r w:rsidRPr="009676D7">
              <w:rPr>
                <w:rFonts w:ascii="Times New Roman" w:eastAsia="Calibri" w:hAnsi="Times New Roman" w:cs="Times New Roman"/>
                <w:sz w:val="16"/>
                <w:szCs w:val="16"/>
              </w:rPr>
              <w:t>%</w:t>
            </w:r>
          </w:p>
        </w:tc>
        <w:tc>
          <w:tcPr>
            <w:tcW w:w="993" w:type="dxa"/>
          </w:tcPr>
          <w:p w14:paraId="28BA328C"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1.758</w:t>
            </w:r>
          </w:p>
        </w:tc>
        <w:tc>
          <w:tcPr>
            <w:tcW w:w="992" w:type="dxa"/>
          </w:tcPr>
          <w:p w14:paraId="0A31F809"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36,44</w:t>
            </w:r>
            <w:r w:rsidRPr="009676D7">
              <w:rPr>
                <w:rFonts w:ascii="Times New Roman" w:eastAsia="Calibri" w:hAnsi="Times New Roman" w:cs="Times New Roman"/>
                <w:sz w:val="16"/>
                <w:szCs w:val="16"/>
              </w:rPr>
              <w:t>%</w:t>
            </w:r>
          </w:p>
        </w:tc>
        <w:tc>
          <w:tcPr>
            <w:tcW w:w="1134" w:type="dxa"/>
          </w:tcPr>
          <w:p w14:paraId="3A051636"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2,20</w:t>
            </w:r>
            <w:r w:rsidRPr="009676D7">
              <w:rPr>
                <w:rFonts w:ascii="Times New Roman" w:eastAsia="Calibri" w:hAnsi="Times New Roman" w:cs="Times New Roman"/>
                <w:sz w:val="16"/>
                <w:szCs w:val="16"/>
              </w:rPr>
              <w:t>%</w:t>
            </w:r>
          </w:p>
        </w:tc>
        <w:tc>
          <w:tcPr>
            <w:tcW w:w="992" w:type="dxa"/>
          </w:tcPr>
          <w:p w14:paraId="7031DE25"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3.066</w:t>
            </w:r>
          </w:p>
        </w:tc>
        <w:tc>
          <w:tcPr>
            <w:tcW w:w="992" w:type="dxa"/>
          </w:tcPr>
          <w:p w14:paraId="44242B0D"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63,56</w:t>
            </w:r>
            <w:r w:rsidRPr="009676D7">
              <w:rPr>
                <w:rFonts w:ascii="Times New Roman" w:eastAsia="Calibri" w:hAnsi="Times New Roman" w:cs="Times New Roman"/>
                <w:sz w:val="16"/>
                <w:szCs w:val="16"/>
              </w:rPr>
              <w:t>%</w:t>
            </w:r>
          </w:p>
        </w:tc>
        <w:tc>
          <w:tcPr>
            <w:tcW w:w="1134" w:type="dxa"/>
          </w:tcPr>
          <w:p w14:paraId="3A946412"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3,21</w:t>
            </w:r>
            <w:r w:rsidRPr="009676D7">
              <w:rPr>
                <w:rFonts w:ascii="Times New Roman" w:eastAsia="Calibri" w:hAnsi="Times New Roman" w:cs="Times New Roman"/>
                <w:sz w:val="16"/>
                <w:szCs w:val="16"/>
              </w:rPr>
              <w:t>%</w:t>
            </w:r>
          </w:p>
        </w:tc>
      </w:tr>
      <w:tr w:rsidR="004863D8" w:rsidRPr="009676D7" w14:paraId="1E6522CF" w14:textId="77777777" w:rsidTr="00F149A0">
        <w:tc>
          <w:tcPr>
            <w:tcW w:w="1129" w:type="dxa"/>
          </w:tcPr>
          <w:p w14:paraId="64B4F3DE"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Valdivia</w:t>
            </w:r>
          </w:p>
        </w:tc>
        <w:tc>
          <w:tcPr>
            <w:tcW w:w="1041" w:type="dxa"/>
          </w:tcPr>
          <w:p w14:paraId="0CFC8124"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15.014</w:t>
            </w:r>
          </w:p>
        </w:tc>
        <w:tc>
          <w:tcPr>
            <w:tcW w:w="1227" w:type="dxa"/>
          </w:tcPr>
          <w:p w14:paraId="4DF2EE5C"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8,56</w:t>
            </w:r>
            <w:r w:rsidRPr="009676D7">
              <w:rPr>
                <w:rFonts w:ascii="Times New Roman" w:eastAsia="Calibri" w:hAnsi="Times New Roman" w:cs="Times New Roman"/>
                <w:sz w:val="16"/>
                <w:szCs w:val="16"/>
              </w:rPr>
              <w:t>%</w:t>
            </w:r>
          </w:p>
        </w:tc>
        <w:tc>
          <w:tcPr>
            <w:tcW w:w="993" w:type="dxa"/>
          </w:tcPr>
          <w:p w14:paraId="7BAF26AB"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4.414</w:t>
            </w:r>
          </w:p>
        </w:tc>
        <w:tc>
          <w:tcPr>
            <w:tcW w:w="992" w:type="dxa"/>
          </w:tcPr>
          <w:p w14:paraId="096B79DE"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29,40</w:t>
            </w:r>
            <w:r w:rsidRPr="009676D7">
              <w:rPr>
                <w:rFonts w:ascii="Times New Roman" w:eastAsia="Calibri" w:hAnsi="Times New Roman" w:cs="Times New Roman"/>
                <w:sz w:val="16"/>
                <w:szCs w:val="16"/>
              </w:rPr>
              <w:t>%</w:t>
            </w:r>
          </w:p>
        </w:tc>
        <w:tc>
          <w:tcPr>
            <w:tcW w:w="1134" w:type="dxa"/>
          </w:tcPr>
          <w:p w14:paraId="7B2EE3FB"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5,53</w:t>
            </w:r>
            <w:r w:rsidRPr="009676D7">
              <w:rPr>
                <w:rFonts w:ascii="Times New Roman" w:eastAsia="Calibri" w:hAnsi="Times New Roman" w:cs="Times New Roman"/>
                <w:sz w:val="16"/>
                <w:szCs w:val="16"/>
              </w:rPr>
              <w:t>%</w:t>
            </w:r>
          </w:p>
        </w:tc>
        <w:tc>
          <w:tcPr>
            <w:tcW w:w="992" w:type="dxa"/>
          </w:tcPr>
          <w:p w14:paraId="50ED0613"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10.600</w:t>
            </w:r>
          </w:p>
        </w:tc>
        <w:tc>
          <w:tcPr>
            <w:tcW w:w="992" w:type="dxa"/>
          </w:tcPr>
          <w:p w14:paraId="300EE457"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70,60</w:t>
            </w:r>
            <w:r w:rsidRPr="009676D7">
              <w:rPr>
                <w:rFonts w:ascii="Times New Roman" w:eastAsia="Calibri" w:hAnsi="Times New Roman" w:cs="Times New Roman"/>
                <w:sz w:val="16"/>
                <w:szCs w:val="16"/>
              </w:rPr>
              <w:t>%</w:t>
            </w:r>
          </w:p>
        </w:tc>
        <w:tc>
          <w:tcPr>
            <w:tcW w:w="1134" w:type="dxa"/>
          </w:tcPr>
          <w:p w14:paraId="465AA47D"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11,08</w:t>
            </w:r>
            <w:r w:rsidRPr="009676D7">
              <w:rPr>
                <w:rFonts w:ascii="Times New Roman" w:eastAsia="Calibri" w:hAnsi="Times New Roman" w:cs="Times New Roman"/>
                <w:sz w:val="16"/>
                <w:szCs w:val="16"/>
              </w:rPr>
              <w:t>%</w:t>
            </w:r>
          </w:p>
        </w:tc>
      </w:tr>
      <w:tr w:rsidR="004863D8" w:rsidRPr="009676D7" w14:paraId="6D090F8E" w14:textId="77777777" w:rsidTr="00F149A0">
        <w:tc>
          <w:tcPr>
            <w:tcW w:w="1129" w:type="dxa"/>
          </w:tcPr>
          <w:p w14:paraId="28F5190C"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Yarumal</w:t>
            </w:r>
          </w:p>
        </w:tc>
        <w:tc>
          <w:tcPr>
            <w:tcW w:w="1041" w:type="dxa"/>
          </w:tcPr>
          <w:p w14:paraId="5DCE9D86"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41.884</w:t>
            </w:r>
          </w:p>
        </w:tc>
        <w:tc>
          <w:tcPr>
            <w:tcW w:w="1227" w:type="dxa"/>
          </w:tcPr>
          <w:p w14:paraId="5A7E1869"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23,87</w:t>
            </w:r>
            <w:r w:rsidRPr="009676D7">
              <w:rPr>
                <w:rFonts w:ascii="Times New Roman" w:eastAsia="Calibri" w:hAnsi="Times New Roman" w:cs="Times New Roman"/>
                <w:sz w:val="16"/>
                <w:szCs w:val="16"/>
              </w:rPr>
              <w:t>%</w:t>
            </w:r>
          </w:p>
        </w:tc>
        <w:tc>
          <w:tcPr>
            <w:tcW w:w="993" w:type="dxa"/>
          </w:tcPr>
          <w:p w14:paraId="327B6237"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30.065</w:t>
            </w:r>
          </w:p>
        </w:tc>
        <w:tc>
          <w:tcPr>
            <w:tcW w:w="992" w:type="dxa"/>
          </w:tcPr>
          <w:p w14:paraId="4273AB4D"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71,78</w:t>
            </w:r>
            <w:r w:rsidRPr="009676D7">
              <w:rPr>
                <w:rFonts w:ascii="Times New Roman" w:eastAsia="Calibri" w:hAnsi="Times New Roman" w:cs="Times New Roman"/>
                <w:sz w:val="16"/>
                <w:szCs w:val="16"/>
              </w:rPr>
              <w:t>%</w:t>
            </w:r>
          </w:p>
        </w:tc>
        <w:tc>
          <w:tcPr>
            <w:tcW w:w="1134" w:type="dxa"/>
          </w:tcPr>
          <w:p w14:paraId="6A7F8236"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37,65</w:t>
            </w:r>
            <w:r w:rsidRPr="009676D7">
              <w:rPr>
                <w:rFonts w:ascii="Times New Roman" w:eastAsia="Calibri" w:hAnsi="Times New Roman" w:cs="Times New Roman"/>
                <w:sz w:val="16"/>
                <w:szCs w:val="16"/>
              </w:rPr>
              <w:t>%</w:t>
            </w:r>
          </w:p>
        </w:tc>
        <w:tc>
          <w:tcPr>
            <w:tcW w:w="992" w:type="dxa"/>
          </w:tcPr>
          <w:p w14:paraId="38B33845" w14:textId="77777777" w:rsidR="004863D8" w:rsidRPr="009676D7" w:rsidRDefault="004863D8" w:rsidP="00F149A0">
            <w:pPr>
              <w:rPr>
                <w:rFonts w:ascii="Times New Roman" w:hAnsi="Times New Roman" w:cs="Times New Roman"/>
                <w:sz w:val="16"/>
                <w:szCs w:val="16"/>
              </w:rPr>
            </w:pPr>
            <w:r w:rsidRPr="009676D7">
              <w:rPr>
                <w:rFonts w:ascii="Times New Roman" w:eastAsia="Calibri" w:hAnsi="Times New Roman" w:cs="Times New Roman"/>
                <w:sz w:val="16"/>
                <w:szCs w:val="16"/>
              </w:rPr>
              <w:t>11.819</w:t>
            </w:r>
          </w:p>
        </w:tc>
        <w:tc>
          <w:tcPr>
            <w:tcW w:w="992" w:type="dxa"/>
          </w:tcPr>
          <w:p w14:paraId="4E82830F"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28,22</w:t>
            </w:r>
            <w:r w:rsidRPr="009676D7">
              <w:rPr>
                <w:rFonts w:ascii="Times New Roman" w:eastAsia="Calibri" w:hAnsi="Times New Roman" w:cs="Times New Roman"/>
                <w:sz w:val="16"/>
                <w:szCs w:val="16"/>
              </w:rPr>
              <w:t>%</w:t>
            </w:r>
          </w:p>
        </w:tc>
        <w:tc>
          <w:tcPr>
            <w:tcW w:w="1134" w:type="dxa"/>
          </w:tcPr>
          <w:p w14:paraId="7FEAC809" w14:textId="77777777" w:rsidR="004863D8" w:rsidRPr="009676D7" w:rsidRDefault="004863D8" w:rsidP="00F149A0">
            <w:pPr>
              <w:rPr>
                <w:rFonts w:ascii="Times New Roman" w:hAnsi="Times New Roman" w:cs="Times New Roman"/>
                <w:sz w:val="16"/>
                <w:szCs w:val="16"/>
              </w:rPr>
            </w:pPr>
            <w:r>
              <w:rPr>
                <w:rFonts w:ascii="Times New Roman" w:eastAsia="Calibri" w:hAnsi="Times New Roman" w:cs="Times New Roman"/>
                <w:sz w:val="16"/>
                <w:szCs w:val="16"/>
              </w:rPr>
              <w:t>12,36</w:t>
            </w:r>
            <w:r w:rsidRPr="009676D7">
              <w:rPr>
                <w:rFonts w:ascii="Times New Roman" w:eastAsia="Calibri" w:hAnsi="Times New Roman" w:cs="Times New Roman"/>
                <w:sz w:val="16"/>
                <w:szCs w:val="16"/>
              </w:rPr>
              <w:t>%</w:t>
            </w:r>
          </w:p>
        </w:tc>
      </w:tr>
      <w:tr w:rsidR="004863D8" w:rsidRPr="009676D7" w14:paraId="0680CFE6" w14:textId="77777777" w:rsidTr="00F149A0">
        <w:trPr>
          <w:trHeight w:val="120"/>
        </w:trPr>
        <w:tc>
          <w:tcPr>
            <w:tcW w:w="1129" w:type="dxa"/>
          </w:tcPr>
          <w:p w14:paraId="0FA6B865" w14:textId="77777777" w:rsidR="004863D8" w:rsidRPr="009676D7" w:rsidRDefault="004863D8" w:rsidP="00F149A0">
            <w:pPr>
              <w:jc w:val="left"/>
              <w:rPr>
                <w:rFonts w:ascii="Times New Roman" w:hAnsi="Times New Roman" w:cs="Times New Roman"/>
                <w:b/>
                <w:sz w:val="16"/>
                <w:szCs w:val="16"/>
              </w:rPr>
            </w:pPr>
            <w:r w:rsidRPr="009676D7">
              <w:rPr>
                <w:rFonts w:ascii="Times New Roman" w:hAnsi="Times New Roman" w:cs="Times New Roman"/>
                <w:b/>
                <w:sz w:val="16"/>
                <w:szCs w:val="16"/>
              </w:rPr>
              <w:t>Total, Provincia </w:t>
            </w:r>
          </w:p>
        </w:tc>
        <w:tc>
          <w:tcPr>
            <w:tcW w:w="1041" w:type="dxa"/>
          </w:tcPr>
          <w:p w14:paraId="09FCAD46" w14:textId="77777777" w:rsidR="004863D8" w:rsidRPr="009676D7" w:rsidRDefault="004863D8" w:rsidP="00F149A0">
            <w:pPr>
              <w:rPr>
                <w:rFonts w:ascii="Times New Roman" w:eastAsia="Calibri" w:hAnsi="Times New Roman" w:cs="Times New Roman"/>
                <w:b/>
                <w:sz w:val="16"/>
                <w:szCs w:val="16"/>
              </w:rPr>
            </w:pPr>
            <w:r w:rsidRPr="009676D7">
              <w:rPr>
                <w:rFonts w:ascii="Times New Roman" w:eastAsia="Calibri" w:hAnsi="Times New Roman" w:cs="Times New Roman"/>
                <w:b/>
                <w:sz w:val="16"/>
                <w:szCs w:val="16"/>
              </w:rPr>
              <w:t>175.488</w:t>
            </w:r>
          </w:p>
        </w:tc>
        <w:tc>
          <w:tcPr>
            <w:tcW w:w="1227" w:type="dxa"/>
          </w:tcPr>
          <w:p w14:paraId="3D8FFAD8" w14:textId="77777777" w:rsidR="004863D8" w:rsidRPr="009676D7" w:rsidRDefault="004863D8" w:rsidP="00F149A0">
            <w:pPr>
              <w:rPr>
                <w:rFonts w:ascii="Times New Roman" w:eastAsia="Calibri" w:hAnsi="Times New Roman" w:cs="Times New Roman"/>
                <w:b/>
                <w:sz w:val="16"/>
                <w:szCs w:val="16"/>
              </w:rPr>
            </w:pPr>
            <w:r w:rsidRPr="009676D7">
              <w:rPr>
                <w:rFonts w:ascii="Times New Roman" w:eastAsia="Calibri" w:hAnsi="Times New Roman" w:cs="Times New Roman"/>
                <w:b/>
                <w:sz w:val="16"/>
                <w:szCs w:val="16"/>
              </w:rPr>
              <w:t>100%</w:t>
            </w:r>
          </w:p>
        </w:tc>
        <w:tc>
          <w:tcPr>
            <w:tcW w:w="993" w:type="dxa"/>
          </w:tcPr>
          <w:p w14:paraId="579714F2" w14:textId="77777777" w:rsidR="004863D8" w:rsidRPr="009676D7" w:rsidRDefault="004863D8" w:rsidP="00F149A0">
            <w:pPr>
              <w:rPr>
                <w:rFonts w:ascii="Times New Roman" w:eastAsia="Calibri" w:hAnsi="Times New Roman" w:cs="Times New Roman"/>
                <w:b/>
                <w:sz w:val="16"/>
                <w:szCs w:val="16"/>
              </w:rPr>
            </w:pPr>
            <w:r w:rsidRPr="009676D7">
              <w:rPr>
                <w:rFonts w:ascii="Times New Roman" w:eastAsia="Calibri" w:hAnsi="Times New Roman" w:cs="Times New Roman"/>
                <w:b/>
                <w:sz w:val="16"/>
                <w:szCs w:val="16"/>
              </w:rPr>
              <w:t>79.850</w:t>
            </w:r>
          </w:p>
        </w:tc>
        <w:tc>
          <w:tcPr>
            <w:tcW w:w="992" w:type="dxa"/>
          </w:tcPr>
          <w:p w14:paraId="5A0B7801" w14:textId="77777777" w:rsidR="004863D8" w:rsidRPr="009676D7" w:rsidRDefault="004863D8" w:rsidP="00F149A0">
            <w:pPr>
              <w:rPr>
                <w:rFonts w:ascii="Times New Roman" w:eastAsia="Calibri" w:hAnsi="Times New Roman" w:cs="Times New Roman"/>
                <w:b/>
                <w:sz w:val="16"/>
                <w:szCs w:val="16"/>
              </w:rPr>
            </w:pPr>
            <w:r w:rsidRPr="009676D7">
              <w:rPr>
                <w:rFonts w:ascii="Times New Roman" w:eastAsia="Calibri" w:hAnsi="Times New Roman" w:cs="Times New Roman"/>
                <w:b/>
                <w:sz w:val="16"/>
                <w:szCs w:val="16"/>
              </w:rPr>
              <w:t>46%</w:t>
            </w:r>
          </w:p>
        </w:tc>
        <w:tc>
          <w:tcPr>
            <w:tcW w:w="1134" w:type="dxa"/>
          </w:tcPr>
          <w:p w14:paraId="0507B461" w14:textId="77777777" w:rsidR="004863D8" w:rsidRPr="009676D7" w:rsidRDefault="004863D8" w:rsidP="00F149A0">
            <w:pPr>
              <w:rPr>
                <w:rFonts w:ascii="Times New Roman" w:eastAsia="Calibri" w:hAnsi="Times New Roman" w:cs="Times New Roman"/>
                <w:b/>
                <w:sz w:val="16"/>
                <w:szCs w:val="16"/>
              </w:rPr>
            </w:pPr>
            <w:r w:rsidRPr="009676D7">
              <w:rPr>
                <w:rFonts w:ascii="Times New Roman" w:eastAsia="Calibri" w:hAnsi="Times New Roman" w:cs="Times New Roman"/>
                <w:b/>
                <w:sz w:val="16"/>
                <w:szCs w:val="16"/>
              </w:rPr>
              <w:t>100%</w:t>
            </w:r>
          </w:p>
        </w:tc>
        <w:tc>
          <w:tcPr>
            <w:tcW w:w="992" w:type="dxa"/>
          </w:tcPr>
          <w:p w14:paraId="139FA3F0" w14:textId="77777777" w:rsidR="004863D8" w:rsidRPr="009676D7" w:rsidRDefault="004863D8" w:rsidP="00F149A0">
            <w:pPr>
              <w:rPr>
                <w:rFonts w:ascii="Times New Roman" w:eastAsia="Calibri" w:hAnsi="Times New Roman" w:cs="Times New Roman"/>
                <w:b/>
                <w:sz w:val="16"/>
                <w:szCs w:val="16"/>
              </w:rPr>
            </w:pPr>
            <w:r w:rsidRPr="009676D7">
              <w:rPr>
                <w:rFonts w:ascii="Times New Roman" w:eastAsia="Calibri" w:hAnsi="Times New Roman" w:cs="Times New Roman"/>
                <w:b/>
                <w:sz w:val="16"/>
                <w:szCs w:val="16"/>
              </w:rPr>
              <w:t>95.638</w:t>
            </w:r>
          </w:p>
        </w:tc>
        <w:tc>
          <w:tcPr>
            <w:tcW w:w="992" w:type="dxa"/>
          </w:tcPr>
          <w:p w14:paraId="6E60F897" w14:textId="77777777" w:rsidR="004863D8" w:rsidRPr="009676D7" w:rsidRDefault="004863D8" w:rsidP="00F149A0">
            <w:pPr>
              <w:rPr>
                <w:rFonts w:ascii="Times New Roman" w:eastAsia="Calibri" w:hAnsi="Times New Roman" w:cs="Times New Roman"/>
                <w:b/>
                <w:sz w:val="16"/>
                <w:szCs w:val="16"/>
              </w:rPr>
            </w:pPr>
            <w:r w:rsidRPr="009676D7">
              <w:rPr>
                <w:rFonts w:ascii="Times New Roman" w:eastAsia="Calibri" w:hAnsi="Times New Roman" w:cs="Times New Roman"/>
                <w:b/>
                <w:sz w:val="16"/>
                <w:szCs w:val="16"/>
              </w:rPr>
              <w:t>54%</w:t>
            </w:r>
          </w:p>
        </w:tc>
        <w:tc>
          <w:tcPr>
            <w:tcW w:w="1134" w:type="dxa"/>
          </w:tcPr>
          <w:p w14:paraId="192DA0DC" w14:textId="77777777" w:rsidR="004863D8" w:rsidRPr="009676D7" w:rsidRDefault="004863D8" w:rsidP="00F149A0">
            <w:pPr>
              <w:rPr>
                <w:rFonts w:ascii="Times New Roman" w:eastAsia="Calibri" w:hAnsi="Times New Roman" w:cs="Times New Roman"/>
                <w:b/>
                <w:sz w:val="16"/>
                <w:szCs w:val="16"/>
              </w:rPr>
            </w:pPr>
            <w:r w:rsidRPr="009676D7">
              <w:rPr>
                <w:rFonts w:ascii="Times New Roman" w:eastAsia="Calibri" w:hAnsi="Times New Roman" w:cs="Times New Roman"/>
                <w:b/>
                <w:sz w:val="16"/>
                <w:szCs w:val="16"/>
              </w:rPr>
              <w:t>100%</w:t>
            </w:r>
          </w:p>
        </w:tc>
      </w:tr>
      <w:tr w:rsidR="004863D8" w:rsidRPr="009676D7" w14:paraId="346314C8" w14:textId="77777777" w:rsidTr="00F149A0">
        <w:tc>
          <w:tcPr>
            <w:tcW w:w="1129" w:type="dxa"/>
          </w:tcPr>
          <w:p w14:paraId="16B451F8" w14:textId="77777777" w:rsidR="004863D8" w:rsidRPr="009676D7" w:rsidRDefault="004863D8" w:rsidP="00F149A0">
            <w:pPr>
              <w:jc w:val="left"/>
              <w:rPr>
                <w:rFonts w:ascii="Times New Roman" w:hAnsi="Times New Roman" w:cs="Times New Roman"/>
                <w:b/>
                <w:sz w:val="16"/>
                <w:szCs w:val="16"/>
              </w:rPr>
            </w:pPr>
            <w:r w:rsidRPr="009676D7">
              <w:rPr>
                <w:rFonts w:ascii="Times New Roman" w:hAnsi="Times New Roman" w:cs="Times New Roman"/>
                <w:b/>
                <w:sz w:val="16"/>
                <w:szCs w:val="16"/>
              </w:rPr>
              <w:t>Total, Subregión</w:t>
            </w:r>
          </w:p>
        </w:tc>
        <w:tc>
          <w:tcPr>
            <w:tcW w:w="1041" w:type="dxa"/>
          </w:tcPr>
          <w:p w14:paraId="1EB95F67" w14:textId="77777777" w:rsidR="004863D8" w:rsidRPr="009676D7" w:rsidRDefault="004863D8" w:rsidP="00F149A0">
            <w:pPr>
              <w:rPr>
                <w:rFonts w:ascii="Times New Roman" w:hAnsi="Times New Roman" w:cs="Times New Roman"/>
                <w:b/>
                <w:sz w:val="16"/>
                <w:szCs w:val="16"/>
              </w:rPr>
            </w:pPr>
            <w:r w:rsidRPr="009676D7">
              <w:rPr>
                <w:rFonts w:ascii="Times New Roman" w:eastAsia="Calibri" w:hAnsi="Times New Roman" w:cs="Times New Roman"/>
                <w:b/>
                <w:sz w:val="16"/>
                <w:szCs w:val="16"/>
              </w:rPr>
              <w:t>255.681</w:t>
            </w:r>
          </w:p>
        </w:tc>
        <w:tc>
          <w:tcPr>
            <w:tcW w:w="1227" w:type="dxa"/>
          </w:tcPr>
          <w:p w14:paraId="488DB0C2" w14:textId="77777777" w:rsidR="004863D8" w:rsidRPr="009676D7" w:rsidRDefault="004863D8" w:rsidP="00F149A0">
            <w:pPr>
              <w:rPr>
                <w:rFonts w:ascii="Times New Roman" w:hAnsi="Times New Roman" w:cs="Times New Roman"/>
                <w:b/>
                <w:sz w:val="16"/>
                <w:szCs w:val="16"/>
              </w:rPr>
            </w:pPr>
            <w:r w:rsidRPr="009676D7">
              <w:rPr>
                <w:rFonts w:ascii="Times New Roman" w:eastAsia="Calibri" w:hAnsi="Times New Roman" w:cs="Times New Roman"/>
                <w:b/>
                <w:sz w:val="16"/>
                <w:szCs w:val="16"/>
              </w:rPr>
              <w:t xml:space="preserve"> -</w:t>
            </w:r>
          </w:p>
        </w:tc>
        <w:tc>
          <w:tcPr>
            <w:tcW w:w="993" w:type="dxa"/>
          </w:tcPr>
          <w:p w14:paraId="7EC2E11C" w14:textId="77777777" w:rsidR="004863D8" w:rsidRPr="009676D7" w:rsidRDefault="004863D8" w:rsidP="00F149A0">
            <w:pPr>
              <w:rPr>
                <w:rFonts w:ascii="Times New Roman" w:hAnsi="Times New Roman" w:cs="Times New Roman"/>
                <w:b/>
                <w:sz w:val="16"/>
                <w:szCs w:val="16"/>
              </w:rPr>
            </w:pPr>
            <w:r w:rsidRPr="009676D7">
              <w:rPr>
                <w:rFonts w:ascii="Times New Roman" w:eastAsia="Calibri" w:hAnsi="Times New Roman" w:cs="Times New Roman"/>
                <w:b/>
                <w:sz w:val="16"/>
                <w:szCs w:val="16"/>
              </w:rPr>
              <w:t>127.611</w:t>
            </w:r>
          </w:p>
        </w:tc>
        <w:tc>
          <w:tcPr>
            <w:tcW w:w="992" w:type="dxa"/>
          </w:tcPr>
          <w:p w14:paraId="1542D8D3" w14:textId="77777777" w:rsidR="004863D8" w:rsidRPr="009676D7" w:rsidRDefault="004863D8" w:rsidP="00F149A0">
            <w:pPr>
              <w:rPr>
                <w:rFonts w:ascii="Times New Roman" w:hAnsi="Times New Roman" w:cs="Times New Roman"/>
                <w:b/>
                <w:sz w:val="16"/>
                <w:szCs w:val="16"/>
              </w:rPr>
            </w:pPr>
            <w:r>
              <w:rPr>
                <w:rFonts w:ascii="Times New Roman" w:eastAsia="Calibri" w:hAnsi="Times New Roman" w:cs="Times New Roman"/>
                <w:b/>
                <w:sz w:val="16"/>
                <w:szCs w:val="16"/>
              </w:rPr>
              <w:t>49,91</w:t>
            </w:r>
            <w:r w:rsidRPr="009676D7">
              <w:rPr>
                <w:rFonts w:ascii="Times New Roman" w:eastAsia="Calibri" w:hAnsi="Times New Roman" w:cs="Times New Roman"/>
                <w:b/>
                <w:sz w:val="16"/>
                <w:szCs w:val="16"/>
              </w:rPr>
              <w:t>%</w:t>
            </w:r>
          </w:p>
        </w:tc>
        <w:tc>
          <w:tcPr>
            <w:tcW w:w="1134" w:type="dxa"/>
          </w:tcPr>
          <w:p w14:paraId="4084CEA0" w14:textId="77777777" w:rsidR="004863D8" w:rsidRPr="009676D7" w:rsidRDefault="004863D8" w:rsidP="00F149A0">
            <w:pPr>
              <w:rPr>
                <w:rFonts w:ascii="Times New Roman" w:hAnsi="Times New Roman" w:cs="Times New Roman"/>
                <w:b/>
                <w:sz w:val="16"/>
                <w:szCs w:val="16"/>
              </w:rPr>
            </w:pPr>
            <w:r w:rsidRPr="009676D7">
              <w:rPr>
                <w:rFonts w:ascii="Times New Roman" w:eastAsia="Calibri" w:hAnsi="Times New Roman" w:cs="Times New Roman"/>
                <w:b/>
                <w:sz w:val="16"/>
                <w:szCs w:val="16"/>
              </w:rPr>
              <w:t xml:space="preserve"> -</w:t>
            </w:r>
          </w:p>
        </w:tc>
        <w:tc>
          <w:tcPr>
            <w:tcW w:w="992" w:type="dxa"/>
          </w:tcPr>
          <w:p w14:paraId="41F79DE7" w14:textId="77777777" w:rsidR="004863D8" w:rsidRPr="009676D7" w:rsidRDefault="004863D8" w:rsidP="00F149A0">
            <w:pPr>
              <w:rPr>
                <w:rFonts w:ascii="Times New Roman" w:hAnsi="Times New Roman" w:cs="Times New Roman"/>
                <w:b/>
                <w:sz w:val="16"/>
                <w:szCs w:val="16"/>
              </w:rPr>
            </w:pPr>
            <w:r w:rsidRPr="009676D7">
              <w:rPr>
                <w:rFonts w:ascii="Times New Roman" w:eastAsia="Calibri" w:hAnsi="Times New Roman" w:cs="Times New Roman"/>
                <w:b/>
                <w:sz w:val="16"/>
                <w:szCs w:val="16"/>
              </w:rPr>
              <w:t>128.070</w:t>
            </w:r>
          </w:p>
        </w:tc>
        <w:tc>
          <w:tcPr>
            <w:tcW w:w="992" w:type="dxa"/>
          </w:tcPr>
          <w:p w14:paraId="53716F39" w14:textId="77777777" w:rsidR="004863D8" w:rsidRPr="009676D7" w:rsidRDefault="004863D8" w:rsidP="00F149A0">
            <w:pPr>
              <w:rPr>
                <w:rFonts w:ascii="Times New Roman" w:hAnsi="Times New Roman" w:cs="Times New Roman"/>
                <w:b/>
                <w:sz w:val="16"/>
                <w:szCs w:val="16"/>
              </w:rPr>
            </w:pPr>
            <w:r>
              <w:rPr>
                <w:rFonts w:ascii="Times New Roman" w:eastAsia="Calibri" w:hAnsi="Times New Roman" w:cs="Times New Roman"/>
                <w:b/>
                <w:sz w:val="16"/>
                <w:szCs w:val="16"/>
              </w:rPr>
              <w:t>50,09</w:t>
            </w:r>
            <w:r w:rsidRPr="009676D7">
              <w:rPr>
                <w:rFonts w:ascii="Times New Roman" w:eastAsia="Calibri" w:hAnsi="Times New Roman" w:cs="Times New Roman"/>
                <w:b/>
                <w:sz w:val="16"/>
                <w:szCs w:val="16"/>
              </w:rPr>
              <w:t>%</w:t>
            </w:r>
          </w:p>
        </w:tc>
        <w:tc>
          <w:tcPr>
            <w:tcW w:w="1134" w:type="dxa"/>
          </w:tcPr>
          <w:p w14:paraId="41C4C269" w14:textId="77777777" w:rsidR="004863D8" w:rsidRPr="009676D7" w:rsidRDefault="004863D8" w:rsidP="00F149A0">
            <w:pPr>
              <w:rPr>
                <w:rFonts w:ascii="Times New Roman" w:eastAsia="Calibri" w:hAnsi="Times New Roman" w:cs="Times New Roman"/>
                <w:b/>
                <w:sz w:val="16"/>
                <w:szCs w:val="16"/>
              </w:rPr>
            </w:pPr>
            <w:r w:rsidRPr="009676D7">
              <w:rPr>
                <w:rFonts w:ascii="Times New Roman" w:eastAsia="Calibri" w:hAnsi="Times New Roman" w:cs="Times New Roman"/>
                <w:b/>
                <w:sz w:val="16"/>
                <w:szCs w:val="16"/>
              </w:rPr>
              <w:t>-</w:t>
            </w:r>
          </w:p>
        </w:tc>
      </w:tr>
      <w:tr w:rsidR="004863D8" w:rsidRPr="009676D7" w14:paraId="4FE74D97" w14:textId="77777777" w:rsidTr="00F149A0">
        <w:tc>
          <w:tcPr>
            <w:tcW w:w="1129" w:type="dxa"/>
          </w:tcPr>
          <w:p w14:paraId="5820FFF1" w14:textId="77777777" w:rsidR="004863D8" w:rsidRPr="009676D7" w:rsidRDefault="004863D8" w:rsidP="00F149A0">
            <w:pPr>
              <w:jc w:val="left"/>
              <w:rPr>
                <w:rFonts w:ascii="Times New Roman" w:hAnsi="Times New Roman" w:cs="Times New Roman"/>
                <w:b/>
                <w:sz w:val="16"/>
                <w:szCs w:val="16"/>
              </w:rPr>
            </w:pPr>
            <w:r w:rsidRPr="009676D7">
              <w:rPr>
                <w:rFonts w:ascii="Times New Roman" w:hAnsi="Times New Roman" w:cs="Times New Roman"/>
                <w:b/>
                <w:sz w:val="16"/>
                <w:szCs w:val="16"/>
              </w:rPr>
              <w:t>Total, Departamento</w:t>
            </w:r>
          </w:p>
        </w:tc>
        <w:tc>
          <w:tcPr>
            <w:tcW w:w="1041" w:type="dxa"/>
          </w:tcPr>
          <w:p w14:paraId="05079EBD" w14:textId="77777777" w:rsidR="004863D8" w:rsidRPr="009676D7" w:rsidRDefault="004863D8" w:rsidP="00F149A0">
            <w:pPr>
              <w:rPr>
                <w:rFonts w:ascii="Times New Roman" w:hAnsi="Times New Roman" w:cs="Times New Roman"/>
                <w:b/>
                <w:sz w:val="16"/>
                <w:szCs w:val="16"/>
              </w:rPr>
            </w:pPr>
            <w:r w:rsidRPr="009676D7">
              <w:rPr>
                <w:rFonts w:ascii="Times New Roman" w:eastAsia="Calibri" w:hAnsi="Times New Roman" w:cs="Times New Roman"/>
                <w:b/>
                <w:sz w:val="16"/>
                <w:szCs w:val="16"/>
              </w:rPr>
              <w:t>6.928.372</w:t>
            </w:r>
          </w:p>
        </w:tc>
        <w:tc>
          <w:tcPr>
            <w:tcW w:w="1227" w:type="dxa"/>
          </w:tcPr>
          <w:p w14:paraId="10617881" w14:textId="77777777" w:rsidR="004863D8" w:rsidRPr="009676D7" w:rsidRDefault="004863D8" w:rsidP="00F149A0">
            <w:pPr>
              <w:rPr>
                <w:rFonts w:ascii="Times New Roman" w:hAnsi="Times New Roman" w:cs="Times New Roman"/>
                <w:b/>
                <w:sz w:val="16"/>
                <w:szCs w:val="16"/>
              </w:rPr>
            </w:pPr>
            <w:r w:rsidRPr="009676D7">
              <w:rPr>
                <w:rFonts w:ascii="Times New Roman" w:eastAsia="Calibri" w:hAnsi="Times New Roman" w:cs="Times New Roman"/>
                <w:b/>
                <w:sz w:val="16"/>
                <w:szCs w:val="16"/>
              </w:rPr>
              <w:t xml:space="preserve">- </w:t>
            </w:r>
          </w:p>
        </w:tc>
        <w:tc>
          <w:tcPr>
            <w:tcW w:w="993" w:type="dxa"/>
          </w:tcPr>
          <w:p w14:paraId="0658970D" w14:textId="77777777" w:rsidR="004863D8" w:rsidRPr="009676D7" w:rsidRDefault="004863D8" w:rsidP="00F149A0">
            <w:pPr>
              <w:rPr>
                <w:rFonts w:ascii="Times New Roman" w:hAnsi="Times New Roman" w:cs="Times New Roman"/>
                <w:b/>
                <w:sz w:val="16"/>
                <w:szCs w:val="16"/>
              </w:rPr>
            </w:pPr>
            <w:r w:rsidRPr="009676D7">
              <w:rPr>
                <w:rFonts w:ascii="Times New Roman" w:eastAsia="Calibri" w:hAnsi="Times New Roman" w:cs="Times New Roman"/>
                <w:b/>
                <w:sz w:val="16"/>
                <w:szCs w:val="16"/>
              </w:rPr>
              <w:t>5.450.720</w:t>
            </w:r>
          </w:p>
        </w:tc>
        <w:tc>
          <w:tcPr>
            <w:tcW w:w="992" w:type="dxa"/>
          </w:tcPr>
          <w:p w14:paraId="0FA78B51" w14:textId="77777777" w:rsidR="004863D8" w:rsidRPr="009676D7" w:rsidRDefault="004863D8" w:rsidP="00F149A0">
            <w:pPr>
              <w:rPr>
                <w:rFonts w:ascii="Times New Roman" w:hAnsi="Times New Roman" w:cs="Times New Roman"/>
                <w:b/>
                <w:sz w:val="16"/>
                <w:szCs w:val="16"/>
              </w:rPr>
            </w:pPr>
            <w:r>
              <w:rPr>
                <w:rFonts w:ascii="Times New Roman" w:eastAsia="Calibri" w:hAnsi="Times New Roman" w:cs="Times New Roman"/>
                <w:b/>
                <w:sz w:val="16"/>
                <w:szCs w:val="16"/>
              </w:rPr>
              <w:t>78,67</w:t>
            </w:r>
            <w:r w:rsidRPr="009676D7">
              <w:rPr>
                <w:rFonts w:ascii="Times New Roman" w:eastAsia="Calibri" w:hAnsi="Times New Roman" w:cs="Times New Roman"/>
                <w:b/>
                <w:sz w:val="16"/>
                <w:szCs w:val="16"/>
              </w:rPr>
              <w:t>%</w:t>
            </w:r>
          </w:p>
        </w:tc>
        <w:tc>
          <w:tcPr>
            <w:tcW w:w="1134" w:type="dxa"/>
          </w:tcPr>
          <w:p w14:paraId="299861BE" w14:textId="77777777" w:rsidR="004863D8" w:rsidRPr="009676D7" w:rsidRDefault="004863D8" w:rsidP="00F149A0">
            <w:pPr>
              <w:rPr>
                <w:rFonts w:ascii="Times New Roman" w:eastAsia="Calibri" w:hAnsi="Times New Roman" w:cs="Times New Roman"/>
                <w:b/>
                <w:sz w:val="16"/>
                <w:szCs w:val="16"/>
              </w:rPr>
            </w:pPr>
            <w:r w:rsidRPr="009676D7">
              <w:rPr>
                <w:rFonts w:ascii="Times New Roman" w:eastAsia="Calibri" w:hAnsi="Times New Roman" w:cs="Times New Roman"/>
                <w:b/>
                <w:sz w:val="16"/>
                <w:szCs w:val="16"/>
              </w:rPr>
              <w:t>-</w:t>
            </w:r>
          </w:p>
        </w:tc>
        <w:tc>
          <w:tcPr>
            <w:tcW w:w="992" w:type="dxa"/>
          </w:tcPr>
          <w:p w14:paraId="55EA7C28" w14:textId="77777777" w:rsidR="004863D8" w:rsidRPr="009676D7" w:rsidRDefault="004863D8" w:rsidP="00F149A0">
            <w:pPr>
              <w:rPr>
                <w:rFonts w:ascii="Times New Roman" w:hAnsi="Times New Roman" w:cs="Times New Roman"/>
                <w:b/>
                <w:sz w:val="16"/>
                <w:szCs w:val="16"/>
              </w:rPr>
            </w:pPr>
            <w:r w:rsidRPr="009676D7">
              <w:rPr>
                <w:rFonts w:ascii="Times New Roman" w:eastAsia="Calibri" w:hAnsi="Times New Roman" w:cs="Times New Roman"/>
                <w:b/>
                <w:sz w:val="16"/>
                <w:szCs w:val="16"/>
              </w:rPr>
              <w:t>1.477.652</w:t>
            </w:r>
          </w:p>
        </w:tc>
        <w:tc>
          <w:tcPr>
            <w:tcW w:w="992" w:type="dxa"/>
          </w:tcPr>
          <w:p w14:paraId="1FA9E4F9" w14:textId="77777777" w:rsidR="004863D8" w:rsidRPr="009676D7" w:rsidRDefault="004863D8" w:rsidP="00F149A0">
            <w:pPr>
              <w:rPr>
                <w:rFonts w:ascii="Times New Roman" w:hAnsi="Times New Roman" w:cs="Times New Roman"/>
                <w:b/>
                <w:sz w:val="16"/>
                <w:szCs w:val="16"/>
              </w:rPr>
            </w:pPr>
            <w:r>
              <w:rPr>
                <w:rFonts w:ascii="Times New Roman" w:eastAsia="Calibri" w:hAnsi="Times New Roman" w:cs="Times New Roman"/>
                <w:b/>
                <w:sz w:val="16"/>
                <w:szCs w:val="16"/>
              </w:rPr>
              <w:t>21,33</w:t>
            </w:r>
            <w:r w:rsidRPr="009676D7">
              <w:rPr>
                <w:rFonts w:ascii="Times New Roman" w:eastAsia="Calibri" w:hAnsi="Times New Roman" w:cs="Times New Roman"/>
                <w:b/>
                <w:sz w:val="16"/>
                <w:szCs w:val="16"/>
              </w:rPr>
              <w:t>%</w:t>
            </w:r>
          </w:p>
        </w:tc>
        <w:tc>
          <w:tcPr>
            <w:tcW w:w="1134" w:type="dxa"/>
          </w:tcPr>
          <w:p w14:paraId="53C1E126" w14:textId="77777777" w:rsidR="004863D8" w:rsidRPr="009676D7" w:rsidRDefault="004863D8" w:rsidP="00F149A0">
            <w:pPr>
              <w:rPr>
                <w:rFonts w:ascii="Times New Roman" w:eastAsia="Calibri" w:hAnsi="Times New Roman" w:cs="Times New Roman"/>
                <w:b/>
                <w:sz w:val="16"/>
                <w:szCs w:val="16"/>
              </w:rPr>
            </w:pPr>
            <w:r w:rsidRPr="009676D7">
              <w:rPr>
                <w:rFonts w:ascii="Times New Roman" w:eastAsia="Calibri" w:hAnsi="Times New Roman" w:cs="Times New Roman"/>
                <w:b/>
                <w:sz w:val="16"/>
                <w:szCs w:val="16"/>
              </w:rPr>
              <w:t>-</w:t>
            </w:r>
          </w:p>
        </w:tc>
      </w:tr>
    </w:tbl>
    <w:p w14:paraId="77986B13" w14:textId="77777777" w:rsidR="004863D8" w:rsidRPr="009676D7" w:rsidRDefault="004863D8" w:rsidP="004863D8">
      <w:pPr>
        <w:spacing w:line="257" w:lineRule="auto"/>
      </w:pPr>
      <w:r w:rsidRPr="75AA67FD">
        <w:rPr>
          <w:rFonts w:ascii="Times New Roman" w:eastAsia="Arial" w:hAnsi="Times New Roman" w:cs="Times New Roman"/>
          <w:b/>
          <w:bCs/>
          <w:sz w:val="20"/>
          <w:szCs w:val="20"/>
        </w:rPr>
        <w:t>Fuente:</w:t>
      </w:r>
      <w:r w:rsidRPr="75AA67FD">
        <w:rPr>
          <w:rFonts w:ascii="Times New Roman" w:eastAsia="Arial" w:hAnsi="Times New Roman" w:cs="Times New Roman"/>
          <w:sz w:val="20"/>
          <w:szCs w:val="20"/>
        </w:rPr>
        <w:t xml:space="preserve"> DANE (s.f.-b).</w:t>
      </w:r>
    </w:p>
    <w:p w14:paraId="2D50B436" w14:textId="77777777" w:rsidR="004863D8" w:rsidRDefault="004863D8" w:rsidP="004863D8">
      <w:pPr>
        <w:pStyle w:val="Caption"/>
        <w:jc w:val="center"/>
      </w:pPr>
      <w:r w:rsidRPr="75AA67FD">
        <w:rPr>
          <w:rFonts w:ascii="Times New Roman" w:hAnsi="Times New Roman" w:cs="Times New Roman"/>
          <w:i w:val="0"/>
          <w:iCs w:val="0"/>
          <w:sz w:val="20"/>
          <w:szCs w:val="20"/>
        </w:rPr>
        <w:t>Gráfica X. Composición urbana-rural por municipio como porcentaje de población</w:t>
      </w:r>
    </w:p>
    <w:p w14:paraId="0C1E3C49" w14:textId="77777777" w:rsidR="004863D8" w:rsidRDefault="004863D8" w:rsidP="004863D8">
      <w:pPr>
        <w:jc w:val="center"/>
      </w:pPr>
      <w:r>
        <w:rPr>
          <w:noProof/>
          <w:lang w:eastAsia="es-CO"/>
        </w:rPr>
        <w:drawing>
          <wp:inline distT="0" distB="0" distL="0" distR="0" wp14:anchorId="6DEC0227" wp14:editId="121B8436">
            <wp:extent cx="4211782" cy="3283762"/>
            <wp:effectExtent l="0" t="0" r="0" b="0"/>
            <wp:docPr id="316717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17219" name="Picture 316717219"/>
                    <pic:cNvPicPr/>
                  </pic:nvPicPr>
                  <pic:blipFill>
                    <a:blip r:embed="rId13">
                      <a:extLst>
                        <a:ext uri="{28A0092B-C50C-407E-A947-70E740481C1C}">
                          <a14:useLocalDpi xmlns:a14="http://schemas.microsoft.com/office/drawing/2010/main"/>
                        </a:ext>
                      </a:extLst>
                    </a:blip>
                    <a:stretch>
                      <a:fillRect/>
                    </a:stretch>
                  </pic:blipFill>
                  <pic:spPr>
                    <a:xfrm>
                      <a:off x="0" y="0"/>
                      <a:ext cx="4211782" cy="3283762"/>
                    </a:xfrm>
                    <a:prstGeom prst="rect">
                      <a:avLst/>
                    </a:prstGeom>
                  </pic:spPr>
                </pic:pic>
              </a:graphicData>
            </a:graphic>
          </wp:inline>
        </w:drawing>
      </w:r>
    </w:p>
    <w:p w14:paraId="7EFB66A0"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Esta configuración, caracterizada por la coexistencia de un municipio con funciones de centralidad y un conjunto de localidades pequeñas y dispersas, revela un patrón de desequilibrio territorial. Dicho patrón deberá ser considerado de manera explícita en la formulación del PEMP, especialmente al definir intervenciones supramunicipales orientadas a mejorar la cohesión territorial, la provisión equitativa de servicios y la articulación funcional entre los municipios de la Provincia.</w:t>
      </w:r>
    </w:p>
    <w:p w14:paraId="0D9D0B7A" w14:textId="77777777" w:rsidR="004863D8" w:rsidRPr="009676D7" w:rsidRDefault="004863D8" w:rsidP="004863D8">
      <w:pPr>
        <w:rPr>
          <w:rFonts w:ascii="Times New Roman" w:eastAsia="DengXian" w:hAnsi="Times New Roman" w:cs="Times New Roman"/>
        </w:rPr>
      </w:pPr>
      <w:r w:rsidRPr="75AA67FD">
        <w:rPr>
          <w:rFonts w:ascii="Times New Roman" w:eastAsia="DengXian" w:hAnsi="Times New Roman" w:cs="Times New Roman"/>
        </w:rPr>
        <w:t>La densidad poblacional de la PAP Bio</w:t>
      </w:r>
      <w:r>
        <w:noBreakHyphen/>
      </w:r>
      <w:r w:rsidRPr="75AA67FD">
        <w:rPr>
          <w:rFonts w:ascii="Times New Roman" w:eastAsia="DengXian" w:hAnsi="Times New Roman" w:cs="Times New Roman"/>
        </w:rPr>
        <w:t xml:space="preserve">energética del Norte de Antioquia confirma un patrón de ocupación dispersa, con valores significativamente inferiores a los promedios subregional y departamental. Municipios como Guadalupe (59,29 hab/km²) y Yarumal (56,73 hab/km²) registran las densidades más altas, mientras que Ituango (10,39 hab/km²) y Anorí (14,88 hab/km²) presentan las más bajas, reflejando extensos territorios con muy baja concentración de población. En conjunto, la Provincia alcanza una densidad de </w:t>
      </w:r>
      <w:commentRangeStart w:id="5"/>
      <w:commentRangeStart w:id="6"/>
      <w:r w:rsidRPr="75AA67FD">
        <w:rPr>
          <w:rFonts w:ascii="Times New Roman" w:eastAsia="DengXian" w:hAnsi="Times New Roman" w:cs="Times New Roman"/>
        </w:rPr>
        <w:t>23,24 hab/km²</w:t>
      </w:r>
      <w:commentRangeEnd w:id="5"/>
      <w:r w:rsidRPr="75AA67FD">
        <w:rPr>
          <w:rStyle w:val="CommentReference"/>
          <w:rFonts w:ascii="Times New Roman" w:eastAsia="DengXian" w:hAnsi="Times New Roman" w:cs="Times New Roman"/>
        </w:rPr>
        <w:commentReference w:id="5"/>
      </w:r>
      <w:commentRangeEnd w:id="6"/>
      <w:r>
        <w:commentReference w:id="6"/>
      </w:r>
      <w:r w:rsidRPr="75AA67FD">
        <w:rPr>
          <w:rFonts w:ascii="Times New Roman" w:eastAsia="DengXian" w:hAnsi="Times New Roman" w:cs="Times New Roman"/>
        </w:rPr>
        <w:t xml:space="preserve">, muy por debajo de los referentes de la subregión Norte (32,22 hab/km²) y del departamento (110,32 hab/km²), lo que evidencia un patrón estructural de baja ocupación asociado, en parte, al elevado peso de la población rural en varios municipios. Esta </w:t>
      </w:r>
      <w:r w:rsidRPr="75AA67FD">
        <w:rPr>
          <w:rFonts w:ascii="Times New Roman" w:eastAsia="DengXian" w:hAnsi="Times New Roman" w:cs="Times New Roman"/>
        </w:rPr>
        <w:lastRenderedPageBreak/>
        <w:t>condición limita la provisión eficiente de servicios, la conectividad territorial y la articulación productiva, constituyéndose en un desafío para la planificación supramunicipal y la sostenibilidad del modelo de desarrollo provincial.</w:t>
      </w:r>
    </w:p>
    <w:p w14:paraId="5CCE0AD4" w14:textId="77777777" w:rsidR="004863D8" w:rsidRPr="009676D7" w:rsidRDefault="004863D8" w:rsidP="004863D8">
      <w:pPr>
        <w:pStyle w:val="Caption"/>
        <w:keepNext/>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8</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Densidad Poblacional en la PAP Bio-energética del Norte de Antioquia - 2025</w:t>
      </w:r>
    </w:p>
    <w:tbl>
      <w:tblPr>
        <w:tblStyle w:val="TableGrid"/>
        <w:tblW w:w="5468" w:type="dxa"/>
        <w:jc w:val="center"/>
        <w:tblLook w:val="04A0" w:firstRow="1" w:lastRow="0" w:firstColumn="1" w:lastColumn="0" w:noHBand="0" w:noVBand="1"/>
      </w:tblPr>
      <w:tblGrid>
        <w:gridCol w:w="1280"/>
        <w:gridCol w:w="1094"/>
        <w:gridCol w:w="1256"/>
        <w:gridCol w:w="1838"/>
      </w:tblGrid>
      <w:tr w:rsidR="004863D8" w:rsidRPr="009676D7" w14:paraId="545EE1D7" w14:textId="77777777" w:rsidTr="00F149A0">
        <w:trPr>
          <w:trHeight w:val="540"/>
          <w:jc w:val="center"/>
        </w:trPr>
        <w:tc>
          <w:tcPr>
            <w:tcW w:w="1367" w:type="dxa"/>
            <w:shd w:val="clear" w:color="auto" w:fill="002060"/>
            <w:vAlign w:val="center"/>
          </w:tcPr>
          <w:p w14:paraId="67825A1A"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Municipios</w:t>
            </w:r>
          </w:p>
        </w:tc>
        <w:tc>
          <w:tcPr>
            <w:tcW w:w="1367" w:type="dxa"/>
            <w:shd w:val="clear" w:color="auto" w:fill="002060"/>
            <w:vAlign w:val="center"/>
          </w:tcPr>
          <w:p w14:paraId="0EC797A7" w14:textId="77777777" w:rsidR="004863D8" w:rsidRDefault="004863D8" w:rsidP="00F149A0"/>
        </w:tc>
        <w:tc>
          <w:tcPr>
            <w:tcW w:w="1367" w:type="dxa"/>
            <w:shd w:val="clear" w:color="auto" w:fill="002060"/>
            <w:vAlign w:val="center"/>
          </w:tcPr>
          <w:p w14:paraId="1A118CFB" w14:textId="77777777" w:rsidR="004863D8" w:rsidRDefault="004863D8" w:rsidP="00F149A0">
            <w:pPr>
              <w:jc w:val="center"/>
              <w:rPr>
                <w:rFonts w:ascii="Times New Roman" w:hAnsi="Times New Roman" w:cs="Times New Roman"/>
                <w:b/>
                <w:bCs/>
                <w:color w:val="FFFFFF" w:themeColor="background1"/>
                <w:sz w:val="16"/>
                <w:szCs w:val="16"/>
              </w:rPr>
            </w:pPr>
            <w:r w:rsidRPr="73BC2806">
              <w:rPr>
                <w:rFonts w:ascii="Times New Roman" w:hAnsi="Times New Roman" w:cs="Times New Roman"/>
                <w:b/>
                <w:bCs/>
                <w:color w:val="FFFFFF" w:themeColor="background1"/>
                <w:sz w:val="16"/>
                <w:szCs w:val="16"/>
              </w:rPr>
              <w:t>Densidad Poblacional No de Personas/has)</w:t>
            </w:r>
          </w:p>
        </w:tc>
        <w:tc>
          <w:tcPr>
            <w:tcW w:w="2565" w:type="dxa"/>
            <w:shd w:val="clear" w:color="auto" w:fill="002060"/>
            <w:vAlign w:val="center"/>
          </w:tcPr>
          <w:p w14:paraId="2E5A2C36"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Densidad Poblacional No de personas/Km2</w:t>
            </w:r>
          </w:p>
        </w:tc>
      </w:tr>
      <w:tr w:rsidR="004863D8" w:rsidRPr="009676D7" w14:paraId="743B33D2" w14:textId="77777777" w:rsidTr="00F149A0">
        <w:trPr>
          <w:trHeight w:val="300"/>
          <w:jc w:val="center"/>
        </w:trPr>
        <w:tc>
          <w:tcPr>
            <w:tcW w:w="1367" w:type="dxa"/>
          </w:tcPr>
          <w:p w14:paraId="570AE738"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Angostura</w:t>
            </w:r>
          </w:p>
        </w:tc>
        <w:tc>
          <w:tcPr>
            <w:tcW w:w="1367" w:type="dxa"/>
          </w:tcPr>
          <w:p w14:paraId="585541AF"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12.511</w:t>
            </w:r>
          </w:p>
        </w:tc>
        <w:tc>
          <w:tcPr>
            <w:tcW w:w="1367" w:type="dxa"/>
          </w:tcPr>
          <w:p w14:paraId="59C5B775" w14:textId="77777777" w:rsidR="004863D8" w:rsidRDefault="004863D8" w:rsidP="00F149A0">
            <w:pPr>
              <w:jc w:val="center"/>
              <w:rPr>
                <w:rFonts w:ascii="Times New Roman" w:eastAsia="Calibri" w:hAnsi="Times New Roman" w:cs="Times New Roman"/>
                <w:color w:val="000000" w:themeColor="text1"/>
                <w:sz w:val="16"/>
                <w:szCs w:val="16"/>
              </w:rPr>
            </w:pPr>
            <w:r w:rsidRPr="73BC2806">
              <w:rPr>
                <w:rFonts w:ascii="Times New Roman" w:eastAsia="Calibri" w:hAnsi="Times New Roman" w:cs="Times New Roman"/>
                <w:color w:val="000000" w:themeColor="text1"/>
                <w:sz w:val="16"/>
                <w:szCs w:val="16"/>
              </w:rPr>
              <w:t>36,94</w:t>
            </w:r>
          </w:p>
        </w:tc>
        <w:tc>
          <w:tcPr>
            <w:tcW w:w="1367" w:type="dxa"/>
          </w:tcPr>
          <w:p w14:paraId="111BD807"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0,37</w:t>
            </w:r>
          </w:p>
        </w:tc>
      </w:tr>
      <w:tr w:rsidR="004863D8" w:rsidRPr="009676D7" w14:paraId="7DF27B46" w14:textId="77777777" w:rsidTr="00F149A0">
        <w:trPr>
          <w:trHeight w:val="300"/>
          <w:jc w:val="center"/>
        </w:trPr>
        <w:tc>
          <w:tcPr>
            <w:tcW w:w="1367" w:type="dxa"/>
          </w:tcPr>
          <w:p w14:paraId="1E3FF0BC"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Anorí</w:t>
            </w:r>
          </w:p>
        </w:tc>
        <w:tc>
          <w:tcPr>
            <w:tcW w:w="1367" w:type="dxa"/>
          </w:tcPr>
          <w:p w14:paraId="16031013"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21.035</w:t>
            </w:r>
          </w:p>
        </w:tc>
        <w:tc>
          <w:tcPr>
            <w:tcW w:w="1367" w:type="dxa"/>
          </w:tcPr>
          <w:p w14:paraId="0E8C7016" w14:textId="77777777" w:rsidR="004863D8" w:rsidRDefault="004863D8" w:rsidP="00F149A0">
            <w:pPr>
              <w:jc w:val="center"/>
              <w:rPr>
                <w:rFonts w:ascii="Times New Roman" w:eastAsia="Calibri" w:hAnsi="Times New Roman" w:cs="Times New Roman"/>
                <w:color w:val="000000" w:themeColor="text1"/>
                <w:sz w:val="16"/>
                <w:szCs w:val="16"/>
              </w:rPr>
            </w:pPr>
            <w:r w:rsidRPr="73BC2806">
              <w:rPr>
                <w:rFonts w:ascii="Times New Roman" w:eastAsia="Calibri" w:hAnsi="Times New Roman" w:cs="Times New Roman"/>
                <w:color w:val="000000" w:themeColor="text1"/>
                <w:sz w:val="16"/>
                <w:szCs w:val="16"/>
              </w:rPr>
              <w:t>14,88</w:t>
            </w:r>
          </w:p>
        </w:tc>
        <w:tc>
          <w:tcPr>
            <w:tcW w:w="1367" w:type="dxa"/>
          </w:tcPr>
          <w:p w14:paraId="3CB4C4E6"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0,15</w:t>
            </w:r>
          </w:p>
        </w:tc>
      </w:tr>
      <w:tr w:rsidR="004863D8" w:rsidRPr="009676D7" w14:paraId="35DCA758" w14:textId="77777777" w:rsidTr="00F149A0">
        <w:trPr>
          <w:trHeight w:val="300"/>
          <w:jc w:val="center"/>
        </w:trPr>
        <w:tc>
          <w:tcPr>
            <w:tcW w:w="1367" w:type="dxa"/>
          </w:tcPr>
          <w:p w14:paraId="5A7036D2"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Briceño</w:t>
            </w:r>
          </w:p>
        </w:tc>
        <w:tc>
          <w:tcPr>
            <w:tcW w:w="1367" w:type="dxa"/>
          </w:tcPr>
          <w:p w14:paraId="1DF40303"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7.957</w:t>
            </w:r>
          </w:p>
        </w:tc>
        <w:tc>
          <w:tcPr>
            <w:tcW w:w="1367" w:type="dxa"/>
          </w:tcPr>
          <w:p w14:paraId="35245312" w14:textId="77777777" w:rsidR="004863D8" w:rsidRDefault="004863D8" w:rsidP="00F149A0">
            <w:pPr>
              <w:jc w:val="center"/>
              <w:rPr>
                <w:rFonts w:ascii="Times New Roman" w:eastAsia="Calibri" w:hAnsi="Times New Roman" w:cs="Times New Roman"/>
                <w:color w:val="000000" w:themeColor="text1"/>
                <w:sz w:val="16"/>
                <w:szCs w:val="16"/>
              </w:rPr>
            </w:pPr>
            <w:r w:rsidRPr="73BC2806">
              <w:rPr>
                <w:rFonts w:ascii="Times New Roman" w:eastAsia="Calibri" w:hAnsi="Times New Roman" w:cs="Times New Roman"/>
                <w:color w:val="000000" w:themeColor="text1"/>
                <w:sz w:val="16"/>
                <w:szCs w:val="16"/>
              </w:rPr>
              <w:t>21,14</w:t>
            </w:r>
          </w:p>
        </w:tc>
        <w:tc>
          <w:tcPr>
            <w:tcW w:w="1367" w:type="dxa"/>
          </w:tcPr>
          <w:p w14:paraId="4D93B03B"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0,21</w:t>
            </w:r>
          </w:p>
        </w:tc>
      </w:tr>
      <w:tr w:rsidR="004863D8" w:rsidRPr="009676D7" w14:paraId="6988AA03" w14:textId="77777777" w:rsidTr="00F149A0">
        <w:trPr>
          <w:trHeight w:val="300"/>
          <w:jc w:val="center"/>
        </w:trPr>
        <w:tc>
          <w:tcPr>
            <w:tcW w:w="1367" w:type="dxa"/>
          </w:tcPr>
          <w:p w14:paraId="6D0CA1A0"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Campamento</w:t>
            </w:r>
          </w:p>
        </w:tc>
        <w:tc>
          <w:tcPr>
            <w:tcW w:w="1367" w:type="dxa"/>
          </w:tcPr>
          <w:p w14:paraId="18A15BFB"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10.005</w:t>
            </w:r>
          </w:p>
        </w:tc>
        <w:tc>
          <w:tcPr>
            <w:tcW w:w="1367" w:type="dxa"/>
          </w:tcPr>
          <w:p w14:paraId="0152728C" w14:textId="77777777" w:rsidR="004863D8" w:rsidRDefault="004863D8" w:rsidP="00F149A0">
            <w:pPr>
              <w:jc w:val="center"/>
              <w:rPr>
                <w:rFonts w:ascii="Times New Roman" w:eastAsia="Calibri" w:hAnsi="Times New Roman" w:cs="Times New Roman"/>
                <w:color w:val="000000" w:themeColor="text1"/>
                <w:sz w:val="16"/>
                <w:szCs w:val="16"/>
              </w:rPr>
            </w:pPr>
            <w:r w:rsidRPr="73BC2806">
              <w:rPr>
                <w:rFonts w:ascii="Times New Roman" w:eastAsia="Calibri" w:hAnsi="Times New Roman" w:cs="Times New Roman"/>
                <w:color w:val="000000" w:themeColor="text1"/>
                <w:sz w:val="16"/>
                <w:szCs w:val="16"/>
              </w:rPr>
              <w:t>48,49</w:t>
            </w:r>
          </w:p>
        </w:tc>
        <w:tc>
          <w:tcPr>
            <w:tcW w:w="1367" w:type="dxa"/>
          </w:tcPr>
          <w:p w14:paraId="5301077A"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0,48</w:t>
            </w:r>
          </w:p>
        </w:tc>
      </w:tr>
      <w:tr w:rsidR="004863D8" w:rsidRPr="009676D7" w14:paraId="2046345A" w14:textId="77777777" w:rsidTr="00F149A0">
        <w:trPr>
          <w:trHeight w:val="300"/>
          <w:jc w:val="center"/>
        </w:trPr>
        <w:tc>
          <w:tcPr>
            <w:tcW w:w="1367" w:type="dxa"/>
          </w:tcPr>
          <w:p w14:paraId="3AEF2076"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Carolina del Príncipe</w:t>
            </w:r>
          </w:p>
        </w:tc>
        <w:tc>
          <w:tcPr>
            <w:tcW w:w="1367" w:type="dxa"/>
          </w:tcPr>
          <w:p w14:paraId="02BD33E0"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3.942</w:t>
            </w:r>
          </w:p>
        </w:tc>
        <w:tc>
          <w:tcPr>
            <w:tcW w:w="1367" w:type="dxa"/>
          </w:tcPr>
          <w:p w14:paraId="2F7BC628" w14:textId="77777777" w:rsidR="004863D8" w:rsidRDefault="004863D8" w:rsidP="00F149A0">
            <w:pPr>
              <w:jc w:val="center"/>
              <w:rPr>
                <w:rFonts w:ascii="Times New Roman" w:eastAsia="Calibri" w:hAnsi="Times New Roman" w:cs="Times New Roman"/>
                <w:color w:val="000000" w:themeColor="text1"/>
                <w:sz w:val="16"/>
                <w:szCs w:val="16"/>
              </w:rPr>
            </w:pPr>
            <w:r w:rsidRPr="73BC2806">
              <w:rPr>
                <w:rFonts w:ascii="Times New Roman" w:eastAsia="Calibri" w:hAnsi="Times New Roman" w:cs="Times New Roman"/>
                <w:color w:val="000000" w:themeColor="text1"/>
                <w:sz w:val="16"/>
                <w:szCs w:val="16"/>
              </w:rPr>
              <w:t>26,35</w:t>
            </w:r>
          </w:p>
        </w:tc>
        <w:tc>
          <w:tcPr>
            <w:tcW w:w="1367" w:type="dxa"/>
          </w:tcPr>
          <w:p w14:paraId="3A6DC5B3"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0,26</w:t>
            </w:r>
          </w:p>
        </w:tc>
      </w:tr>
      <w:tr w:rsidR="004863D8" w:rsidRPr="009676D7" w14:paraId="53FB1269" w14:textId="77777777" w:rsidTr="00F149A0">
        <w:trPr>
          <w:trHeight w:val="300"/>
          <w:jc w:val="center"/>
        </w:trPr>
        <w:tc>
          <w:tcPr>
            <w:tcW w:w="1367" w:type="dxa"/>
          </w:tcPr>
          <w:p w14:paraId="40532FBF"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Gómez Plata</w:t>
            </w:r>
          </w:p>
        </w:tc>
        <w:tc>
          <w:tcPr>
            <w:tcW w:w="1367" w:type="dxa"/>
          </w:tcPr>
          <w:p w14:paraId="525B7E10"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10.373</w:t>
            </w:r>
          </w:p>
        </w:tc>
        <w:tc>
          <w:tcPr>
            <w:tcW w:w="1367" w:type="dxa"/>
          </w:tcPr>
          <w:p w14:paraId="1B001730" w14:textId="77777777" w:rsidR="004863D8" w:rsidRDefault="004863D8" w:rsidP="00F149A0">
            <w:pPr>
              <w:jc w:val="center"/>
              <w:rPr>
                <w:rFonts w:ascii="Times New Roman" w:eastAsia="Calibri" w:hAnsi="Times New Roman" w:cs="Times New Roman"/>
                <w:color w:val="000000" w:themeColor="text1"/>
                <w:sz w:val="16"/>
                <w:szCs w:val="16"/>
              </w:rPr>
            </w:pPr>
            <w:r w:rsidRPr="73BC2806">
              <w:rPr>
                <w:rFonts w:ascii="Times New Roman" w:eastAsia="Calibri" w:hAnsi="Times New Roman" w:cs="Times New Roman"/>
                <w:color w:val="000000" w:themeColor="text1"/>
                <w:sz w:val="16"/>
                <w:szCs w:val="16"/>
              </w:rPr>
              <w:t>31,22</w:t>
            </w:r>
          </w:p>
        </w:tc>
        <w:tc>
          <w:tcPr>
            <w:tcW w:w="1367" w:type="dxa"/>
          </w:tcPr>
          <w:p w14:paraId="6D864B13"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0,31</w:t>
            </w:r>
          </w:p>
        </w:tc>
      </w:tr>
      <w:tr w:rsidR="004863D8" w:rsidRPr="009676D7" w14:paraId="4826F45A" w14:textId="77777777" w:rsidTr="00F149A0">
        <w:trPr>
          <w:trHeight w:val="300"/>
          <w:jc w:val="center"/>
        </w:trPr>
        <w:tc>
          <w:tcPr>
            <w:tcW w:w="1367" w:type="dxa"/>
          </w:tcPr>
          <w:p w14:paraId="61FE1F62"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Guadalupe</w:t>
            </w:r>
          </w:p>
        </w:tc>
        <w:tc>
          <w:tcPr>
            <w:tcW w:w="1367" w:type="dxa"/>
          </w:tcPr>
          <w:p w14:paraId="6D06D940"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7.009</w:t>
            </w:r>
          </w:p>
        </w:tc>
        <w:tc>
          <w:tcPr>
            <w:tcW w:w="1367" w:type="dxa"/>
          </w:tcPr>
          <w:p w14:paraId="3AC9669C" w14:textId="77777777" w:rsidR="004863D8" w:rsidRDefault="004863D8" w:rsidP="00F149A0">
            <w:pPr>
              <w:jc w:val="center"/>
              <w:rPr>
                <w:rFonts w:ascii="Times New Roman" w:eastAsia="Calibri" w:hAnsi="Times New Roman" w:cs="Times New Roman"/>
                <w:color w:val="000000" w:themeColor="text1"/>
                <w:sz w:val="16"/>
                <w:szCs w:val="16"/>
              </w:rPr>
            </w:pPr>
            <w:r w:rsidRPr="73BC2806">
              <w:rPr>
                <w:rFonts w:ascii="Times New Roman" w:eastAsia="Calibri" w:hAnsi="Times New Roman" w:cs="Times New Roman"/>
                <w:color w:val="000000" w:themeColor="text1"/>
                <w:sz w:val="16"/>
                <w:szCs w:val="16"/>
              </w:rPr>
              <w:t>59,29</w:t>
            </w:r>
          </w:p>
        </w:tc>
        <w:tc>
          <w:tcPr>
            <w:tcW w:w="1367" w:type="dxa"/>
          </w:tcPr>
          <w:p w14:paraId="5B7239F9"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0,59</w:t>
            </w:r>
          </w:p>
        </w:tc>
      </w:tr>
      <w:tr w:rsidR="004863D8" w:rsidRPr="009676D7" w14:paraId="3F3BEF13" w14:textId="77777777" w:rsidTr="00F149A0">
        <w:trPr>
          <w:trHeight w:val="300"/>
          <w:jc w:val="center"/>
        </w:trPr>
        <w:tc>
          <w:tcPr>
            <w:tcW w:w="1367" w:type="dxa"/>
          </w:tcPr>
          <w:p w14:paraId="1978F3F1"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Ituango</w:t>
            </w:r>
          </w:p>
        </w:tc>
        <w:tc>
          <w:tcPr>
            <w:tcW w:w="1367" w:type="dxa"/>
          </w:tcPr>
          <w:p w14:paraId="503336D2"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29.515</w:t>
            </w:r>
          </w:p>
        </w:tc>
        <w:tc>
          <w:tcPr>
            <w:tcW w:w="1367" w:type="dxa"/>
          </w:tcPr>
          <w:p w14:paraId="57CB0110" w14:textId="77777777" w:rsidR="004863D8" w:rsidRDefault="004863D8" w:rsidP="00F149A0">
            <w:pPr>
              <w:jc w:val="center"/>
              <w:rPr>
                <w:rFonts w:ascii="Times New Roman" w:eastAsia="Calibri" w:hAnsi="Times New Roman" w:cs="Times New Roman"/>
                <w:color w:val="000000" w:themeColor="text1"/>
                <w:sz w:val="16"/>
                <w:szCs w:val="16"/>
              </w:rPr>
            </w:pPr>
            <w:r w:rsidRPr="73BC2806">
              <w:rPr>
                <w:rFonts w:ascii="Times New Roman" w:eastAsia="Calibri" w:hAnsi="Times New Roman" w:cs="Times New Roman"/>
                <w:color w:val="000000" w:themeColor="text1"/>
                <w:sz w:val="16"/>
                <w:szCs w:val="16"/>
              </w:rPr>
              <w:t>10,39</w:t>
            </w:r>
          </w:p>
        </w:tc>
        <w:tc>
          <w:tcPr>
            <w:tcW w:w="1367" w:type="dxa"/>
          </w:tcPr>
          <w:p w14:paraId="21F4966F"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0,10</w:t>
            </w:r>
          </w:p>
        </w:tc>
      </w:tr>
      <w:tr w:rsidR="004863D8" w:rsidRPr="009676D7" w14:paraId="3950017F" w14:textId="77777777" w:rsidTr="00F149A0">
        <w:trPr>
          <w:trHeight w:val="300"/>
          <w:jc w:val="center"/>
        </w:trPr>
        <w:tc>
          <w:tcPr>
            <w:tcW w:w="1367" w:type="dxa"/>
          </w:tcPr>
          <w:p w14:paraId="794F8211"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San Andrés de Cuerquia</w:t>
            </w:r>
          </w:p>
        </w:tc>
        <w:tc>
          <w:tcPr>
            <w:tcW w:w="1367" w:type="dxa"/>
          </w:tcPr>
          <w:p w14:paraId="7A3DC207"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7.402</w:t>
            </w:r>
          </w:p>
        </w:tc>
        <w:tc>
          <w:tcPr>
            <w:tcW w:w="1367" w:type="dxa"/>
          </w:tcPr>
          <w:p w14:paraId="2E49907D" w14:textId="77777777" w:rsidR="004863D8" w:rsidRDefault="004863D8" w:rsidP="00F149A0">
            <w:pPr>
              <w:jc w:val="center"/>
              <w:rPr>
                <w:rFonts w:ascii="Times New Roman" w:eastAsia="Calibri" w:hAnsi="Times New Roman" w:cs="Times New Roman"/>
                <w:color w:val="000000" w:themeColor="text1"/>
                <w:sz w:val="16"/>
                <w:szCs w:val="16"/>
              </w:rPr>
            </w:pPr>
            <w:r w:rsidRPr="73BC2806">
              <w:rPr>
                <w:rFonts w:ascii="Times New Roman" w:eastAsia="Calibri" w:hAnsi="Times New Roman" w:cs="Times New Roman"/>
                <w:color w:val="000000" w:themeColor="text1"/>
                <w:sz w:val="16"/>
                <w:szCs w:val="16"/>
              </w:rPr>
              <w:t>33,84</w:t>
            </w:r>
          </w:p>
        </w:tc>
        <w:tc>
          <w:tcPr>
            <w:tcW w:w="1367" w:type="dxa"/>
          </w:tcPr>
          <w:p w14:paraId="5738CE52"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0,34</w:t>
            </w:r>
          </w:p>
        </w:tc>
      </w:tr>
      <w:tr w:rsidR="004863D8" w:rsidRPr="009676D7" w14:paraId="661A9C1A" w14:textId="77777777" w:rsidTr="00F149A0">
        <w:trPr>
          <w:trHeight w:val="300"/>
          <w:jc w:val="center"/>
        </w:trPr>
        <w:tc>
          <w:tcPr>
            <w:tcW w:w="1367" w:type="dxa"/>
          </w:tcPr>
          <w:p w14:paraId="4D563995"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San José de la Montaña</w:t>
            </w:r>
          </w:p>
        </w:tc>
        <w:tc>
          <w:tcPr>
            <w:tcW w:w="1367" w:type="dxa"/>
          </w:tcPr>
          <w:p w14:paraId="7FEBD7CD"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4.017</w:t>
            </w:r>
          </w:p>
        </w:tc>
        <w:tc>
          <w:tcPr>
            <w:tcW w:w="1367" w:type="dxa"/>
          </w:tcPr>
          <w:p w14:paraId="15C2C90A" w14:textId="77777777" w:rsidR="004863D8" w:rsidRDefault="004863D8" w:rsidP="00F149A0">
            <w:pPr>
              <w:jc w:val="center"/>
              <w:rPr>
                <w:rFonts w:ascii="Times New Roman" w:eastAsia="Calibri" w:hAnsi="Times New Roman" w:cs="Times New Roman"/>
                <w:color w:val="000000" w:themeColor="text1"/>
                <w:sz w:val="16"/>
                <w:szCs w:val="16"/>
              </w:rPr>
            </w:pPr>
            <w:r w:rsidRPr="73BC2806">
              <w:rPr>
                <w:rFonts w:ascii="Times New Roman" w:eastAsia="Calibri" w:hAnsi="Times New Roman" w:cs="Times New Roman"/>
                <w:color w:val="000000" w:themeColor="text1"/>
                <w:sz w:val="16"/>
                <w:szCs w:val="16"/>
              </w:rPr>
              <w:t>31,86</w:t>
            </w:r>
          </w:p>
        </w:tc>
        <w:tc>
          <w:tcPr>
            <w:tcW w:w="1367" w:type="dxa"/>
          </w:tcPr>
          <w:p w14:paraId="6CA737F5"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0,32</w:t>
            </w:r>
          </w:p>
        </w:tc>
      </w:tr>
      <w:tr w:rsidR="004863D8" w:rsidRPr="009676D7" w14:paraId="2620C2AC" w14:textId="77777777" w:rsidTr="00F149A0">
        <w:trPr>
          <w:trHeight w:val="300"/>
          <w:jc w:val="center"/>
        </w:trPr>
        <w:tc>
          <w:tcPr>
            <w:tcW w:w="1367" w:type="dxa"/>
          </w:tcPr>
          <w:p w14:paraId="25E37314"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Toledo</w:t>
            </w:r>
          </w:p>
        </w:tc>
        <w:tc>
          <w:tcPr>
            <w:tcW w:w="1367" w:type="dxa"/>
          </w:tcPr>
          <w:p w14:paraId="21C293BE"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4.824</w:t>
            </w:r>
          </w:p>
        </w:tc>
        <w:tc>
          <w:tcPr>
            <w:tcW w:w="1367" w:type="dxa"/>
          </w:tcPr>
          <w:p w14:paraId="40AAB2D2" w14:textId="77777777" w:rsidR="004863D8" w:rsidRDefault="004863D8" w:rsidP="00F149A0">
            <w:pPr>
              <w:jc w:val="center"/>
              <w:rPr>
                <w:rFonts w:ascii="Times New Roman" w:eastAsia="Calibri" w:hAnsi="Times New Roman" w:cs="Times New Roman"/>
                <w:color w:val="000000" w:themeColor="text1"/>
                <w:sz w:val="16"/>
                <w:szCs w:val="16"/>
              </w:rPr>
            </w:pPr>
            <w:r w:rsidRPr="73BC2806">
              <w:rPr>
                <w:rFonts w:ascii="Times New Roman" w:eastAsia="Calibri" w:hAnsi="Times New Roman" w:cs="Times New Roman"/>
                <w:color w:val="000000" w:themeColor="text1"/>
                <w:sz w:val="16"/>
                <w:szCs w:val="16"/>
              </w:rPr>
              <w:t>39,35</w:t>
            </w:r>
          </w:p>
        </w:tc>
        <w:tc>
          <w:tcPr>
            <w:tcW w:w="1367" w:type="dxa"/>
          </w:tcPr>
          <w:p w14:paraId="6F9AF11C"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0,39</w:t>
            </w:r>
          </w:p>
        </w:tc>
      </w:tr>
      <w:tr w:rsidR="004863D8" w:rsidRPr="009676D7" w14:paraId="21ABF822" w14:textId="77777777" w:rsidTr="00F149A0">
        <w:trPr>
          <w:trHeight w:val="300"/>
          <w:jc w:val="center"/>
        </w:trPr>
        <w:tc>
          <w:tcPr>
            <w:tcW w:w="1367" w:type="dxa"/>
          </w:tcPr>
          <w:p w14:paraId="51D911EE"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Valdivia</w:t>
            </w:r>
          </w:p>
        </w:tc>
        <w:tc>
          <w:tcPr>
            <w:tcW w:w="1367" w:type="dxa"/>
          </w:tcPr>
          <w:p w14:paraId="0F91C250"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15.014</w:t>
            </w:r>
          </w:p>
        </w:tc>
        <w:tc>
          <w:tcPr>
            <w:tcW w:w="1367" w:type="dxa"/>
          </w:tcPr>
          <w:p w14:paraId="65D82B49" w14:textId="77777777" w:rsidR="004863D8" w:rsidRDefault="004863D8" w:rsidP="00F149A0">
            <w:pPr>
              <w:jc w:val="center"/>
              <w:rPr>
                <w:rFonts w:ascii="Times New Roman" w:eastAsia="Calibri" w:hAnsi="Times New Roman" w:cs="Times New Roman"/>
                <w:color w:val="000000" w:themeColor="text1"/>
                <w:sz w:val="16"/>
                <w:szCs w:val="16"/>
              </w:rPr>
            </w:pPr>
            <w:r w:rsidRPr="73BC2806">
              <w:rPr>
                <w:rFonts w:ascii="Times New Roman" w:eastAsia="Calibri" w:hAnsi="Times New Roman" w:cs="Times New Roman"/>
                <w:color w:val="000000" w:themeColor="text1"/>
                <w:sz w:val="16"/>
                <w:szCs w:val="16"/>
              </w:rPr>
              <w:t>26,45</w:t>
            </w:r>
          </w:p>
        </w:tc>
        <w:tc>
          <w:tcPr>
            <w:tcW w:w="1367" w:type="dxa"/>
          </w:tcPr>
          <w:p w14:paraId="31018083"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0,26</w:t>
            </w:r>
          </w:p>
        </w:tc>
      </w:tr>
      <w:tr w:rsidR="004863D8" w:rsidRPr="009676D7" w14:paraId="376901F5" w14:textId="77777777" w:rsidTr="00F149A0">
        <w:trPr>
          <w:trHeight w:val="300"/>
          <w:jc w:val="center"/>
        </w:trPr>
        <w:tc>
          <w:tcPr>
            <w:tcW w:w="1367" w:type="dxa"/>
          </w:tcPr>
          <w:p w14:paraId="5D5B0252" w14:textId="77777777" w:rsidR="004863D8" w:rsidRPr="009676D7" w:rsidRDefault="004863D8" w:rsidP="00F149A0">
            <w:pPr>
              <w:jc w:val="left"/>
              <w:rPr>
                <w:rFonts w:ascii="Times New Roman" w:hAnsi="Times New Roman" w:cs="Times New Roman"/>
                <w:sz w:val="16"/>
                <w:szCs w:val="16"/>
              </w:rPr>
            </w:pPr>
            <w:r w:rsidRPr="009676D7">
              <w:rPr>
                <w:rFonts w:ascii="Times New Roman" w:hAnsi="Times New Roman" w:cs="Times New Roman"/>
                <w:sz w:val="16"/>
                <w:szCs w:val="16"/>
              </w:rPr>
              <w:t>Yarumal</w:t>
            </w:r>
          </w:p>
        </w:tc>
        <w:tc>
          <w:tcPr>
            <w:tcW w:w="1367" w:type="dxa"/>
          </w:tcPr>
          <w:p w14:paraId="0774F90E"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41.884</w:t>
            </w:r>
          </w:p>
        </w:tc>
        <w:tc>
          <w:tcPr>
            <w:tcW w:w="1367" w:type="dxa"/>
          </w:tcPr>
          <w:p w14:paraId="2D834BD4" w14:textId="77777777" w:rsidR="004863D8" w:rsidRDefault="004863D8" w:rsidP="00F149A0">
            <w:pPr>
              <w:jc w:val="center"/>
              <w:rPr>
                <w:rFonts w:ascii="Times New Roman" w:eastAsia="Calibri" w:hAnsi="Times New Roman" w:cs="Times New Roman"/>
                <w:color w:val="000000" w:themeColor="text1"/>
                <w:sz w:val="16"/>
                <w:szCs w:val="16"/>
              </w:rPr>
            </w:pPr>
            <w:r w:rsidRPr="73BC2806">
              <w:rPr>
                <w:rFonts w:ascii="Times New Roman" w:eastAsia="Calibri" w:hAnsi="Times New Roman" w:cs="Times New Roman"/>
                <w:color w:val="000000" w:themeColor="text1"/>
                <w:sz w:val="16"/>
                <w:szCs w:val="16"/>
              </w:rPr>
              <w:t>56,73</w:t>
            </w:r>
          </w:p>
        </w:tc>
        <w:tc>
          <w:tcPr>
            <w:tcW w:w="1367" w:type="dxa"/>
          </w:tcPr>
          <w:p w14:paraId="2100D145" w14:textId="77777777" w:rsidR="004863D8" w:rsidRPr="27CEE20B" w:rsidRDefault="004863D8" w:rsidP="00F149A0">
            <w:pPr>
              <w:jc w:val="center"/>
              <w:rPr>
                <w:rFonts w:ascii="Times New Roman" w:eastAsia="Calibri" w:hAnsi="Times New Roman" w:cs="Times New Roman"/>
                <w:color w:val="000000" w:themeColor="text1"/>
                <w:sz w:val="16"/>
                <w:szCs w:val="16"/>
              </w:rPr>
            </w:pPr>
            <w:r w:rsidRPr="27CEE20B">
              <w:rPr>
                <w:rFonts w:ascii="Times New Roman" w:eastAsia="Calibri" w:hAnsi="Times New Roman" w:cs="Times New Roman"/>
                <w:color w:val="000000" w:themeColor="text1"/>
                <w:sz w:val="16"/>
                <w:szCs w:val="16"/>
              </w:rPr>
              <w:t>0,57</w:t>
            </w:r>
          </w:p>
        </w:tc>
      </w:tr>
      <w:tr w:rsidR="004863D8" w:rsidRPr="009676D7" w14:paraId="1A5388B0" w14:textId="77777777" w:rsidTr="00F149A0">
        <w:trPr>
          <w:trHeight w:val="300"/>
          <w:jc w:val="center"/>
        </w:trPr>
        <w:tc>
          <w:tcPr>
            <w:tcW w:w="1367" w:type="dxa"/>
          </w:tcPr>
          <w:p w14:paraId="527CEF31" w14:textId="77777777" w:rsidR="004863D8" w:rsidRPr="009676D7" w:rsidRDefault="004863D8" w:rsidP="00F149A0">
            <w:pPr>
              <w:jc w:val="left"/>
              <w:rPr>
                <w:rFonts w:ascii="Times New Roman" w:hAnsi="Times New Roman" w:cs="Times New Roman"/>
                <w:b/>
                <w:sz w:val="16"/>
                <w:szCs w:val="16"/>
              </w:rPr>
            </w:pPr>
            <w:r w:rsidRPr="009676D7">
              <w:rPr>
                <w:rFonts w:ascii="Times New Roman" w:hAnsi="Times New Roman" w:cs="Times New Roman"/>
                <w:b/>
                <w:sz w:val="16"/>
                <w:szCs w:val="16"/>
              </w:rPr>
              <w:t>Total, Provincia</w:t>
            </w:r>
          </w:p>
        </w:tc>
        <w:tc>
          <w:tcPr>
            <w:tcW w:w="1367" w:type="dxa"/>
          </w:tcPr>
          <w:p w14:paraId="1DF106D1" w14:textId="77777777" w:rsidR="004863D8" w:rsidRPr="27CEE20B" w:rsidRDefault="004863D8" w:rsidP="00F149A0">
            <w:pPr>
              <w:jc w:val="center"/>
              <w:rPr>
                <w:rFonts w:ascii="Times New Roman" w:eastAsia="Calibri" w:hAnsi="Times New Roman" w:cs="Times New Roman"/>
                <w:b/>
                <w:bCs/>
                <w:color w:val="000000" w:themeColor="text1"/>
                <w:sz w:val="16"/>
                <w:szCs w:val="16"/>
              </w:rPr>
            </w:pPr>
            <w:r w:rsidRPr="27CEE20B">
              <w:rPr>
                <w:rFonts w:ascii="Times New Roman" w:eastAsia="Calibri" w:hAnsi="Times New Roman" w:cs="Times New Roman"/>
                <w:b/>
                <w:bCs/>
                <w:color w:val="000000" w:themeColor="text1"/>
                <w:sz w:val="16"/>
                <w:szCs w:val="16"/>
              </w:rPr>
              <w:t>175.488</w:t>
            </w:r>
          </w:p>
        </w:tc>
        <w:tc>
          <w:tcPr>
            <w:tcW w:w="1367" w:type="dxa"/>
          </w:tcPr>
          <w:p w14:paraId="429F3580" w14:textId="77777777" w:rsidR="004863D8" w:rsidRDefault="004863D8" w:rsidP="00F149A0">
            <w:pPr>
              <w:jc w:val="center"/>
              <w:rPr>
                <w:rFonts w:ascii="Times New Roman" w:eastAsia="Calibri" w:hAnsi="Times New Roman" w:cs="Times New Roman"/>
                <w:b/>
                <w:bCs/>
                <w:color w:val="000000" w:themeColor="text1"/>
                <w:sz w:val="16"/>
                <w:szCs w:val="16"/>
              </w:rPr>
            </w:pPr>
            <w:r w:rsidRPr="73BC2806">
              <w:rPr>
                <w:rFonts w:ascii="Times New Roman" w:eastAsia="Calibri" w:hAnsi="Times New Roman" w:cs="Times New Roman"/>
                <w:b/>
                <w:bCs/>
                <w:color w:val="000000" w:themeColor="text1"/>
                <w:sz w:val="16"/>
                <w:szCs w:val="16"/>
              </w:rPr>
              <w:t>23,24</w:t>
            </w:r>
          </w:p>
        </w:tc>
        <w:tc>
          <w:tcPr>
            <w:tcW w:w="1367" w:type="dxa"/>
          </w:tcPr>
          <w:p w14:paraId="70D44477" w14:textId="77777777" w:rsidR="004863D8" w:rsidRPr="27CEE20B" w:rsidRDefault="004863D8" w:rsidP="00F149A0">
            <w:pPr>
              <w:jc w:val="center"/>
              <w:rPr>
                <w:rFonts w:ascii="Times New Roman" w:eastAsia="Calibri" w:hAnsi="Times New Roman" w:cs="Times New Roman"/>
                <w:b/>
                <w:bCs/>
                <w:color w:val="000000" w:themeColor="text1"/>
                <w:sz w:val="16"/>
                <w:szCs w:val="16"/>
              </w:rPr>
            </w:pPr>
            <w:r w:rsidRPr="27CEE20B">
              <w:rPr>
                <w:rFonts w:ascii="Times New Roman" w:eastAsia="Calibri" w:hAnsi="Times New Roman" w:cs="Times New Roman"/>
                <w:b/>
                <w:bCs/>
                <w:color w:val="000000" w:themeColor="text1"/>
                <w:sz w:val="16"/>
                <w:szCs w:val="16"/>
              </w:rPr>
              <w:t>0,23</w:t>
            </w:r>
          </w:p>
        </w:tc>
      </w:tr>
      <w:tr w:rsidR="004863D8" w:rsidRPr="009676D7" w14:paraId="60B3EF12" w14:textId="77777777" w:rsidTr="00F149A0">
        <w:trPr>
          <w:trHeight w:val="300"/>
          <w:jc w:val="center"/>
        </w:trPr>
        <w:tc>
          <w:tcPr>
            <w:tcW w:w="1367" w:type="dxa"/>
          </w:tcPr>
          <w:p w14:paraId="11AF7A5E" w14:textId="77777777" w:rsidR="004863D8" w:rsidRPr="009676D7" w:rsidRDefault="004863D8" w:rsidP="00F149A0">
            <w:pPr>
              <w:jc w:val="left"/>
              <w:rPr>
                <w:rFonts w:ascii="Times New Roman" w:hAnsi="Times New Roman" w:cs="Times New Roman"/>
                <w:b/>
                <w:sz w:val="16"/>
                <w:szCs w:val="16"/>
              </w:rPr>
            </w:pPr>
            <w:r w:rsidRPr="009676D7">
              <w:rPr>
                <w:rFonts w:ascii="Times New Roman" w:hAnsi="Times New Roman" w:cs="Times New Roman"/>
                <w:b/>
                <w:sz w:val="16"/>
                <w:szCs w:val="16"/>
              </w:rPr>
              <w:t>Total, Subregión</w:t>
            </w:r>
          </w:p>
        </w:tc>
        <w:tc>
          <w:tcPr>
            <w:tcW w:w="1367" w:type="dxa"/>
          </w:tcPr>
          <w:p w14:paraId="13F624FE" w14:textId="77777777" w:rsidR="004863D8" w:rsidRPr="27CEE20B" w:rsidRDefault="004863D8" w:rsidP="00F149A0">
            <w:pPr>
              <w:jc w:val="center"/>
              <w:rPr>
                <w:rFonts w:ascii="Times New Roman" w:eastAsia="Calibri" w:hAnsi="Times New Roman" w:cs="Times New Roman"/>
                <w:b/>
                <w:bCs/>
                <w:color w:val="000000" w:themeColor="text1"/>
                <w:sz w:val="16"/>
                <w:szCs w:val="16"/>
              </w:rPr>
            </w:pPr>
            <w:r w:rsidRPr="27CEE20B">
              <w:rPr>
                <w:rFonts w:ascii="Times New Roman" w:eastAsia="Calibri" w:hAnsi="Times New Roman" w:cs="Times New Roman"/>
                <w:b/>
                <w:bCs/>
                <w:color w:val="000000" w:themeColor="text1"/>
                <w:sz w:val="16"/>
                <w:szCs w:val="16"/>
              </w:rPr>
              <w:t>255.681</w:t>
            </w:r>
          </w:p>
        </w:tc>
        <w:tc>
          <w:tcPr>
            <w:tcW w:w="1367" w:type="dxa"/>
          </w:tcPr>
          <w:p w14:paraId="64F5EAA1" w14:textId="77777777" w:rsidR="004863D8" w:rsidRDefault="004863D8" w:rsidP="00F149A0">
            <w:pPr>
              <w:jc w:val="center"/>
              <w:rPr>
                <w:rFonts w:ascii="Times New Roman" w:eastAsia="Calibri" w:hAnsi="Times New Roman" w:cs="Times New Roman"/>
                <w:b/>
                <w:bCs/>
                <w:color w:val="000000" w:themeColor="text1"/>
                <w:sz w:val="16"/>
                <w:szCs w:val="16"/>
              </w:rPr>
            </w:pPr>
            <w:r w:rsidRPr="73BC2806">
              <w:rPr>
                <w:rFonts w:ascii="Times New Roman" w:eastAsia="Calibri" w:hAnsi="Times New Roman" w:cs="Times New Roman"/>
                <w:b/>
                <w:bCs/>
                <w:color w:val="000000" w:themeColor="text1"/>
                <w:sz w:val="16"/>
                <w:szCs w:val="16"/>
              </w:rPr>
              <w:t>32,22</w:t>
            </w:r>
          </w:p>
        </w:tc>
        <w:tc>
          <w:tcPr>
            <w:tcW w:w="1367" w:type="dxa"/>
          </w:tcPr>
          <w:p w14:paraId="493711D5" w14:textId="77777777" w:rsidR="004863D8" w:rsidRPr="27CEE20B" w:rsidRDefault="004863D8" w:rsidP="00F149A0">
            <w:pPr>
              <w:jc w:val="center"/>
              <w:rPr>
                <w:rFonts w:ascii="Times New Roman" w:eastAsia="Calibri" w:hAnsi="Times New Roman" w:cs="Times New Roman"/>
                <w:b/>
                <w:bCs/>
                <w:color w:val="000000" w:themeColor="text1"/>
                <w:sz w:val="16"/>
                <w:szCs w:val="16"/>
              </w:rPr>
            </w:pPr>
            <w:r w:rsidRPr="27CEE20B">
              <w:rPr>
                <w:rFonts w:ascii="Times New Roman" w:eastAsia="Calibri" w:hAnsi="Times New Roman" w:cs="Times New Roman"/>
                <w:b/>
                <w:bCs/>
                <w:color w:val="000000" w:themeColor="text1"/>
                <w:sz w:val="16"/>
                <w:szCs w:val="16"/>
              </w:rPr>
              <w:t>0,32</w:t>
            </w:r>
          </w:p>
        </w:tc>
      </w:tr>
      <w:tr w:rsidR="004863D8" w:rsidRPr="009676D7" w14:paraId="7163C2AA" w14:textId="77777777" w:rsidTr="00F149A0">
        <w:trPr>
          <w:trHeight w:val="300"/>
          <w:jc w:val="center"/>
        </w:trPr>
        <w:tc>
          <w:tcPr>
            <w:tcW w:w="1367" w:type="dxa"/>
          </w:tcPr>
          <w:p w14:paraId="71E76572" w14:textId="77777777" w:rsidR="004863D8" w:rsidRPr="009676D7" w:rsidRDefault="004863D8" w:rsidP="00F149A0">
            <w:pPr>
              <w:jc w:val="left"/>
              <w:rPr>
                <w:rFonts w:ascii="Times New Roman" w:hAnsi="Times New Roman" w:cs="Times New Roman"/>
                <w:b/>
                <w:sz w:val="16"/>
                <w:szCs w:val="16"/>
              </w:rPr>
            </w:pPr>
            <w:r w:rsidRPr="009676D7">
              <w:rPr>
                <w:rFonts w:ascii="Times New Roman" w:hAnsi="Times New Roman" w:cs="Times New Roman"/>
                <w:b/>
                <w:sz w:val="16"/>
                <w:szCs w:val="16"/>
              </w:rPr>
              <w:t>Total, Departamento</w:t>
            </w:r>
          </w:p>
        </w:tc>
        <w:tc>
          <w:tcPr>
            <w:tcW w:w="1367" w:type="dxa"/>
          </w:tcPr>
          <w:p w14:paraId="552BB36F" w14:textId="77777777" w:rsidR="004863D8" w:rsidRPr="27CEE20B" w:rsidRDefault="004863D8" w:rsidP="00F149A0">
            <w:pPr>
              <w:jc w:val="center"/>
              <w:rPr>
                <w:rFonts w:ascii="Times New Roman" w:eastAsia="Calibri" w:hAnsi="Times New Roman" w:cs="Times New Roman"/>
                <w:b/>
                <w:bCs/>
                <w:color w:val="000000" w:themeColor="text1"/>
                <w:sz w:val="16"/>
                <w:szCs w:val="16"/>
              </w:rPr>
            </w:pPr>
            <w:r w:rsidRPr="27CEE20B">
              <w:rPr>
                <w:rFonts w:ascii="Times New Roman" w:eastAsia="Calibri" w:hAnsi="Times New Roman" w:cs="Times New Roman"/>
                <w:b/>
                <w:bCs/>
                <w:color w:val="000000" w:themeColor="text1"/>
                <w:sz w:val="16"/>
                <w:szCs w:val="16"/>
              </w:rPr>
              <w:t>6.928.372</w:t>
            </w:r>
          </w:p>
        </w:tc>
        <w:tc>
          <w:tcPr>
            <w:tcW w:w="1367" w:type="dxa"/>
          </w:tcPr>
          <w:p w14:paraId="088F8E42" w14:textId="77777777" w:rsidR="004863D8" w:rsidRDefault="004863D8" w:rsidP="00F149A0">
            <w:pPr>
              <w:jc w:val="center"/>
              <w:rPr>
                <w:rFonts w:ascii="Times New Roman" w:eastAsia="Calibri" w:hAnsi="Times New Roman" w:cs="Times New Roman"/>
                <w:b/>
                <w:bCs/>
                <w:color w:val="000000" w:themeColor="text1"/>
                <w:sz w:val="16"/>
                <w:szCs w:val="16"/>
              </w:rPr>
            </w:pPr>
            <w:r w:rsidRPr="73BC2806">
              <w:rPr>
                <w:rFonts w:ascii="Times New Roman" w:eastAsia="Calibri" w:hAnsi="Times New Roman" w:cs="Times New Roman"/>
                <w:b/>
                <w:bCs/>
                <w:color w:val="000000" w:themeColor="text1"/>
                <w:sz w:val="16"/>
                <w:szCs w:val="16"/>
              </w:rPr>
              <w:t>110,32</w:t>
            </w:r>
          </w:p>
        </w:tc>
        <w:tc>
          <w:tcPr>
            <w:tcW w:w="1367" w:type="dxa"/>
          </w:tcPr>
          <w:p w14:paraId="065120CB" w14:textId="77777777" w:rsidR="004863D8" w:rsidRPr="27CEE20B" w:rsidRDefault="004863D8" w:rsidP="00F149A0">
            <w:pPr>
              <w:jc w:val="center"/>
              <w:rPr>
                <w:rFonts w:ascii="Times New Roman" w:eastAsia="Calibri" w:hAnsi="Times New Roman" w:cs="Times New Roman"/>
                <w:b/>
                <w:bCs/>
                <w:color w:val="000000" w:themeColor="text1"/>
                <w:sz w:val="16"/>
                <w:szCs w:val="16"/>
              </w:rPr>
            </w:pPr>
            <w:r w:rsidRPr="27CEE20B">
              <w:rPr>
                <w:rFonts w:ascii="Times New Roman" w:eastAsia="Calibri" w:hAnsi="Times New Roman" w:cs="Times New Roman"/>
                <w:b/>
                <w:bCs/>
                <w:color w:val="000000" w:themeColor="text1"/>
                <w:sz w:val="16"/>
                <w:szCs w:val="16"/>
              </w:rPr>
              <w:t>1,10</w:t>
            </w:r>
          </w:p>
        </w:tc>
      </w:tr>
    </w:tbl>
    <w:p w14:paraId="1B2FF96F" w14:textId="77777777" w:rsidR="004863D8" w:rsidRPr="009676D7" w:rsidRDefault="004863D8" w:rsidP="004863D8">
      <w:pPr>
        <w:spacing w:line="257" w:lineRule="auto"/>
      </w:pPr>
      <w:r w:rsidRPr="75AA67FD">
        <w:rPr>
          <w:rFonts w:ascii="Times New Roman" w:eastAsia="Arial" w:hAnsi="Times New Roman" w:cs="Times New Roman"/>
          <w:b/>
          <w:bCs/>
          <w:sz w:val="20"/>
          <w:szCs w:val="20"/>
        </w:rPr>
        <w:t>Fuente:</w:t>
      </w:r>
      <w:r w:rsidRPr="75AA67FD">
        <w:rPr>
          <w:rFonts w:ascii="Times New Roman" w:eastAsia="Arial" w:hAnsi="Times New Roman" w:cs="Times New Roman"/>
          <w:sz w:val="20"/>
          <w:szCs w:val="20"/>
        </w:rPr>
        <w:t xml:space="preserve"> DANE (s.f.-b) e IGAC (s.f.). Cálculos propios.</w:t>
      </w:r>
    </w:p>
    <w:p w14:paraId="1A80CC9A" w14:textId="77777777" w:rsidR="004863D8" w:rsidRDefault="004863D8" w:rsidP="004863D8">
      <w:pPr>
        <w:pStyle w:val="Caption"/>
        <w:jc w:val="center"/>
        <w:rPr>
          <w:rFonts w:ascii="Times New Roman" w:hAnsi="Times New Roman" w:cs="Times New Roman"/>
          <w:i w:val="0"/>
          <w:iCs w:val="0"/>
          <w:sz w:val="20"/>
          <w:szCs w:val="20"/>
        </w:rPr>
      </w:pPr>
    </w:p>
    <w:p w14:paraId="5A35E90A" w14:textId="77777777" w:rsidR="004863D8" w:rsidRDefault="004863D8" w:rsidP="004863D8"/>
    <w:p w14:paraId="613A0E34" w14:textId="77777777" w:rsidR="004863D8" w:rsidRDefault="004863D8" w:rsidP="004863D8"/>
    <w:p w14:paraId="0B3FDE79" w14:textId="77777777" w:rsidR="004863D8" w:rsidRDefault="004863D8" w:rsidP="004863D8"/>
    <w:p w14:paraId="2C468BEB" w14:textId="77777777" w:rsidR="004863D8" w:rsidRDefault="004863D8" w:rsidP="004863D8"/>
    <w:p w14:paraId="2972868C" w14:textId="77777777" w:rsidR="004863D8" w:rsidRDefault="004863D8" w:rsidP="004863D8"/>
    <w:p w14:paraId="29A069F9" w14:textId="77777777" w:rsidR="004863D8" w:rsidRDefault="004863D8" w:rsidP="004863D8">
      <w:pPr>
        <w:pStyle w:val="Caption"/>
        <w:jc w:val="center"/>
      </w:pPr>
      <w:r w:rsidRPr="75AA67FD">
        <w:rPr>
          <w:rFonts w:ascii="Times New Roman" w:hAnsi="Times New Roman" w:cs="Times New Roman"/>
          <w:i w:val="0"/>
          <w:iCs w:val="0"/>
          <w:sz w:val="20"/>
          <w:szCs w:val="20"/>
        </w:rPr>
        <w:t>Gráfica X. Densidad poblacional por municipio - 2025 (hab/km²)</w:t>
      </w:r>
    </w:p>
    <w:p w14:paraId="0A0E4961" w14:textId="77777777" w:rsidR="004863D8" w:rsidRDefault="004863D8" w:rsidP="004863D8">
      <w:pPr>
        <w:jc w:val="center"/>
      </w:pPr>
      <w:r>
        <w:rPr>
          <w:noProof/>
          <w:lang w:eastAsia="es-CO"/>
        </w:rPr>
        <w:lastRenderedPageBreak/>
        <w:drawing>
          <wp:inline distT="0" distB="0" distL="0" distR="0" wp14:anchorId="44ABD0C7" wp14:editId="0E752EDF">
            <wp:extent cx="3956708" cy="2944060"/>
            <wp:effectExtent l="0" t="0" r="0" b="0"/>
            <wp:docPr id="1308505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05842" name="Picture 1308505842"/>
                    <pic:cNvPicPr/>
                  </pic:nvPicPr>
                  <pic:blipFill>
                    <a:blip r:embed="rId14">
                      <a:extLst>
                        <a:ext uri="{28A0092B-C50C-407E-A947-70E740481C1C}">
                          <a14:useLocalDpi xmlns:a14="http://schemas.microsoft.com/office/drawing/2010/main"/>
                        </a:ext>
                      </a:extLst>
                    </a:blip>
                    <a:stretch>
                      <a:fillRect/>
                    </a:stretch>
                  </pic:blipFill>
                  <pic:spPr>
                    <a:xfrm>
                      <a:off x="0" y="0"/>
                      <a:ext cx="3956708" cy="2944060"/>
                    </a:xfrm>
                    <a:prstGeom prst="rect">
                      <a:avLst/>
                    </a:prstGeom>
                  </pic:spPr>
                </pic:pic>
              </a:graphicData>
            </a:graphic>
          </wp:inline>
        </w:drawing>
      </w:r>
    </w:p>
    <w:p w14:paraId="6121D27F" w14:textId="77777777" w:rsidR="004863D8" w:rsidRDefault="004863D8" w:rsidP="004863D8">
      <w:pPr>
        <w:spacing w:line="257" w:lineRule="auto"/>
        <w:rPr>
          <w:rFonts w:ascii="Times New Roman" w:eastAsia="Arial" w:hAnsi="Times New Roman" w:cs="Times New Roman"/>
          <w:sz w:val="20"/>
          <w:szCs w:val="20"/>
        </w:rPr>
      </w:pPr>
    </w:p>
    <w:p w14:paraId="69953E2E" w14:textId="77777777" w:rsidR="004863D8" w:rsidRDefault="004863D8" w:rsidP="004863D8">
      <w:pPr>
        <w:keepNext/>
        <w:jc w:val="center"/>
      </w:pPr>
      <w:r w:rsidRPr="75AA67FD">
        <w:rPr>
          <w:rFonts w:ascii="Times New Roman" w:hAnsi="Times New Roman" w:cs="Times New Roman"/>
          <w:sz w:val="20"/>
          <w:szCs w:val="20"/>
        </w:rPr>
        <w:lastRenderedPageBreak/>
        <w:t>Mapa X. Densidad Poblacional por municipio – 2025 (hab/km²)</w:t>
      </w:r>
    </w:p>
    <w:p w14:paraId="1D7F6812" w14:textId="77777777" w:rsidR="004863D8" w:rsidRDefault="004863D8" w:rsidP="004863D8">
      <w:pPr>
        <w:keepNext/>
        <w:jc w:val="center"/>
        <w:rPr>
          <w:rFonts w:ascii="Times New Roman" w:hAnsi="Times New Roman" w:cs="Times New Roman"/>
          <w:sz w:val="20"/>
          <w:szCs w:val="20"/>
        </w:rPr>
      </w:pPr>
      <w:r>
        <w:rPr>
          <w:noProof/>
          <w:lang w:eastAsia="es-CO"/>
        </w:rPr>
        <w:drawing>
          <wp:inline distT="0" distB="0" distL="0" distR="0" wp14:anchorId="4093ECEA" wp14:editId="05F4A6ED">
            <wp:extent cx="4370647" cy="4680000"/>
            <wp:effectExtent l="0" t="0" r="0" b="0"/>
            <wp:docPr id="1424190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90924" name="Picture 1424190924"/>
                    <pic:cNvPicPr/>
                  </pic:nvPicPr>
                  <pic:blipFill>
                    <a:blip r:embed="rId15">
                      <a:extLst>
                        <a:ext uri="{28A0092B-C50C-407E-A947-70E740481C1C}">
                          <a14:useLocalDpi xmlns:a14="http://schemas.microsoft.com/office/drawing/2010/main"/>
                        </a:ext>
                      </a:extLst>
                    </a:blip>
                    <a:stretch>
                      <a:fillRect/>
                    </a:stretch>
                  </pic:blipFill>
                  <pic:spPr>
                    <a:xfrm>
                      <a:off x="0" y="0"/>
                      <a:ext cx="4370647" cy="4680000"/>
                    </a:xfrm>
                    <a:prstGeom prst="rect">
                      <a:avLst/>
                    </a:prstGeom>
                  </pic:spPr>
                </pic:pic>
              </a:graphicData>
            </a:graphic>
          </wp:inline>
        </w:drawing>
      </w:r>
    </w:p>
    <w:p w14:paraId="3BC82998" w14:textId="77777777" w:rsidR="004863D8" w:rsidRPr="009676D7" w:rsidRDefault="004863D8" w:rsidP="004863D8">
      <w:pPr>
        <w:spacing w:after="240" w:line="240" w:lineRule="auto"/>
        <w:rPr>
          <w:rFonts w:ascii="Times New Roman" w:eastAsia="Arial Narrow" w:hAnsi="Times New Roman" w:cs="Times New Roman"/>
          <w:color w:val="000000" w:themeColor="text1"/>
        </w:rPr>
      </w:pPr>
      <w:r w:rsidRPr="009676D7">
        <w:rPr>
          <w:rFonts w:ascii="Times New Roman" w:eastAsia="Arial Narrow" w:hAnsi="Times New Roman" w:cs="Times New Roman"/>
          <w:color w:val="000000" w:themeColor="text1"/>
        </w:rPr>
        <w:t>La distribución por grupos de edad en la PAP Bio-energética del Norte de Antioquia evidencia una estructura demográfica envejecida, con una proporción creciente de población en los rangos de 60 años y más, particularmente en municipios como Carolina del Príncipe (24%), Gómez Plata (21%) y Guadalupe (16%), donde los adultos mayores representan una fracción significativa del total municipal. En contraste, municipios como Anorí (11%), Ituango, Briceño y Valdivia (12% cada uno) registran los porcentajes más bajos de población mayor de 60 años, lo que refleja dinámicas demográficas menos avanzadas en el proceso de envejecimiento.</w:t>
      </w:r>
    </w:p>
    <w:p w14:paraId="08F088C2" w14:textId="77777777" w:rsidR="004863D8" w:rsidRPr="009676D7" w:rsidRDefault="004863D8" w:rsidP="004863D8">
      <w:pPr>
        <w:spacing w:after="0" w:line="240" w:lineRule="auto"/>
        <w:rPr>
          <w:rFonts w:ascii="Times New Roman" w:eastAsia="Arial Narrow" w:hAnsi="Times New Roman" w:cs="Times New Roman"/>
          <w:color w:val="000000" w:themeColor="text1"/>
        </w:rPr>
      </w:pPr>
      <w:r w:rsidRPr="009676D7">
        <w:rPr>
          <w:rFonts w:ascii="Times New Roman" w:eastAsia="Arial Narrow" w:hAnsi="Times New Roman" w:cs="Times New Roman"/>
          <w:color w:val="000000" w:themeColor="text1"/>
        </w:rPr>
        <w:t>Por su parte, municipios como Yarumal (20.911 habitantes) e Ituango (13.140 habitantes) concentran los mayores volúmenes absolutos de población entre los 0 y 29 años, aunque esta presencia no logra contrarrestar la tendencia general al envejecimiento observada en la Provincia. Al comparar estos comportamientos con el total provincial, se identifica una base poblacional estrecha en los grupos de 0 a 19 años y una ampliación progresiva en los grupos de 50 años y más, confirmando un patrón demográfico que plantea retos para la renovación generacional y la sostenibilidad social y productiva del territorio.</w:t>
      </w:r>
    </w:p>
    <w:p w14:paraId="0EBB3A78" w14:textId="77777777" w:rsidR="004863D8" w:rsidRPr="009676D7" w:rsidRDefault="004863D8" w:rsidP="004863D8">
      <w:pPr>
        <w:spacing w:after="0" w:line="240" w:lineRule="auto"/>
        <w:rPr>
          <w:rFonts w:ascii="Times New Roman" w:eastAsia="Arial" w:hAnsi="Times New Roman" w:cs="Times New Roman"/>
        </w:rPr>
      </w:pPr>
    </w:p>
    <w:p w14:paraId="3FBEC5B7"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lastRenderedPageBreak/>
        <w:t xml:space="preserve">Gráfica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Gráfica \* ARABIC </w:instrText>
      </w:r>
      <w:r w:rsidRPr="009676D7">
        <w:rPr>
          <w:rFonts w:ascii="Times New Roman" w:hAnsi="Times New Roman" w:cs="Times New Roman"/>
          <w:i w:val="0"/>
          <w:sz w:val="20"/>
          <w:szCs w:val="20"/>
        </w:rPr>
        <w:fldChar w:fldCharType="separate"/>
      </w:r>
      <w:r w:rsidRPr="009676D7">
        <w:rPr>
          <w:rFonts w:ascii="Times New Roman" w:hAnsi="Times New Roman" w:cs="Times New Roman"/>
          <w:i w:val="0"/>
          <w:noProof/>
          <w:sz w:val="20"/>
          <w:szCs w:val="20"/>
        </w:rPr>
        <w:t>1</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Distribución por Género y Grupos de Edad en la PAP Bio-energética del Norte de Antioquia</w:t>
      </w:r>
    </w:p>
    <w:p w14:paraId="14B3D932" w14:textId="77777777" w:rsidR="004863D8" w:rsidRPr="009676D7" w:rsidRDefault="004863D8" w:rsidP="004863D8">
      <w:pPr>
        <w:spacing w:after="0"/>
        <w:jc w:val="center"/>
      </w:pPr>
      <w:r>
        <w:rPr>
          <w:noProof/>
          <w:lang w:eastAsia="es-CO"/>
        </w:rPr>
        <w:drawing>
          <wp:inline distT="0" distB="0" distL="0" distR="0" wp14:anchorId="15B48461" wp14:editId="49472C25">
            <wp:extent cx="4337855" cy="2727702"/>
            <wp:effectExtent l="0" t="0" r="0" b="0"/>
            <wp:docPr id="4015410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1007" name="Picture 401541007"/>
                    <pic:cNvPicPr/>
                  </pic:nvPicPr>
                  <pic:blipFill>
                    <a:blip r:embed="rId16">
                      <a:extLst>
                        <a:ext uri="{28A0092B-C50C-407E-A947-70E740481C1C}">
                          <a14:useLocalDpi xmlns:a14="http://schemas.microsoft.com/office/drawing/2010/main"/>
                        </a:ext>
                      </a:extLst>
                    </a:blip>
                    <a:stretch>
                      <a:fillRect/>
                    </a:stretch>
                  </pic:blipFill>
                  <pic:spPr>
                    <a:xfrm>
                      <a:off x="0" y="0"/>
                      <a:ext cx="4337855" cy="2727702"/>
                    </a:xfrm>
                    <a:prstGeom prst="rect">
                      <a:avLst/>
                    </a:prstGeom>
                  </pic:spPr>
                </pic:pic>
              </a:graphicData>
            </a:graphic>
          </wp:inline>
        </w:drawing>
      </w:r>
    </w:p>
    <w:p w14:paraId="52A0133A" w14:textId="77777777" w:rsidR="004863D8" w:rsidRPr="009676D7" w:rsidRDefault="004863D8" w:rsidP="004863D8">
      <w:pPr>
        <w:spacing w:after="0" w:line="240" w:lineRule="auto"/>
        <w:contextualSpacing/>
        <w:rPr>
          <w:rFonts w:ascii="Times New Roman" w:eastAsia="Arial" w:hAnsi="Times New Roman" w:cs="Times New Roman"/>
          <w:sz w:val="20"/>
          <w:szCs w:val="20"/>
        </w:rPr>
      </w:pPr>
      <w:r w:rsidRPr="75AA67FD">
        <w:rPr>
          <w:rFonts w:ascii="Times New Roman" w:eastAsia="Arial" w:hAnsi="Times New Roman" w:cs="Times New Roman"/>
          <w:b/>
          <w:bCs/>
          <w:sz w:val="20"/>
          <w:szCs w:val="20"/>
        </w:rPr>
        <w:t>Fuente:</w:t>
      </w:r>
      <w:r w:rsidRPr="75AA67FD">
        <w:rPr>
          <w:rFonts w:ascii="Times New Roman" w:eastAsia="Arial" w:hAnsi="Times New Roman" w:cs="Times New Roman"/>
          <w:sz w:val="20"/>
          <w:szCs w:val="20"/>
        </w:rPr>
        <w:t xml:space="preserve"> DANE (s.f.-b).</w:t>
      </w:r>
    </w:p>
    <w:p w14:paraId="620E7D85" w14:textId="77777777" w:rsidR="004863D8" w:rsidRPr="009676D7" w:rsidRDefault="004863D8" w:rsidP="004863D8">
      <w:pPr>
        <w:spacing w:after="0" w:line="360" w:lineRule="auto"/>
        <w:contextualSpacing/>
        <w:jc w:val="center"/>
        <w:rPr>
          <w:rFonts w:ascii="Times New Roman" w:eastAsia="Arial" w:hAnsi="Times New Roman" w:cs="Times New Roman"/>
          <w:iCs/>
          <w:sz w:val="20"/>
          <w:szCs w:val="20"/>
        </w:rPr>
      </w:pPr>
    </w:p>
    <w:p w14:paraId="60F25545" w14:textId="77777777" w:rsidR="004863D8" w:rsidRPr="009676D7" w:rsidRDefault="004863D8" w:rsidP="004863D8">
      <w:pPr>
        <w:pStyle w:val="Caption"/>
        <w:keepNext/>
        <w:spacing w:line="276" w:lineRule="auto"/>
        <w:rPr>
          <w:rFonts w:ascii="Times New Roman" w:hAnsi="Times New Roman" w:cs="Times New Roman"/>
          <w:b/>
          <w:bCs/>
          <w:smallCaps/>
          <w:color w:val="auto"/>
          <w:sz w:val="22"/>
          <w:szCs w:val="22"/>
        </w:rPr>
      </w:pPr>
      <w:r w:rsidRPr="009676D7">
        <w:rPr>
          <w:rFonts w:ascii="Times New Roman" w:hAnsi="Times New Roman" w:cs="Times New Roman"/>
          <w:i w:val="0"/>
          <w:color w:val="auto"/>
          <w:sz w:val="22"/>
          <w:szCs w:val="22"/>
        </w:rPr>
        <w:t xml:space="preserve">En la mayoría de los municipios de la Provincia se observa un rasgo estructural común: una tendencia sostenida al envejecimiento poblacional, con índices que oscilan entre 19,58 en Anorí y 44,62 en Carolina del Príncipe, pasando por valores intermedios como 25,91 en Toledo, fenómeno que se combina con una migración juvenil persistente asociada a la búsqueda de oportunidades laborales y educativas en centros urbanos de mayor jerarquía. Estos comportamientos —envejecimiento, emigración juvenil y alta ruralidad— evidencian que la Provincia atraviesa una transición demográfica avanzada, con efectos directos sobre la sostenibilidad de los sistemas productivo, educativo y de protección social. La reducción progresiva de población joven y el aumento relativo de adultos mayores comprometen la disponibilidad futura de mano de obra, la renovación generacional en </w:t>
      </w:r>
      <w:r>
        <w:rPr>
          <w:rFonts w:ascii="Times New Roman" w:hAnsi="Times New Roman" w:cs="Times New Roman"/>
          <w:i w:val="0"/>
          <w:color w:val="auto"/>
          <w:sz w:val="22"/>
          <w:szCs w:val="22"/>
        </w:rPr>
        <w:t>actividades agroproductivas y la demanda creciente</w:t>
      </w:r>
      <w:r w:rsidRPr="009676D7">
        <w:rPr>
          <w:rFonts w:ascii="Times New Roman" w:hAnsi="Times New Roman" w:cs="Times New Roman"/>
          <w:i w:val="0"/>
          <w:color w:val="auto"/>
          <w:sz w:val="22"/>
          <w:szCs w:val="22"/>
        </w:rPr>
        <w:t xml:space="preserve"> de servicios sociales</w:t>
      </w:r>
      <w:r w:rsidRPr="009676D7">
        <w:rPr>
          <w:rFonts w:ascii="Times New Roman" w:hAnsi="Times New Roman" w:cs="Times New Roman"/>
          <w:color w:val="auto"/>
          <w:sz w:val="22"/>
          <w:szCs w:val="22"/>
        </w:rPr>
        <w:t>.</w:t>
      </w:r>
    </w:p>
    <w:p w14:paraId="4BBE1EDE" w14:textId="77777777" w:rsidR="004863D8" w:rsidRPr="009676D7" w:rsidRDefault="004863D8" w:rsidP="004863D8">
      <w:pPr>
        <w:pStyle w:val="Caption"/>
        <w:keepNext/>
        <w:rPr>
          <w:rFonts w:ascii="Times New Roman" w:hAnsi="Times New Roman" w:cs="Times New Roman"/>
          <w:i w:val="0"/>
          <w:sz w:val="20"/>
          <w:szCs w:val="20"/>
        </w:rPr>
      </w:pPr>
      <w:commentRangeStart w:id="7"/>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9</w:t>
      </w:r>
      <w:r w:rsidRPr="009676D7">
        <w:rPr>
          <w:rFonts w:ascii="Times New Roman" w:hAnsi="Times New Roman" w:cs="Times New Roman"/>
          <w:i w:val="0"/>
          <w:sz w:val="20"/>
          <w:szCs w:val="20"/>
        </w:rPr>
        <w:fldChar w:fldCharType="end"/>
      </w:r>
      <w:commentRangeEnd w:id="7"/>
      <w:r w:rsidRPr="009676D7">
        <w:rPr>
          <w:rStyle w:val="CommentReference"/>
          <w:rFonts w:ascii="Times New Roman" w:hAnsi="Times New Roman" w:cs="Times New Roman"/>
          <w:i w:val="0"/>
          <w:sz w:val="20"/>
          <w:szCs w:val="20"/>
        </w:rPr>
        <w:commentReference w:id="7"/>
      </w:r>
      <w:r w:rsidRPr="009676D7">
        <w:rPr>
          <w:rFonts w:ascii="Times New Roman" w:hAnsi="Times New Roman" w:cs="Times New Roman"/>
          <w:i w:val="0"/>
          <w:sz w:val="20"/>
          <w:szCs w:val="20"/>
        </w:rPr>
        <w:t>. Tasa de Natalidad, Tasa de Mortalidad, Índice de Envejecimiento en la PAP Bio-energética del Norte de Antioquia - 2024</w:t>
      </w:r>
    </w:p>
    <w:tbl>
      <w:tblPr>
        <w:tblStyle w:val="TableGrid"/>
        <w:tblW w:w="5000" w:type="pct"/>
        <w:tblLook w:val="04A0" w:firstRow="1" w:lastRow="0" w:firstColumn="1" w:lastColumn="0" w:noHBand="0" w:noVBand="1"/>
      </w:tblPr>
      <w:tblGrid>
        <w:gridCol w:w="2207"/>
        <w:gridCol w:w="2189"/>
        <w:gridCol w:w="2225"/>
        <w:gridCol w:w="2207"/>
      </w:tblGrid>
      <w:tr w:rsidR="004863D8" w:rsidRPr="009676D7" w14:paraId="12441F9A" w14:textId="77777777" w:rsidTr="00F149A0">
        <w:tc>
          <w:tcPr>
            <w:tcW w:w="1250" w:type="pct"/>
            <w:shd w:val="clear" w:color="auto" w:fill="002060"/>
          </w:tcPr>
          <w:p w14:paraId="57B30C94"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color w:val="FFFFFF" w:themeColor="background1"/>
                <w:sz w:val="16"/>
                <w:szCs w:val="16"/>
              </w:rPr>
              <w:t>Municipios</w:t>
            </w:r>
          </w:p>
        </w:tc>
        <w:tc>
          <w:tcPr>
            <w:tcW w:w="1240" w:type="pct"/>
            <w:shd w:val="clear" w:color="auto" w:fill="002060"/>
          </w:tcPr>
          <w:p w14:paraId="0AF6731E"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color w:val="FFFFFF" w:themeColor="background1"/>
                <w:sz w:val="16"/>
                <w:szCs w:val="16"/>
              </w:rPr>
              <w:t>Tasa de Natalidad</w:t>
            </w:r>
          </w:p>
        </w:tc>
        <w:tc>
          <w:tcPr>
            <w:tcW w:w="1260" w:type="pct"/>
            <w:shd w:val="clear" w:color="auto" w:fill="002060"/>
          </w:tcPr>
          <w:p w14:paraId="2BAB0836"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color w:val="FFFFFF" w:themeColor="background1"/>
                <w:sz w:val="16"/>
                <w:szCs w:val="16"/>
              </w:rPr>
              <w:t>Tasa mortalidad</w:t>
            </w:r>
          </w:p>
        </w:tc>
        <w:tc>
          <w:tcPr>
            <w:tcW w:w="1250" w:type="pct"/>
            <w:shd w:val="clear" w:color="auto" w:fill="002060"/>
          </w:tcPr>
          <w:p w14:paraId="5B66CFF0" w14:textId="77777777" w:rsidR="004863D8" w:rsidRPr="009676D7" w:rsidRDefault="004863D8" w:rsidP="00F149A0">
            <w:pPr>
              <w:jc w:val="center"/>
              <w:rPr>
                <w:rFonts w:ascii="Times New Roman" w:hAnsi="Times New Roman" w:cs="Times New Roman"/>
                <w:b/>
                <w:color w:val="FFFFFF" w:themeColor="background1"/>
                <w:sz w:val="16"/>
                <w:szCs w:val="16"/>
              </w:rPr>
            </w:pPr>
            <w:r w:rsidRPr="009676D7">
              <w:rPr>
                <w:rFonts w:ascii="Times New Roman" w:hAnsi="Times New Roman" w:cs="Times New Roman"/>
                <w:color w:val="FFFFFF" w:themeColor="background1"/>
                <w:sz w:val="16"/>
                <w:szCs w:val="16"/>
              </w:rPr>
              <w:t>Índice de Envejecimiento</w:t>
            </w:r>
          </w:p>
        </w:tc>
      </w:tr>
      <w:tr w:rsidR="004863D8" w:rsidRPr="009676D7" w14:paraId="500B010E" w14:textId="77777777" w:rsidTr="00F149A0">
        <w:trPr>
          <w:trHeight w:val="20"/>
        </w:trPr>
        <w:tc>
          <w:tcPr>
            <w:tcW w:w="1250" w:type="pct"/>
          </w:tcPr>
          <w:p w14:paraId="5A7D229F" w14:textId="77777777" w:rsidR="004863D8" w:rsidRPr="009676D7" w:rsidRDefault="004863D8" w:rsidP="00F149A0">
            <w:pPr>
              <w:jc w:val="left"/>
              <w:rPr>
                <w:rFonts w:ascii="Times New Roman" w:eastAsia="DengXian" w:hAnsi="Times New Roman" w:cs="Times New Roman"/>
                <w:bCs/>
                <w:sz w:val="16"/>
                <w:szCs w:val="16"/>
              </w:rPr>
            </w:pPr>
            <w:r w:rsidRPr="009676D7">
              <w:rPr>
                <w:rFonts w:ascii="Times New Roman" w:eastAsia="DengXian" w:hAnsi="Times New Roman" w:cs="Times New Roman"/>
                <w:bCs/>
                <w:sz w:val="16"/>
                <w:szCs w:val="16"/>
              </w:rPr>
              <w:t>Angostura</w:t>
            </w:r>
          </w:p>
        </w:tc>
        <w:tc>
          <w:tcPr>
            <w:tcW w:w="1240" w:type="pct"/>
          </w:tcPr>
          <w:p w14:paraId="0DA61923"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7,02</w:t>
            </w:r>
          </w:p>
        </w:tc>
        <w:tc>
          <w:tcPr>
            <w:tcW w:w="1260" w:type="pct"/>
          </w:tcPr>
          <w:p w14:paraId="381F125B"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4,35</w:t>
            </w:r>
          </w:p>
        </w:tc>
        <w:tc>
          <w:tcPr>
            <w:tcW w:w="1250" w:type="pct"/>
          </w:tcPr>
          <w:p w14:paraId="1B100135"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27,96</w:t>
            </w:r>
          </w:p>
        </w:tc>
      </w:tr>
      <w:tr w:rsidR="004863D8" w:rsidRPr="009676D7" w14:paraId="295388F8" w14:textId="77777777" w:rsidTr="00F149A0">
        <w:trPr>
          <w:trHeight w:val="300"/>
        </w:trPr>
        <w:tc>
          <w:tcPr>
            <w:tcW w:w="1250" w:type="pct"/>
          </w:tcPr>
          <w:p w14:paraId="513455C5" w14:textId="77777777" w:rsidR="004863D8" w:rsidRPr="009676D7" w:rsidRDefault="004863D8" w:rsidP="00F149A0">
            <w:pPr>
              <w:jc w:val="left"/>
              <w:rPr>
                <w:rFonts w:ascii="Times New Roman" w:eastAsia="DengXian" w:hAnsi="Times New Roman" w:cs="Times New Roman"/>
                <w:bCs/>
                <w:sz w:val="16"/>
                <w:szCs w:val="16"/>
              </w:rPr>
            </w:pPr>
            <w:r w:rsidRPr="009676D7">
              <w:rPr>
                <w:rFonts w:ascii="Times New Roman" w:eastAsia="DengXian" w:hAnsi="Times New Roman" w:cs="Times New Roman"/>
                <w:bCs/>
                <w:sz w:val="16"/>
                <w:szCs w:val="16"/>
              </w:rPr>
              <w:t>Anorí</w:t>
            </w:r>
          </w:p>
        </w:tc>
        <w:tc>
          <w:tcPr>
            <w:tcW w:w="1240" w:type="pct"/>
          </w:tcPr>
          <w:p w14:paraId="5FCB3EAE"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9,84</w:t>
            </w:r>
          </w:p>
        </w:tc>
        <w:tc>
          <w:tcPr>
            <w:tcW w:w="1260" w:type="pct"/>
          </w:tcPr>
          <w:p w14:paraId="13308A6E"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3,92</w:t>
            </w:r>
          </w:p>
        </w:tc>
        <w:tc>
          <w:tcPr>
            <w:tcW w:w="1250" w:type="pct"/>
          </w:tcPr>
          <w:p w14:paraId="483B630B"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19,58</w:t>
            </w:r>
          </w:p>
        </w:tc>
      </w:tr>
      <w:tr w:rsidR="004863D8" w:rsidRPr="009676D7" w14:paraId="770B204B" w14:textId="77777777" w:rsidTr="00F149A0">
        <w:trPr>
          <w:trHeight w:val="300"/>
        </w:trPr>
        <w:tc>
          <w:tcPr>
            <w:tcW w:w="1250" w:type="pct"/>
          </w:tcPr>
          <w:p w14:paraId="04BA621F" w14:textId="77777777" w:rsidR="004863D8" w:rsidRPr="009676D7" w:rsidRDefault="004863D8" w:rsidP="00F149A0">
            <w:pPr>
              <w:jc w:val="left"/>
              <w:rPr>
                <w:rFonts w:ascii="Times New Roman" w:eastAsia="DengXian" w:hAnsi="Times New Roman" w:cs="Times New Roman"/>
                <w:bCs/>
                <w:sz w:val="16"/>
                <w:szCs w:val="16"/>
              </w:rPr>
            </w:pPr>
            <w:r w:rsidRPr="009676D7">
              <w:rPr>
                <w:rFonts w:ascii="Times New Roman" w:eastAsia="DengXian" w:hAnsi="Times New Roman" w:cs="Times New Roman"/>
                <w:bCs/>
                <w:sz w:val="16"/>
                <w:szCs w:val="16"/>
              </w:rPr>
              <w:t>Briceño</w:t>
            </w:r>
          </w:p>
        </w:tc>
        <w:tc>
          <w:tcPr>
            <w:tcW w:w="1240" w:type="pct"/>
          </w:tcPr>
          <w:p w14:paraId="7D52F26F"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8,08</w:t>
            </w:r>
          </w:p>
        </w:tc>
        <w:tc>
          <w:tcPr>
            <w:tcW w:w="1260" w:type="pct"/>
          </w:tcPr>
          <w:p w14:paraId="722B8ED9"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2,99</w:t>
            </w:r>
          </w:p>
        </w:tc>
        <w:tc>
          <w:tcPr>
            <w:tcW w:w="1250" w:type="pct"/>
          </w:tcPr>
          <w:p w14:paraId="0C1404DC"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20,39</w:t>
            </w:r>
          </w:p>
        </w:tc>
      </w:tr>
      <w:tr w:rsidR="004863D8" w:rsidRPr="009676D7" w14:paraId="6827EDDD" w14:textId="77777777" w:rsidTr="00F149A0">
        <w:trPr>
          <w:trHeight w:val="300"/>
        </w:trPr>
        <w:tc>
          <w:tcPr>
            <w:tcW w:w="1250" w:type="pct"/>
          </w:tcPr>
          <w:p w14:paraId="00E2DC2E" w14:textId="77777777" w:rsidR="004863D8" w:rsidRPr="009676D7" w:rsidRDefault="004863D8" w:rsidP="00F149A0">
            <w:pPr>
              <w:jc w:val="left"/>
              <w:rPr>
                <w:rFonts w:ascii="Times New Roman" w:eastAsia="DengXian" w:hAnsi="Times New Roman" w:cs="Times New Roman"/>
                <w:bCs/>
                <w:sz w:val="16"/>
                <w:szCs w:val="16"/>
              </w:rPr>
            </w:pPr>
            <w:r w:rsidRPr="009676D7">
              <w:rPr>
                <w:rFonts w:ascii="Times New Roman" w:eastAsia="DengXian" w:hAnsi="Times New Roman" w:cs="Times New Roman"/>
                <w:bCs/>
                <w:sz w:val="16"/>
                <w:szCs w:val="16"/>
              </w:rPr>
              <w:t>Campamento</w:t>
            </w:r>
          </w:p>
        </w:tc>
        <w:tc>
          <w:tcPr>
            <w:tcW w:w="1240" w:type="pct"/>
          </w:tcPr>
          <w:p w14:paraId="1A2578CD"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5,91</w:t>
            </w:r>
          </w:p>
        </w:tc>
        <w:tc>
          <w:tcPr>
            <w:tcW w:w="1260" w:type="pct"/>
          </w:tcPr>
          <w:p w14:paraId="2A980AC5"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5,33</w:t>
            </w:r>
          </w:p>
        </w:tc>
        <w:tc>
          <w:tcPr>
            <w:tcW w:w="1250" w:type="pct"/>
          </w:tcPr>
          <w:p w14:paraId="25E1F2AF"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25,92</w:t>
            </w:r>
          </w:p>
        </w:tc>
      </w:tr>
      <w:tr w:rsidR="004863D8" w:rsidRPr="009676D7" w14:paraId="634A5527" w14:textId="77777777" w:rsidTr="00F149A0">
        <w:trPr>
          <w:trHeight w:val="300"/>
        </w:trPr>
        <w:tc>
          <w:tcPr>
            <w:tcW w:w="1250" w:type="pct"/>
          </w:tcPr>
          <w:p w14:paraId="5EDD2803" w14:textId="77777777" w:rsidR="004863D8" w:rsidRPr="009676D7" w:rsidRDefault="004863D8" w:rsidP="00F149A0">
            <w:pPr>
              <w:jc w:val="left"/>
              <w:rPr>
                <w:rFonts w:ascii="Times New Roman" w:eastAsia="DengXian" w:hAnsi="Times New Roman" w:cs="Times New Roman"/>
                <w:bCs/>
                <w:sz w:val="16"/>
                <w:szCs w:val="16"/>
              </w:rPr>
            </w:pPr>
            <w:r w:rsidRPr="009676D7">
              <w:rPr>
                <w:rFonts w:ascii="Times New Roman" w:eastAsia="DengXian" w:hAnsi="Times New Roman" w:cs="Times New Roman"/>
                <w:bCs/>
                <w:sz w:val="16"/>
                <w:szCs w:val="16"/>
              </w:rPr>
              <w:t>Carolina</w:t>
            </w:r>
          </w:p>
        </w:tc>
        <w:tc>
          <w:tcPr>
            <w:tcW w:w="1240" w:type="pct"/>
          </w:tcPr>
          <w:p w14:paraId="6554F2D3"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3,52</w:t>
            </w:r>
          </w:p>
        </w:tc>
        <w:tc>
          <w:tcPr>
            <w:tcW w:w="1260" w:type="pct"/>
          </w:tcPr>
          <w:p w14:paraId="06F46C89"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6,59</w:t>
            </w:r>
          </w:p>
        </w:tc>
        <w:tc>
          <w:tcPr>
            <w:tcW w:w="1250" w:type="pct"/>
          </w:tcPr>
          <w:p w14:paraId="69F47C1D"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44,62</w:t>
            </w:r>
          </w:p>
        </w:tc>
      </w:tr>
      <w:tr w:rsidR="004863D8" w:rsidRPr="009676D7" w14:paraId="0D95A771" w14:textId="77777777" w:rsidTr="00F149A0">
        <w:trPr>
          <w:trHeight w:val="300"/>
        </w:trPr>
        <w:tc>
          <w:tcPr>
            <w:tcW w:w="1250" w:type="pct"/>
          </w:tcPr>
          <w:p w14:paraId="35B1933C" w14:textId="77777777" w:rsidR="004863D8" w:rsidRPr="009676D7" w:rsidRDefault="004863D8" w:rsidP="00F149A0">
            <w:pPr>
              <w:jc w:val="left"/>
              <w:rPr>
                <w:rFonts w:ascii="Times New Roman" w:eastAsia="DengXian" w:hAnsi="Times New Roman" w:cs="Times New Roman"/>
                <w:bCs/>
                <w:sz w:val="16"/>
                <w:szCs w:val="16"/>
              </w:rPr>
            </w:pPr>
            <w:r w:rsidRPr="009676D7">
              <w:rPr>
                <w:rFonts w:ascii="Times New Roman" w:eastAsia="DengXian" w:hAnsi="Times New Roman" w:cs="Times New Roman"/>
                <w:bCs/>
                <w:sz w:val="16"/>
                <w:szCs w:val="16"/>
              </w:rPr>
              <w:t>Guadalupe</w:t>
            </w:r>
          </w:p>
        </w:tc>
        <w:tc>
          <w:tcPr>
            <w:tcW w:w="1240" w:type="pct"/>
          </w:tcPr>
          <w:p w14:paraId="786A2502"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5,21</w:t>
            </w:r>
          </w:p>
        </w:tc>
        <w:tc>
          <w:tcPr>
            <w:tcW w:w="1260" w:type="pct"/>
          </w:tcPr>
          <w:p w14:paraId="1B1AB11E"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5,45</w:t>
            </w:r>
          </w:p>
        </w:tc>
        <w:tc>
          <w:tcPr>
            <w:tcW w:w="1250" w:type="pct"/>
          </w:tcPr>
          <w:p w14:paraId="6A099B3F"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29,89</w:t>
            </w:r>
          </w:p>
        </w:tc>
      </w:tr>
      <w:tr w:rsidR="004863D8" w:rsidRPr="009676D7" w14:paraId="4545B214" w14:textId="77777777" w:rsidTr="00F149A0">
        <w:trPr>
          <w:trHeight w:val="300"/>
        </w:trPr>
        <w:tc>
          <w:tcPr>
            <w:tcW w:w="1250" w:type="pct"/>
          </w:tcPr>
          <w:p w14:paraId="41454E93" w14:textId="77777777" w:rsidR="004863D8" w:rsidRPr="009676D7" w:rsidRDefault="004863D8" w:rsidP="00F149A0">
            <w:pPr>
              <w:jc w:val="left"/>
              <w:rPr>
                <w:rFonts w:ascii="Times New Roman" w:eastAsia="DengXian" w:hAnsi="Times New Roman" w:cs="Times New Roman"/>
                <w:bCs/>
                <w:sz w:val="16"/>
                <w:szCs w:val="16"/>
              </w:rPr>
            </w:pPr>
            <w:r w:rsidRPr="009676D7">
              <w:rPr>
                <w:rFonts w:ascii="Times New Roman" w:eastAsia="DengXian" w:hAnsi="Times New Roman" w:cs="Times New Roman"/>
                <w:bCs/>
                <w:sz w:val="16"/>
                <w:szCs w:val="16"/>
              </w:rPr>
              <w:t>Gómez Plata</w:t>
            </w:r>
          </w:p>
        </w:tc>
        <w:tc>
          <w:tcPr>
            <w:tcW w:w="1240" w:type="pct"/>
          </w:tcPr>
          <w:p w14:paraId="1AE443E8"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3,72</w:t>
            </w:r>
          </w:p>
        </w:tc>
        <w:tc>
          <w:tcPr>
            <w:tcW w:w="1260" w:type="pct"/>
          </w:tcPr>
          <w:p w14:paraId="420DE157"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5,73</w:t>
            </w:r>
          </w:p>
        </w:tc>
        <w:tc>
          <w:tcPr>
            <w:tcW w:w="1250" w:type="pct"/>
          </w:tcPr>
          <w:p w14:paraId="298A9A14"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39,00</w:t>
            </w:r>
          </w:p>
        </w:tc>
      </w:tr>
      <w:tr w:rsidR="004863D8" w:rsidRPr="009676D7" w14:paraId="321545FE" w14:textId="77777777" w:rsidTr="00F149A0">
        <w:trPr>
          <w:trHeight w:val="300"/>
        </w:trPr>
        <w:tc>
          <w:tcPr>
            <w:tcW w:w="1250" w:type="pct"/>
          </w:tcPr>
          <w:p w14:paraId="1DCD87AD" w14:textId="77777777" w:rsidR="004863D8" w:rsidRPr="009676D7" w:rsidRDefault="004863D8" w:rsidP="00F149A0">
            <w:pPr>
              <w:jc w:val="left"/>
              <w:rPr>
                <w:rFonts w:ascii="Times New Roman" w:eastAsia="DengXian" w:hAnsi="Times New Roman" w:cs="Times New Roman"/>
                <w:bCs/>
                <w:sz w:val="16"/>
                <w:szCs w:val="16"/>
              </w:rPr>
            </w:pPr>
            <w:r w:rsidRPr="009676D7">
              <w:rPr>
                <w:rFonts w:ascii="Times New Roman" w:eastAsia="DengXian" w:hAnsi="Times New Roman" w:cs="Times New Roman"/>
                <w:bCs/>
                <w:sz w:val="16"/>
                <w:szCs w:val="16"/>
              </w:rPr>
              <w:t>Ituango</w:t>
            </w:r>
          </w:p>
        </w:tc>
        <w:tc>
          <w:tcPr>
            <w:tcW w:w="1240" w:type="pct"/>
          </w:tcPr>
          <w:p w14:paraId="70DACC97"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5,52</w:t>
            </w:r>
          </w:p>
        </w:tc>
        <w:tc>
          <w:tcPr>
            <w:tcW w:w="1260" w:type="pct"/>
          </w:tcPr>
          <w:p w14:paraId="14E7A768"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3,58</w:t>
            </w:r>
          </w:p>
        </w:tc>
        <w:tc>
          <w:tcPr>
            <w:tcW w:w="1250" w:type="pct"/>
          </w:tcPr>
          <w:p w14:paraId="160DFFA6"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24,71</w:t>
            </w:r>
          </w:p>
        </w:tc>
      </w:tr>
      <w:tr w:rsidR="004863D8" w:rsidRPr="009676D7" w14:paraId="3C419A2B" w14:textId="77777777" w:rsidTr="00F149A0">
        <w:trPr>
          <w:trHeight w:val="300"/>
        </w:trPr>
        <w:tc>
          <w:tcPr>
            <w:tcW w:w="1250" w:type="pct"/>
          </w:tcPr>
          <w:p w14:paraId="752AEE12" w14:textId="77777777" w:rsidR="004863D8" w:rsidRPr="009676D7" w:rsidRDefault="004863D8" w:rsidP="00F149A0">
            <w:pPr>
              <w:jc w:val="left"/>
              <w:rPr>
                <w:rFonts w:ascii="Times New Roman" w:eastAsia="DengXian" w:hAnsi="Times New Roman" w:cs="Times New Roman"/>
                <w:bCs/>
                <w:sz w:val="16"/>
                <w:szCs w:val="16"/>
              </w:rPr>
            </w:pPr>
            <w:r w:rsidRPr="009676D7">
              <w:rPr>
                <w:rFonts w:ascii="Times New Roman" w:eastAsia="DengXian" w:hAnsi="Times New Roman" w:cs="Times New Roman"/>
                <w:bCs/>
                <w:sz w:val="16"/>
                <w:szCs w:val="16"/>
              </w:rPr>
              <w:t>San Andrés de Cuerquía</w:t>
            </w:r>
          </w:p>
        </w:tc>
        <w:tc>
          <w:tcPr>
            <w:tcW w:w="1240" w:type="pct"/>
          </w:tcPr>
          <w:p w14:paraId="0AFC2FB7"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7,04</w:t>
            </w:r>
          </w:p>
        </w:tc>
        <w:tc>
          <w:tcPr>
            <w:tcW w:w="1260" w:type="pct"/>
          </w:tcPr>
          <w:p w14:paraId="07BF26AC"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5,81</w:t>
            </w:r>
          </w:p>
        </w:tc>
        <w:tc>
          <w:tcPr>
            <w:tcW w:w="1250" w:type="pct"/>
          </w:tcPr>
          <w:p w14:paraId="4B3B47E3"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24,40</w:t>
            </w:r>
          </w:p>
        </w:tc>
      </w:tr>
      <w:tr w:rsidR="004863D8" w:rsidRPr="009676D7" w14:paraId="1ED3EEDC" w14:textId="77777777" w:rsidTr="00F149A0">
        <w:trPr>
          <w:trHeight w:val="300"/>
        </w:trPr>
        <w:tc>
          <w:tcPr>
            <w:tcW w:w="1250" w:type="pct"/>
          </w:tcPr>
          <w:p w14:paraId="3BC44122" w14:textId="77777777" w:rsidR="004863D8" w:rsidRPr="009676D7" w:rsidRDefault="004863D8" w:rsidP="00F149A0">
            <w:pPr>
              <w:jc w:val="left"/>
              <w:rPr>
                <w:rFonts w:ascii="Times New Roman" w:eastAsia="DengXian" w:hAnsi="Times New Roman" w:cs="Times New Roman"/>
                <w:bCs/>
                <w:sz w:val="16"/>
                <w:szCs w:val="16"/>
              </w:rPr>
            </w:pPr>
            <w:r w:rsidRPr="009676D7">
              <w:rPr>
                <w:rFonts w:ascii="Times New Roman" w:eastAsia="DengXian" w:hAnsi="Times New Roman" w:cs="Times New Roman"/>
                <w:bCs/>
                <w:sz w:val="16"/>
                <w:szCs w:val="16"/>
              </w:rPr>
              <w:t>San José de la Montaña</w:t>
            </w:r>
          </w:p>
        </w:tc>
        <w:tc>
          <w:tcPr>
            <w:tcW w:w="1240" w:type="pct"/>
          </w:tcPr>
          <w:p w14:paraId="73038333"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6,63</w:t>
            </w:r>
          </w:p>
        </w:tc>
        <w:tc>
          <w:tcPr>
            <w:tcW w:w="1260" w:type="pct"/>
          </w:tcPr>
          <w:p w14:paraId="68CD312A"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3,28</w:t>
            </w:r>
          </w:p>
        </w:tc>
        <w:tc>
          <w:tcPr>
            <w:tcW w:w="1250" w:type="pct"/>
          </w:tcPr>
          <w:p w14:paraId="22E3F8FE"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22,64</w:t>
            </w:r>
          </w:p>
        </w:tc>
      </w:tr>
      <w:tr w:rsidR="004863D8" w:rsidRPr="009676D7" w14:paraId="373EEAC5" w14:textId="77777777" w:rsidTr="00F149A0">
        <w:trPr>
          <w:trHeight w:val="300"/>
        </w:trPr>
        <w:tc>
          <w:tcPr>
            <w:tcW w:w="1250" w:type="pct"/>
          </w:tcPr>
          <w:p w14:paraId="437F2572" w14:textId="77777777" w:rsidR="004863D8" w:rsidRPr="009676D7" w:rsidRDefault="004863D8" w:rsidP="00F149A0">
            <w:pPr>
              <w:jc w:val="left"/>
              <w:rPr>
                <w:rFonts w:ascii="Times New Roman" w:eastAsia="DengXian" w:hAnsi="Times New Roman" w:cs="Times New Roman"/>
                <w:bCs/>
                <w:sz w:val="16"/>
                <w:szCs w:val="16"/>
              </w:rPr>
            </w:pPr>
            <w:r w:rsidRPr="009676D7">
              <w:rPr>
                <w:rFonts w:ascii="Times New Roman" w:eastAsia="DengXian" w:hAnsi="Times New Roman" w:cs="Times New Roman"/>
                <w:bCs/>
                <w:sz w:val="16"/>
                <w:szCs w:val="16"/>
              </w:rPr>
              <w:lastRenderedPageBreak/>
              <w:t>Toledo</w:t>
            </w:r>
          </w:p>
        </w:tc>
        <w:tc>
          <w:tcPr>
            <w:tcW w:w="1240" w:type="pct"/>
          </w:tcPr>
          <w:p w14:paraId="7FCC50BD"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8,97</w:t>
            </w:r>
          </w:p>
        </w:tc>
        <w:tc>
          <w:tcPr>
            <w:tcW w:w="1260" w:type="pct"/>
          </w:tcPr>
          <w:p w14:paraId="5C426A0E"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8,01</w:t>
            </w:r>
          </w:p>
        </w:tc>
        <w:tc>
          <w:tcPr>
            <w:tcW w:w="1250" w:type="pct"/>
          </w:tcPr>
          <w:p w14:paraId="7AEB7D9D"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25,91</w:t>
            </w:r>
          </w:p>
        </w:tc>
      </w:tr>
      <w:tr w:rsidR="004863D8" w:rsidRPr="009676D7" w14:paraId="699BC40B" w14:textId="77777777" w:rsidTr="00F149A0">
        <w:trPr>
          <w:trHeight w:val="300"/>
        </w:trPr>
        <w:tc>
          <w:tcPr>
            <w:tcW w:w="1250" w:type="pct"/>
          </w:tcPr>
          <w:p w14:paraId="03C14F6D" w14:textId="77777777" w:rsidR="004863D8" w:rsidRPr="009676D7" w:rsidRDefault="004863D8" w:rsidP="00F149A0">
            <w:pPr>
              <w:jc w:val="left"/>
              <w:rPr>
                <w:rFonts w:ascii="Times New Roman" w:eastAsia="DengXian" w:hAnsi="Times New Roman" w:cs="Times New Roman"/>
                <w:bCs/>
                <w:sz w:val="16"/>
                <w:szCs w:val="16"/>
              </w:rPr>
            </w:pPr>
            <w:r w:rsidRPr="009676D7">
              <w:rPr>
                <w:rFonts w:ascii="Times New Roman" w:eastAsia="DengXian" w:hAnsi="Times New Roman" w:cs="Times New Roman"/>
                <w:bCs/>
                <w:sz w:val="16"/>
                <w:szCs w:val="16"/>
              </w:rPr>
              <w:t>Valdivia</w:t>
            </w:r>
          </w:p>
        </w:tc>
        <w:tc>
          <w:tcPr>
            <w:tcW w:w="1240" w:type="pct"/>
          </w:tcPr>
          <w:p w14:paraId="2A10C37E"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13,86</w:t>
            </w:r>
          </w:p>
        </w:tc>
        <w:tc>
          <w:tcPr>
            <w:tcW w:w="1260" w:type="pct"/>
          </w:tcPr>
          <w:p w14:paraId="602889C5"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6,10</w:t>
            </w:r>
          </w:p>
        </w:tc>
        <w:tc>
          <w:tcPr>
            <w:tcW w:w="1250" w:type="pct"/>
          </w:tcPr>
          <w:p w14:paraId="0E3A31F9"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20,62</w:t>
            </w:r>
          </w:p>
        </w:tc>
      </w:tr>
      <w:tr w:rsidR="004863D8" w:rsidRPr="009676D7" w14:paraId="1CC8F25C" w14:textId="77777777" w:rsidTr="00F149A0">
        <w:trPr>
          <w:trHeight w:val="300"/>
        </w:trPr>
        <w:tc>
          <w:tcPr>
            <w:tcW w:w="1250" w:type="pct"/>
          </w:tcPr>
          <w:p w14:paraId="17BCC8BE" w14:textId="77777777" w:rsidR="004863D8" w:rsidRPr="009676D7" w:rsidRDefault="004863D8" w:rsidP="00F149A0">
            <w:pPr>
              <w:jc w:val="left"/>
              <w:rPr>
                <w:rFonts w:ascii="Times New Roman" w:eastAsia="DengXian" w:hAnsi="Times New Roman" w:cs="Times New Roman"/>
                <w:bCs/>
                <w:sz w:val="16"/>
                <w:szCs w:val="16"/>
              </w:rPr>
            </w:pPr>
            <w:r w:rsidRPr="009676D7">
              <w:rPr>
                <w:rFonts w:ascii="Times New Roman" w:eastAsia="DengXian" w:hAnsi="Times New Roman" w:cs="Times New Roman"/>
                <w:bCs/>
                <w:sz w:val="16"/>
                <w:szCs w:val="16"/>
              </w:rPr>
              <w:t>Yarumal</w:t>
            </w:r>
          </w:p>
        </w:tc>
        <w:tc>
          <w:tcPr>
            <w:tcW w:w="1240" w:type="pct"/>
          </w:tcPr>
          <w:p w14:paraId="406DE655"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8,00</w:t>
            </w:r>
          </w:p>
        </w:tc>
        <w:tc>
          <w:tcPr>
            <w:tcW w:w="1260" w:type="pct"/>
          </w:tcPr>
          <w:p w14:paraId="532A2564"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6,57</w:t>
            </w:r>
          </w:p>
        </w:tc>
        <w:tc>
          <w:tcPr>
            <w:tcW w:w="1250" w:type="pct"/>
          </w:tcPr>
          <w:p w14:paraId="12E9575B" w14:textId="77777777" w:rsidR="004863D8" w:rsidRPr="009676D7" w:rsidRDefault="004863D8" w:rsidP="00F149A0">
            <w:pPr>
              <w:jc w:val="center"/>
              <w:rPr>
                <w:rFonts w:ascii="Times New Roman" w:eastAsia="DengXian" w:hAnsi="Times New Roman" w:cs="Times New Roman"/>
                <w:sz w:val="16"/>
                <w:szCs w:val="16"/>
              </w:rPr>
            </w:pPr>
            <w:r>
              <w:rPr>
                <w:rFonts w:ascii="Times New Roman" w:eastAsia="DengXian" w:hAnsi="Times New Roman" w:cs="Times New Roman"/>
                <w:sz w:val="16"/>
                <w:szCs w:val="16"/>
              </w:rPr>
              <w:t>26,70</w:t>
            </w:r>
          </w:p>
        </w:tc>
      </w:tr>
      <w:tr w:rsidR="004863D8" w:rsidRPr="009676D7" w14:paraId="25470CCF" w14:textId="77777777" w:rsidTr="00F149A0">
        <w:trPr>
          <w:trHeight w:val="300"/>
        </w:trPr>
        <w:tc>
          <w:tcPr>
            <w:tcW w:w="1250" w:type="pct"/>
          </w:tcPr>
          <w:p w14:paraId="64068504" w14:textId="77777777" w:rsidR="004863D8" w:rsidRPr="009676D7" w:rsidRDefault="004863D8" w:rsidP="00F149A0">
            <w:pPr>
              <w:jc w:val="left"/>
              <w:rPr>
                <w:rFonts w:ascii="Times New Roman" w:hAnsi="Times New Roman" w:cs="Times New Roman"/>
                <w:b/>
                <w:sz w:val="16"/>
                <w:szCs w:val="16"/>
              </w:rPr>
            </w:pPr>
            <w:r w:rsidRPr="009676D7">
              <w:rPr>
                <w:rFonts w:ascii="Times New Roman" w:hAnsi="Times New Roman" w:cs="Times New Roman"/>
                <w:b/>
                <w:sz w:val="16"/>
                <w:szCs w:val="16"/>
              </w:rPr>
              <w:t>Provincia </w:t>
            </w:r>
          </w:p>
        </w:tc>
        <w:tc>
          <w:tcPr>
            <w:tcW w:w="1240" w:type="pct"/>
          </w:tcPr>
          <w:p w14:paraId="6929E33C" w14:textId="77777777" w:rsidR="004863D8" w:rsidRPr="009676D7" w:rsidRDefault="004863D8" w:rsidP="00F149A0">
            <w:pPr>
              <w:jc w:val="center"/>
              <w:rPr>
                <w:rFonts w:ascii="Times New Roman" w:eastAsia="DengXian" w:hAnsi="Times New Roman" w:cs="Times New Roman"/>
                <w:b/>
                <w:sz w:val="16"/>
                <w:szCs w:val="16"/>
              </w:rPr>
            </w:pPr>
            <w:r>
              <w:rPr>
                <w:rFonts w:ascii="Times New Roman" w:eastAsia="DengXian" w:hAnsi="Times New Roman" w:cs="Times New Roman"/>
                <w:b/>
                <w:sz w:val="16"/>
                <w:szCs w:val="16"/>
              </w:rPr>
              <w:t>7,18</w:t>
            </w:r>
          </w:p>
        </w:tc>
        <w:tc>
          <w:tcPr>
            <w:tcW w:w="1260" w:type="pct"/>
          </w:tcPr>
          <w:p w14:paraId="06FF6D83" w14:textId="77777777" w:rsidR="004863D8" w:rsidRPr="009676D7" w:rsidRDefault="004863D8" w:rsidP="00F149A0">
            <w:pPr>
              <w:jc w:val="center"/>
              <w:rPr>
                <w:rFonts w:ascii="Times New Roman" w:eastAsia="DengXian" w:hAnsi="Times New Roman" w:cs="Times New Roman"/>
                <w:b/>
                <w:sz w:val="16"/>
                <w:szCs w:val="16"/>
              </w:rPr>
            </w:pPr>
            <w:r>
              <w:rPr>
                <w:rFonts w:ascii="Times New Roman" w:eastAsia="DengXian" w:hAnsi="Times New Roman" w:cs="Times New Roman"/>
                <w:b/>
                <w:sz w:val="16"/>
                <w:szCs w:val="16"/>
              </w:rPr>
              <w:t>5,21</w:t>
            </w:r>
          </w:p>
        </w:tc>
        <w:tc>
          <w:tcPr>
            <w:tcW w:w="1250" w:type="pct"/>
          </w:tcPr>
          <w:p w14:paraId="1018DF9C" w14:textId="77777777" w:rsidR="004863D8" w:rsidRPr="009676D7" w:rsidRDefault="004863D8" w:rsidP="00F149A0">
            <w:pPr>
              <w:jc w:val="center"/>
              <w:rPr>
                <w:rFonts w:ascii="Times New Roman" w:eastAsia="DengXian" w:hAnsi="Times New Roman" w:cs="Times New Roman"/>
                <w:b/>
                <w:sz w:val="16"/>
                <w:szCs w:val="16"/>
              </w:rPr>
            </w:pPr>
            <w:r>
              <w:rPr>
                <w:rFonts w:ascii="Times New Roman" w:eastAsia="DengXian" w:hAnsi="Times New Roman" w:cs="Times New Roman"/>
                <w:b/>
                <w:sz w:val="16"/>
                <w:szCs w:val="16"/>
              </w:rPr>
              <w:t>27,10</w:t>
            </w:r>
          </w:p>
        </w:tc>
      </w:tr>
      <w:tr w:rsidR="004863D8" w:rsidRPr="009676D7" w14:paraId="6FE03A18" w14:textId="77777777" w:rsidTr="00F149A0">
        <w:trPr>
          <w:trHeight w:val="300"/>
        </w:trPr>
        <w:tc>
          <w:tcPr>
            <w:tcW w:w="1250" w:type="pct"/>
          </w:tcPr>
          <w:p w14:paraId="31C33053" w14:textId="77777777" w:rsidR="004863D8" w:rsidRPr="009676D7" w:rsidRDefault="004863D8" w:rsidP="00F149A0">
            <w:pPr>
              <w:jc w:val="left"/>
              <w:rPr>
                <w:rFonts w:ascii="Times New Roman" w:hAnsi="Times New Roman" w:cs="Times New Roman"/>
                <w:b/>
                <w:sz w:val="16"/>
                <w:szCs w:val="16"/>
              </w:rPr>
            </w:pPr>
            <w:r w:rsidRPr="009676D7">
              <w:rPr>
                <w:rFonts w:ascii="Times New Roman" w:hAnsi="Times New Roman" w:cs="Times New Roman"/>
                <w:b/>
                <w:sz w:val="16"/>
                <w:szCs w:val="16"/>
              </w:rPr>
              <w:t>Subregión</w:t>
            </w:r>
          </w:p>
        </w:tc>
        <w:tc>
          <w:tcPr>
            <w:tcW w:w="1240" w:type="pct"/>
          </w:tcPr>
          <w:p w14:paraId="2821B2CD" w14:textId="77777777" w:rsidR="004863D8" w:rsidRPr="009676D7" w:rsidRDefault="004863D8" w:rsidP="00F149A0">
            <w:pPr>
              <w:jc w:val="center"/>
              <w:rPr>
                <w:rFonts w:ascii="Times New Roman" w:eastAsia="DengXian" w:hAnsi="Times New Roman" w:cs="Times New Roman"/>
                <w:b/>
                <w:sz w:val="16"/>
                <w:szCs w:val="16"/>
              </w:rPr>
            </w:pPr>
            <w:r w:rsidRPr="009676D7">
              <w:rPr>
                <w:rFonts w:ascii="Times New Roman" w:eastAsia="DengXian" w:hAnsi="Times New Roman" w:cs="Times New Roman"/>
                <w:b/>
                <w:sz w:val="16"/>
                <w:szCs w:val="16"/>
              </w:rPr>
              <w:t>7,41</w:t>
            </w:r>
          </w:p>
        </w:tc>
        <w:tc>
          <w:tcPr>
            <w:tcW w:w="1260" w:type="pct"/>
          </w:tcPr>
          <w:p w14:paraId="2FD5235D" w14:textId="77777777" w:rsidR="004863D8" w:rsidRPr="009676D7" w:rsidRDefault="004863D8" w:rsidP="00F149A0">
            <w:pPr>
              <w:jc w:val="center"/>
              <w:rPr>
                <w:rFonts w:ascii="Times New Roman" w:eastAsia="DengXian" w:hAnsi="Times New Roman" w:cs="Times New Roman"/>
                <w:b/>
                <w:sz w:val="16"/>
                <w:szCs w:val="16"/>
              </w:rPr>
            </w:pPr>
            <w:r w:rsidRPr="009676D7">
              <w:rPr>
                <w:rFonts w:ascii="Times New Roman" w:eastAsia="DengXian" w:hAnsi="Times New Roman" w:cs="Times New Roman"/>
                <w:b/>
                <w:sz w:val="16"/>
                <w:szCs w:val="16"/>
              </w:rPr>
              <w:t>5,15</w:t>
            </w:r>
          </w:p>
        </w:tc>
        <w:tc>
          <w:tcPr>
            <w:tcW w:w="1250" w:type="pct"/>
          </w:tcPr>
          <w:p w14:paraId="1EBA65CD" w14:textId="77777777" w:rsidR="004863D8" w:rsidRPr="009676D7" w:rsidRDefault="004863D8" w:rsidP="00F149A0">
            <w:pPr>
              <w:jc w:val="center"/>
              <w:rPr>
                <w:rFonts w:ascii="Times New Roman" w:eastAsia="DengXian" w:hAnsi="Times New Roman" w:cs="Times New Roman"/>
                <w:b/>
                <w:sz w:val="16"/>
                <w:szCs w:val="16"/>
              </w:rPr>
            </w:pPr>
            <w:r w:rsidRPr="009676D7">
              <w:rPr>
                <w:rFonts w:ascii="Times New Roman" w:eastAsia="DengXian" w:hAnsi="Times New Roman" w:cs="Times New Roman"/>
                <w:b/>
                <w:sz w:val="16"/>
                <w:szCs w:val="16"/>
              </w:rPr>
              <w:t>2,26</w:t>
            </w:r>
          </w:p>
        </w:tc>
      </w:tr>
      <w:tr w:rsidR="004863D8" w:rsidRPr="009676D7" w14:paraId="6BF330C6" w14:textId="77777777" w:rsidTr="00F149A0">
        <w:trPr>
          <w:trHeight w:val="300"/>
        </w:trPr>
        <w:tc>
          <w:tcPr>
            <w:tcW w:w="1250" w:type="pct"/>
          </w:tcPr>
          <w:p w14:paraId="082195A5" w14:textId="77777777" w:rsidR="004863D8" w:rsidRPr="009676D7" w:rsidRDefault="004863D8" w:rsidP="00F149A0">
            <w:pPr>
              <w:jc w:val="left"/>
              <w:rPr>
                <w:rFonts w:ascii="Times New Roman" w:hAnsi="Times New Roman" w:cs="Times New Roman"/>
                <w:b/>
                <w:sz w:val="16"/>
                <w:szCs w:val="16"/>
              </w:rPr>
            </w:pPr>
            <w:r w:rsidRPr="009676D7">
              <w:rPr>
                <w:rFonts w:ascii="Times New Roman" w:hAnsi="Times New Roman" w:cs="Times New Roman"/>
                <w:b/>
                <w:sz w:val="16"/>
                <w:szCs w:val="16"/>
              </w:rPr>
              <w:t>Departamento </w:t>
            </w:r>
          </w:p>
        </w:tc>
        <w:tc>
          <w:tcPr>
            <w:tcW w:w="1240" w:type="pct"/>
          </w:tcPr>
          <w:p w14:paraId="0B769637" w14:textId="77777777" w:rsidR="004863D8" w:rsidRPr="009676D7" w:rsidRDefault="004863D8" w:rsidP="00F149A0">
            <w:pPr>
              <w:jc w:val="center"/>
              <w:rPr>
                <w:rFonts w:ascii="Times New Roman" w:eastAsia="DengXian" w:hAnsi="Times New Roman" w:cs="Times New Roman"/>
                <w:b/>
                <w:sz w:val="16"/>
                <w:szCs w:val="16"/>
              </w:rPr>
            </w:pPr>
            <w:r w:rsidRPr="009676D7">
              <w:rPr>
                <w:rFonts w:ascii="Times New Roman" w:eastAsia="DengXian" w:hAnsi="Times New Roman" w:cs="Times New Roman"/>
                <w:b/>
                <w:sz w:val="16"/>
                <w:szCs w:val="16"/>
              </w:rPr>
              <w:t>7,58</w:t>
            </w:r>
          </w:p>
        </w:tc>
        <w:tc>
          <w:tcPr>
            <w:tcW w:w="1260" w:type="pct"/>
          </w:tcPr>
          <w:p w14:paraId="5F6D6317" w14:textId="77777777" w:rsidR="004863D8" w:rsidRPr="009676D7" w:rsidRDefault="004863D8" w:rsidP="00F149A0">
            <w:pPr>
              <w:jc w:val="center"/>
              <w:rPr>
                <w:rFonts w:ascii="Times New Roman" w:eastAsia="DengXian" w:hAnsi="Times New Roman" w:cs="Times New Roman"/>
                <w:b/>
                <w:sz w:val="16"/>
                <w:szCs w:val="16"/>
              </w:rPr>
            </w:pPr>
            <w:r w:rsidRPr="009676D7">
              <w:rPr>
                <w:rFonts w:ascii="Times New Roman" w:eastAsia="DengXian" w:hAnsi="Times New Roman" w:cs="Times New Roman"/>
                <w:b/>
                <w:sz w:val="16"/>
                <w:szCs w:val="16"/>
              </w:rPr>
              <w:t>5,61</w:t>
            </w:r>
          </w:p>
        </w:tc>
        <w:tc>
          <w:tcPr>
            <w:tcW w:w="1250" w:type="pct"/>
          </w:tcPr>
          <w:p w14:paraId="027F6285" w14:textId="77777777" w:rsidR="004863D8" w:rsidRPr="009676D7" w:rsidRDefault="004863D8" w:rsidP="00F149A0">
            <w:pPr>
              <w:jc w:val="center"/>
              <w:rPr>
                <w:rFonts w:ascii="Times New Roman" w:eastAsia="DengXian" w:hAnsi="Times New Roman" w:cs="Times New Roman"/>
                <w:b/>
                <w:sz w:val="16"/>
                <w:szCs w:val="16"/>
              </w:rPr>
            </w:pPr>
            <w:r w:rsidRPr="009676D7">
              <w:rPr>
                <w:rFonts w:ascii="Times New Roman" w:eastAsia="DengXian" w:hAnsi="Times New Roman" w:cs="Times New Roman"/>
                <w:b/>
                <w:sz w:val="16"/>
                <w:szCs w:val="16"/>
              </w:rPr>
              <w:t>1,97</w:t>
            </w:r>
          </w:p>
        </w:tc>
      </w:tr>
    </w:tbl>
    <w:p w14:paraId="6BA31F6E" w14:textId="77777777" w:rsidR="004863D8" w:rsidRPr="009676D7" w:rsidRDefault="004863D8" w:rsidP="004863D8">
      <w:pPr>
        <w:spacing w:after="0" w:line="240" w:lineRule="auto"/>
        <w:contextualSpacing/>
      </w:pPr>
      <w:r w:rsidRPr="75AA67FD">
        <w:rPr>
          <w:rFonts w:ascii="Times New Roman" w:eastAsia="Arial" w:hAnsi="Times New Roman" w:cs="Times New Roman"/>
          <w:b/>
          <w:bCs/>
          <w:sz w:val="20"/>
          <w:szCs w:val="20"/>
        </w:rPr>
        <w:t>Fuente:</w:t>
      </w:r>
      <w:r w:rsidRPr="75AA67FD">
        <w:rPr>
          <w:rFonts w:ascii="Times New Roman" w:eastAsia="Arial" w:hAnsi="Times New Roman" w:cs="Times New Roman"/>
          <w:sz w:val="20"/>
          <w:szCs w:val="20"/>
        </w:rPr>
        <w:t xml:space="preserve"> Secretaría Seccional de Salud y Protección Social de Antioquia (s.f.) y DANE (s.f.-b). Cálculos propios.</w:t>
      </w:r>
    </w:p>
    <w:p w14:paraId="6BF9A755" w14:textId="77777777" w:rsidR="004863D8" w:rsidRPr="009676D7" w:rsidRDefault="004863D8" w:rsidP="004863D8">
      <w:pPr>
        <w:spacing w:after="0" w:line="240" w:lineRule="auto"/>
        <w:contextualSpacing/>
        <w:rPr>
          <w:rFonts w:ascii="Times New Roman" w:eastAsia="Arial" w:hAnsi="Times New Roman" w:cs="Times New Roman"/>
          <w:sz w:val="20"/>
          <w:szCs w:val="20"/>
        </w:rPr>
      </w:pPr>
    </w:p>
    <w:p w14:paraId="63956921" w14:textId="77777777" w:rsidR="004863D8" w:rsidRPr="009676D7" w:rsidRDefault="004863D8" w:rsidP="004863D8">
      <w:pPr>
        <w:spacing w:after="0" w:line="240" w:lineRule="auto"/>
        <w:contextualSpacing/>
        <w:rPr>
          <w:rFonts w:ascii="Times New Roman" w:eastAsia="Arial" w:hAnsi="Times New Roman" w:cs="Times New Roman"/>
          <w:sz w:val="20"/>
          <w:szCs w:val="20"/>
        </w:rPr>
      </w:pPr>
    </w:p>
    <w:p w14:paraId="75EEFD90" w14:textId="77777777" w:rsidR="004863D8" w:rsidRPr="009676D7" w:rsidRDefault="004863D8" w:rsidP="004863D8">
      <w:pPr>
        <w:pStyle w:val="Caption"/>
        <w:jc w:val="center"/>
      </w:pPr>
      <w:r w:rsidRPr="75AA67FD">
        <w:rPr>
          <w:rFonts w:ascii="Times New Roman" w:hAnsi="Times New Roman" w:cs="Times New Roman"/>
          <w:i w:val="0"/>
          <w:iCs w:val="0"/>
          <w:sz w:val="20"/>
          <w:szCs w:val="20"/>
        </w:rPr>
        <w:t>Gráfica X. Índice de envejecimiento por municipio - 2024</w:t>
      </w:r>
    </w:p>
    <w:p w14:paraId="6C8270B3" w14:textId="77777777" w:rsidR="004863D8" w:rsidRPr="009676D7" w:rsidRDefault="004863D8" w:rsidP="004863D8">
      <w:pPr>
        <w:jc w:val="center"/>
      </w:pPr>
      <w:r>
        <w:rPr>
          <w:noProof/>
          <w:lang w:eastAsia="es-CO"/>
        </w:rPr>
        <w:drawing>
          <wp:inline distT="0" distB="0" distL="0" distR="0" wp14:anchorId="4A75560A" wp14:editId="1272AC3B">
            <wp:extent cx="4215403" cy="3015084"/>
            <wp:effectExtent l="0" t="0" r="0" b="0"/>
            <wp:docPr id="953883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83777" name="Picture 953883777"/>
                    <pic:cNvPicPr/>
                  </pic:nvPicPr>
                  <pic:blipFill>
                    <a:blip r:embed="rId17">
                      <a:extLst>
                        <a:ext uri="{28A0092B-C50C-407E-A947-70E740481C1C}">
                          <a14:useLocalDpi xmlns:a14="http://schemas.microsoft.com/office/drawing/2010/main"/>
                        </a:ext>
                      </a:extLst>
                    </a:blip>
                    <a:stretch>
                      <a:fillRect/>
                    </a:stretch>
                  </pic:blipFill>
                  <pic:spPr>
                    <a:xfrm>
                      <a:off x="0" y="0"/>
                      <a:ext cx="4215403" cy="3015084"/>
                    </a:xfrm>
                    <a:prstGeom prst="rect">
                      <a:avLst/>
                    </a:prstGeom>
                  </pic:spPr>
                </pic:pic>
              </a:graphicData>
            </a:graphic>
          </wp:inline>
        </w:drawing>
      </w:r>
    </w:p>
    <w:p w14:paraId="632A78BD" w14:textId="77777777" w:rsidR="004863D8" w:rsidRPr="009676D7" w:rsidRDefault="004863D8" w:rsidP="004863D8">
      <w:pPr>
        <w:spacing w:after="0" w:line="240" w:lineRule="auto"/>
        <w:contextualSpacing/>
        <w:rPr>
          <w:rFonts w:ascii="Times New Roman" w:eastAsia="DengXian" w:hAnsi="Times New Roman" w:cs="Times New Roman"/>
          <w:i/>
          <w:iCs/>
        </w:rPr>
      </w:pPr>
    </w:p>
    <w:p w14:paraId="6F66D249" w14:textId="77777777" w:rsidR="004863D8" w:rsidRPr="009676D7" w:rsidRDefault="004863D8" w:rsidP="004863D8">
      <w:pPr>
        <w:spacing w:after="0"/>
        <w:rPr>
          <w:rFonts w:ascii="Times New Roman" w:eastAsia="DengXian" w:hAnsi="Times New Roman" w:cs="Times New Roman"/>
        </w:rPr>
      </w:pPr>
      <w:r w:rsidRPr="009676D7">
        <w:rPr>
          <w:rFonts w:ascii="Times New Roman" w:eastAsia="DengXian" w:hAnsi="Times New Roman" w:cs="Times New Roman"/>
        </w:rPr>
        <w:t xml:space="preserve">La dinámica migratoria de la PAP Bio-energética del Norte de Antioquia muestra comportamientos diferenciados entre los municipios, aunque en términos generales se observa una tasa neta de migración positiva en buena parte del territorio, lo que sugiere cierta capacidad de atracción o retención poblacional. Municipios como San Andrés de Cuerquia (3,14), San José de la Montaña (2,86) y Angostura (2,80) presentan los valores más altos, en cuanto a la medición de la tasa a nivel de la cabecera municipal, incluso superando el promedio departamental (1,91), mientras que Carolina del Príncipe registra una tasa de 0,00, reflejando un equilibrio entre entradas y salidas. Sin embargo, al contrastar estos resultados con los patrones previamente identificados de envejecimiento acelerado, emigración juvenil persistente y alta ruralidad, se evidencia una paradoja estructural: aunque algunos municipios logran atraer o retener población, esta dinámica no compensa la salida de jóvenes, ni revierte la tendencia al envejecimiento. </w:t>
      </w:r>
    </w:p>
    <w:p w14:paraId="569E1C60" w14:textId="77777777" w:rsidR="004863D8" w:rsidRPr="009676D7" w:rsidRDefault="004863D8" w:rsidP="004863D8">
      <w:pPr>
        <w:spacing w:after="0" w:line="240" w:lineRule="auto"/>
        <w:contextualSpacing/>
        <w:jc w:val="center"/>
        <w:rPr>
          <w:rFonts w:ascii="Times New Roman" w:hAnsi="Times New Roman" w:cs="Times New Roman"/>
        </w:rPr>
      </w:pPr>
    </w:p>
    <w:p w14:paraId="0AB37169" w14:textId="77777777" w:rsidR="004863D8" w:rsidRPr="009676D7" w:rsidRDefault="004863D8" w:rsidP="004863D8">
      <w:pPr>
        <w:pStyle w:val="Caption"/>
        <w:keepNext/>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10</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Tasa de Migración en la PAP Bio-energética del Norte de Antioquia</w:t>
      </w:r>
    </w:p>
    <w:tbl>
      <w:tblPr>
        <w:tblStyle w:val="TableGrid"/>
        <w:tblW w:w="5000" w:type="pct"/>
        <w:tblLook w:val="04A0" w:firstRow="1" w:lastRow="0" w:firstColumn="1" w:lastColumn="0" w:noHBand="0" w:noVBand="1"/>
      </w:tblPr>
      <w:tblGrid>
        <w:gridCol w:w="3242"/>
        <w:gridCol w:w="1525"/>
        <w:gridCol w:w="2445"/>
        <w:gridCol w:w="1616"/>
      </w:tblGrid>
      <w:tr w:rsidR="004863D8" w:rsidRPr="009676D7" w14:paraId="16E696B3" w14:textId="77777777" w:rsidTr="00F149A0">
        <w:trPr>
          <w:trHeight w:val="60"/>
        </w:trPr>
        <w:tc>
          <w:tcPr>
            <w:tcW w:w="1836" w:type="pct"/>
            <w:vMerge w:val="restart"/>
            <w:shd w:val="clear" w:color="auto" w:fill="002060"/>
            <w:vAlign w:val="center"/>
          </w:tcPr>
          <w:p w14:paraId="21127727" w14:textId="77777777" w:rsidR="004863D8" w:rsidRPr="009676D7" w:rsidRDefault="004863D8" w:rsidP="00F149A0">
            <w:pPr>
              <w:jc w:val="center"/>
              <w:rPr>
                <w:rFonts w:ascii="Times New Roman" w:eastAsia="DengXian" w:hAnsi="Times New Roman" w:cs="Times New Roman"/>
                <w:bCs/>
                <w:color w:val="FFFFFF" w:themeColor="background1"/>
                <w:sz w:val="18"/>
                <w:szCs w:val="18"/>
              </w:rPr>
            </w:pPr>
            <w:r w:rsidRPr="009676D7">
              <w:rPr>
                <w:rFonts w:ascii="Times New Roman" w:eastAsia="DengXian" w:hAnsi="Times New Roman" w:cs="Times New Roman"/>
                <w:bCs/>
                <w:color w:val="FFFFFF" w:themeColor="background1"/>
                <w:sz w:val="18"/>
                <w:szCs w:val="18"/>
              </w:rPr>
              <w:t>Municipio</w:t>
            </w:r>
          </w:p>
        </w:tc>
        <w:tc>
          <w:tcPr>
            <w:tcW w:w="3164" w:type="pct"/>
            <w:gridSpan w:val="3"/>
            <w:shd w:val="clear" w:color="auto" w:fill="002060"/>
            <w:vAlign w:val="center"/>
          </w:tcPr>
          <w:p w14:paraId="5C71DADF" w14:textId="77777777" w:rsidR="004863D8" w:rsidRPr="009676D7" w:rsidRDefault="004863D8" w:rsidP="00F149A0">
            <w:pPr>
              <w:jc w:val="center"/>
              <w:rPr>
                <w:rFonts w:ascii="Times New Roman" w:eastAsia="DengXian" w:hAnsi="Times New Roman" w:cs="Times New Roman"/>
                <w:b/>
                <w:bCs/>
                <w:color w:val="FFFFFF" w:themeColor="background1"/>
                <w:sz w:val="18"/>
                <w:szCs w:val="18"/>
              </w:rPr>
            </w:pPr>
            <w:r w:rsidRPr="009676D7">
              <w:rPr>
                <w:rFonts w:ascii="Times New Roman" w:eastAsia="DengXian" w:hAnsi="Times New Roman" w:cs="Times New Roman"/>
                <w:bCs/>
                <w:color w:val="FFFFFF" w:themeColor="background1"/>
                <w:sz w:val="18"/>
                <w:szCs w:val="18"/>
              </w:rPr>
              <w:t>Tasa neta de migración</w:t>
            </w:r>
          </w:p>
        </w:tc>
      </w:tr>
      <w:tr w:rsidR="004863D8" w:rsidRPr="009676D7" w14:paraId="63E40EF0" w14:textId="77777777" w:rsidTr="00F149A0">
        <w:trPr>
          <w:trHeight w:val="330"/>
        </w:trPr>
        <w:tc>
          <w:tcPr>
            <w:tcW w:w="1836" w:type="pct"/>
            <w:vMerge/>
            <w:shd w:val="clear" w:color="auto" w:fill="002060"/>
            <w:vAlign w:val="center"/>
          </w:tcPr>
          <w:p w14:paraId="273003E8" w14:textId="77777777" w:rsidR="004863D8" w:rsidRPr="009676D7" w:rsidRDefault="004863D8" w:rsidP="00F149A0">
            <w:pPr>
              <w:jc w:val="center"/>
              <w:rPr>
                <w:rFonts w:ascii="Times New Roman" w:hAnsi="Times New Roman" w:cs="Times New Roman"/>
                <w:color w:val="FFFFFF" w:themeColor="background1"/>
                <w:sz w:val="18"/>
                <w:szCs w:val="18"/>
              </w:rPr>
            </w:pPr>
          </w:p>
        </w:tc>
        <w:tc>
          <w:tcPr>
            <w:tcW w:w="864" w:type="pct"/>
            <w:shd w:val="clear" w:color="auto" w:fill="002060"/>
            <w:vAlign w:val="center"/>
          </w:tcPr>
          <w:p w14:paraId="78129B91" w14:textId="77777777" w:rsidR="004863D8" w:rsidRPr="009676D7" w:rsidRDefault="004863D8" w:rsidP="00F149A0">
            <w:pPr>
              <w:jc w:val="center"/>
              <w:rPr>
                <w:rFonts w:ascii="Times New Roman" w:eastAsia="DengXian" w:hAnsi="Times New Roman" w:cs="Times New Roman"/>
                <w:b/>
                <w:bCs/>
                <w:color w:val="FFFFFF" w:themeColor="background1"/>
                <w:sz w:val="18"/>
                <w:szCs w:val="18"/>
              </w:rPr>
            </w:pPr>
            <w:r w:rsidRPr="009676D7">
              <w:rPr>
                <w:rFonts w:ascii="Times New Roman" w:eastAsia="DengXian" w:hAnsi="Times New Roman" w:cs="Times New Roman"/>
                <w:b/>
                <w:bCs/>
                <w:color w:val="FFFFFF" w:themeColor="background1"/>
                <w:sz w:val="18"/>
                <w:szCs w:val="18"/>
              </w:rPr>
              <w:t>Cabecera</w:t>
            </w:r>
          </w:p>
          <w:p w14:paraId="7CE70408" w14:textId="77777777" w:rsidR="004863D8" w:rsidRPr="009676D7" w:rsidRDefault="004863D8" w:rsidP="00F149A0">
            <w:pPr>
              <w:jc w:val="center"/>
              <w:rPr>
                <w:rFonts w:ascii="Times New Roman" w:eastAsia="DengXian" w:hAnsi="Times New Roman" w:cs="Times New Roman"/>
                <w:b/>
                <w:bCs/>
                <w:color w:val="FFFFFF" w:themeColor="background1"/>
                <w:sz w:val="18"/>
                <w:szCs w:val="18"/>
              </w:rPr>
            </w:pPr>
            <w:r w:rsidRPr="009676D7">
              <w:rPr>
                <w:rFonts w:ascii="Times New Roman" w:eastAsia="DengXian" w:hAnsi="Times New Roman" w:cs="Times New Roman"/>
                <w:b/>
                <w:bCs/>
                <w:color w:val="FFFFFF" w:themeColor="background1"/>
                <w:sz w:val="18"/>
                <w:szCs w:val="18"/>
              </w:rPr>
              <w:t>municipal</w:t>
            </w:r>
          </w:p>
        </w:tc>
        <w:tc>
          <w:tcPr>
            <w:tcW w:w="1385" w:type="pct"/>
            <w:shd w:val="clear" w:color="auto" w:fill="002060"/>
            <w:vAlign w:val="center"/>
          </w:tcPr>
          <w:p w14:paraId="45929893" w14:textId="77777777" w:rsidR="004863D8" w:rsidRPr="009676D7" w:rsidRDefault="004863D8" w:rsidP="00F149A0">
            <w:pPr>
              <w:jc w:val="center"/>
              <w:rPr>
                <w:rFonts w:ascii="Times New Roman" w:eastAsia="DengXian" w:hAnsi="Times New Roman" w:cs="Times New Roman"/>
                <w:b/>
                <w:bCs/>
                <w:color w:val="FFFFFF" w:themeColor="background1"/>
                <w:sz w:val="18"/>
                <w:szCs w:val="18"/>
              </w:rPr>
            </w:pPr>
            <w:r w:rsidRPr="009676D7">
              <w:rPr>
                <w:rFonts w:ascii="Times New Roman" w:eastAsia="DengXian" w:hAnsi="Times New Roman" w:cs="Times New Roman"/>
                <w:b/>
                <w:bCs/>
                <w:color w:val="FFFFFF" w:themeColor="background1"/>
                <w:sz w:val="18"/>
                <w:szCs w:val="18"/>
              </w:rPr>
              <w:t>Centros poblados, rural disperso</w:t>
            </w:r>
          </w:p>
        </w:tc>
        <w:tc>
          <w:tcPr>
            <w:tcW w:w="916" w:type="pct"/>
            <w:shd w:val="clear" w:color="auto" w:fill="002060"/>
            <w:vAlign w:val="center"/>
          </w:tcPr>
          <w:p w14:paraId="23F40803" w14:textId="77777777" w:rsidR="004863D8" w:rsidRPr="009676D7" w:rsidRDefault="004863D8" w:rsidP="00F149A0">
            <w:pPr>
              <w:jc w:val="center"/>
              <w:rPr>
                <w:rFonts w:ascii="Times New Roman" w:eastAsia="DengXian" w:hAnsi="Times New Roman" w:cs="Times New Roman"/>
                <w:b/>
                <w:bCs/>
                <w:color w:val="FFFFFF" w:themeColor="background1"/>
                <w:sz w:val="18"/>
                <w:szCs w:val="18"/>
              </w:rPr>
            </w:pPr>
            <w:r w:rsidRPr="009676D7">
              <w:rPr>
                <w:rFonts w:ascii="Times New Roman" w:eastAsia="DengXian" w:hAnsi="Times New Roman" w:cs="Times New Roman"/>
                <w:b/>
                <w:bCs/>
                <w:color w:val="FFFFFF" w:themeColor="background1"/>
                <w:sz w:val="18"/>
                <w:szCs w:val="18"/>
              </w:rPr>
              <w:t>Total</w:t>
            </w:r>
          </w:p>
        </w:tc>
      </w:tr>
      <w:tr w:rsidR="004863D8" w:rsidRPr="009676D7" w14:paraId="73C01BA5" w14:textId="77777777" w:rsidTr="00F149A0">
        <w:trPr>
          <w:trHeight w:val="45"/>
        </w:trPr>
        <w:tc>
          <w:tcPr>
            <w:tcW w:w="1836" w:type="pct"/>
            <w:vAlign w:val="center"/>
          </w:tcPr>
          <w:p w14:paraId="3F1E01B4" w14:textId="77777777" w:rsidR="004863D8" w:rsidRPr="009676D7" w:rsidRDefault="004863D8" w:rsidP="00F149A0">
            <w:pPr>
              <w:jc w:val="center"/>
              <w:rPr>
                <w:rFonts w:ascii="Times New Roman" w:eastAsia="DengXian" w:hAnsi="Times New Roman" w:cs="Times New Roman"/>
                <w:bCs/>
                <w:color w:val="000000" w:themeColor="text1"/>
                <w:sz w:val="18"/>
                <w:szCs w:val="18"/>
              </w:rPr>
            </w:pPr>
            <w:r w:rsidRPr="009676D7">
              <w:rPr>
                <w:rFonts w:ascii="Times New Roman" w:eastAsia="DengXian" w:hAnsi="Times New Roman" w:cs="Times New Roman"/>
                <w:bCs/>
                <w:color w:val="000000" w:themeColor="text1"/>
                <w:sz w:val="18"/>
                <w:szCs w:val="18"/>
              </w:rPr>
              <w:t>Angostura</w:t>
            </w:r>
          </w:p>
        </w:tc>
        <w:tc>
          <w:tcPr>
            <w:tcW w:w="864" w:type="pct"/>
            <w:vAlign w:val="center"/>
          </w:tcPr>
          <w:p w14:paraId="7D341B2C"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2,80</w:t>
            </w:r>
          </w:p>
        </w:tc>
        <w:tc>
          <w:tcPr>
            <w:tcW w:w="1385" w:type="pct"/>
            <w:vAlign w:val="center"/>
          </w:tcPr>
          <w:p w14:paraId="53035D72"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1,94</w:t>
            </w:r>
          </w:p>
        </w:tc>
        <w:tc>
          <w:tcPr>
            <w:tcW w:w="916" w:type="pct"/>
            <w:vAlign w:val="center"/>
          </w:tcPr>
          <w:p w14:paraId="4324BEFF"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2,18</w:t>
            </w:r>
          </w:p>
        </w:tc>
      </w:tr>
      <w:tr w:rsidR="004863D8" w:rsidRPr="009676D7" w14:paraId="5E7AB4B2" w14:textId="77777777" w:rsidTr="00F149A0">
        <w:trPr>
          <w:trHeight w:val="45"/>
        </w:trPr>
        <w:tc>
          <w:tcPr>
            <w:tcW w:w="1836" w:type="pct"/>
            <w:vAlign w:val="center"/>
          </w:tcPr>
          <w:p w14:paraId="2BF16F12" w14:textId="77777777" w:rsidR="004863D8" w:rsidRPr="009676D7" w:rsidRDefault="004863D8" w:rsidP="00F149A0">
            <w:pPr>
              <w:jc w:val="center"/>
              <w:rPr>
                <w:rFonts w:ascii="Times New Roman" w:eastAsia="DengXian" w:hAnsi="Times New Roman" w:cs="Times New Roman"/>
                <w:bCs/>
                <w:sz w:val="18"/>
                <w:szCs w:val="18"/>
              </w:rPr>
            </w:pPr>
            <w:r w:rsidRPr="009676D7">
              <w:rPr>
                <w:rFonts w:ascii="Times New Roman" w:eastAsia="DengXian" w:hAnsi="Times New Roman" w:cs="Times New Roman"/>
                <w:bCs/>
                <w:sz w:val="18"/>
                <w:szCs w:val="18"/>
              </w:rPr>
              <w:t>Anorí</w:t>
            </w:r>
          </w:p>
        </w:tc>
        <w:tc>
          <w:tcPr>
            <w:tcW w:w="864" w:type="pct"/>
            <w:vAlign w:val="center"/>
          </w:tcPr>
          <w:p w14:paraId="683ECF31"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1,89</w:t>
            </w:r>
          </w:p>
        </w:tc>
        <w:tc>
          <w:tcPr>
            <w:tcW w:w="1385" w:type="pct"/>
            <w:vAlign w:val="center"/>
          </w:tcPr>
          <w:p w14:paraId="4C9F79D8"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0,00</w:t>
            </w:r>
          </w:p>
        </w:tc>
        <w:tc>
          <w:tcPr>
            <w:tcW w:w="916" w:type="pct"/>
            <w:vAlign w:val="center"/>
          </w:tcPr>
          <w:p w14:paraId="1D1234A7"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0,89</w:t>
            </w:r>
          </w:p>
        </w:tc>
      </w:tr>
      <w:tr w:rsidR="004863D8" w:rsidRPr="009676D7" w14:paraId="63663418" w14:textId="77777777" w:rsidTr="00F149A0">
        <w:trPr>
          <w:trHeight w:val="45"/>
        </w:trPr>
        <w:tc>
          <w:tcPr>
            <w:tcW w:w="1836" w:type="pct"/>
            <w:vAlign w:val="center"/>
          </w:tcPr>
          <w:p w14:paraId="2472FC30" w14:textId="77777777" w:rsidR="004863D8" w:rsidRPr="009676D7" w:rsidRDefault="004863D8" w:rsidP="00F149A0">
            <w:pPr>
              <w:jc w:val="center"/>
              <w:rPr>
                <w:rFonts w:ascii="Times New Roman" w:eastAsia="DengXian" w:hAnsi="Times New Roman" w:cs="Times New Roman"/>
                <w:bCs/>
                <w:color w:val="000000" w:themeColor="text1"/>
                <w:sz w:val="18"/>
                <w:szCs w:val="18"/>
              </w:rPr>
            </w:pPr>
            <w:r w:rsidRPr="009676D7">
              <w:rPr>
                <w:rFonts w:ascii="Times New Roman" w:eastAsia="DengXian" w:hAnsi="Times New Roman" w:cs="Times New Roman"/>
                <w:bCs/>
                <w:color w:val="000000" w:themeColor="text1"/>
                <w:sz w:val="18"/>
                <w:szCs w:val="18"/>
              </w:rPr>
              <w:t>Briceño</w:t>
            </w:r>
          </w:p>
        </w:tc>
        <w:tc>
          <w:tcPr>
            <w:tcW w:w="864" w:type="pct"/>
            <w:vAlign w:val="center"/>
          </w:tcPr>
          <w:p w14:paraId="6A418A03"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1,19</w:t>
            </w:r>
          </w:p>
        </w:tc>
        <w:tc>
          <w:tcPr>
            <w:tcW w:w="1385" w:type="pct"/>
            <w:vAlign w:val="center"/>
          </w:tcPr>
          <w:p w14:paraId="6F58875A"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2,43</w:t>
            </w:r>
          </w:p>
        </w:tc>
        <w:tc>
          <w:tcPr>
            <w:tcW w:w="916" w:type="pct"/>
            <w:vAlign w:val="center"/>
          </w:tcPr>
          <w:p w14:paraId="324D87F9"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1,96</w:t>
            </w:r>
          </w:p>
        </w:tc>
      </w:tr>
      <w:tr w:rsidR="004863D8" w:rsidRPr="009676D7" w14:paraId="7162EDDC" w14:textId="77777777" w:rsidTr="00F149A0">
        <w:trPr>
          <w:trHeight w:val="45"/>
        </w:trPr>
        <w:tc>
          <w:tcPr>
            <w:tcW w:w="1836" w:type="pct"/>
            <w:vAlign w:val="center"/>
          </w:tcPr>
          <w:p w14:paraId="62E97859" w14:textId="77777777" w:rsidR="004863D8" w:rsidRPr="009676D7" w:rsidRDefault="004863D8" w:rsidP="00F149A0">
            <w:pPr>
              <w:jc w:val="center"/>
              <w:rPr>
                <w:rFonts w:ascii="Times New Roman" w:eastAsia="DengXian" w:hAnsi="Times New Roman" w:cs="Times New Roman"/>
                <w:bCs/>
                <w:sz w:val="18"/>
                <w:szCs w:val="18"/>
              </w:rPr>
            </w:pPr>
            <w:r w:rsidRPr="009676D7">
              <w:rPr>
                <w:rFonts w:ascii="Times New Roman" w:eastAsia="DengXian" w:hAnsi="Times New Roman" w:cs="Times New Roman"/>
                <w:bCs/>
                <w:sz w:val="18"/>
                <w:szCs w:val="18"/>
              </w:rPr>
              <w:t>Campamento</w:t>
            </w:r>
          </w:p>
        </w:tc>
        <w:tc>
          <w:tcPr>
            <w:tcW w:w="864" w:type="pct"/>
            <w:vAlign w:val="center"/>
          </w:tcPr>
          <w:p w14:paraId="31BAE34C"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1,66</w:t>
            </w:r>
          </w:p>
        </w:tc>
        <w:tc>
          <w:tcPr>
            <w:tcW w:w="1385" w:type="pct"/>
            <w:vAlign w:val="center"/>
          </w:tcPr>
          <w:p w14:paraId="69AEA2D7"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2,93</w:t>
            </w:r>
          </w:p>
        </w:tc>
        <w:tc>
          <w:tcPr>
            <w:tcW w:w="916" w:type="pct"/>
            <w:vAlign w:val="center"/>
          </w:tcPr>
          <w:p w14:paraId="6BA9EFD7"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2,51</w:t>
            </w:r>
          </w:p>
        </w:tc>
      </w:tr>
      <w:tr w:rsidR="004863D8" w:rsidRPr="009676D7" w14:paraId="2AE523BE" w14:textId="77777777" w:rsidTr="00F149A0">
        <w:trPr>
          <w:trHeight w:val="45"/>
        </w:trPr>
        <w:tc>
          <w:tcPr>
            <w:tcW w:w="1836" w:type="pct"/>
            <w:vAlign w:val="center"/>
          </w:tcPr>
          <w:p w14:paraId="7B4BFA58" w14:textId="77777777" w:rsidR="004863D8" w:rsidRPr="009676D7" w:rsidRDefault="004863D8" w:rsidP="00F149A0">
            <w:pPr>
              <w:jc w:val="center"/>
              <w:rPr>
                <w:rFonts w:ascii="Times New Roman" w:eastAsia="DengXian" w:hAnsi="Times New Roman" w:cs="Times New Roman"/>
                <w:bCs/>
                <w:color w:val="000000" w:themeColor="text1"/>
                <w:sz w:val="18"/>
                <w:szCs w:val="18"/>
              </w:rPr>
            </w:pPr>
            <w:r w:rsidRPr="009676D7">
              <w:rPr>
                <w:rFonts w:ascii="Times New Roman" w:eastAsia="DengXian" w:hAnsi="Times New Roman" w:cs="Times New Roman"/>
                <w:bCs/>
                <w:color w:val="000000" w:themeColor="text1"/>
                <w:sz w:val="18"/>
                <w:szCs w:val="18"/>
              </w:rPr>
              <w:t>Carolina del Príncipe</w:t>
            </w:r>
          </w:p>
        </w:tc>
        <w:tc>
          <w:tcPr>
            <w:tcW w:w="864" w:type="pct"/>
            <w:vAlign w:val="center"/>
          </w:tcPr>
          <w:p w14:paraId="2CCFF1B0"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0,00</w:t>
            </w:r>
          </w:p>
        </w:tc>
        <w:tc>
          <w:tcPr>
            <w:tcW w:w="1385" w:type="pct"/>
            <w:vAlign w:val="center"/>
          </w:tcPr>
          <w:p w14:paraId="4077C02F"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0,00</w:t>
            </w:r>
          </w:p>
        </w:tc>
        <w:tc>
          <w:tcPr>
            <w:tcW w:w="916" w:type="pct"/>
            <w:vAlign w:val="center"/>
          </w:tcPr>
          <w:p w14:paraId="4D149D58"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0,00</w:t>
            </w:r>
          </w:p>
        </w:tc>
      </w:tr>
      <w:tr w:rsidR="004863D8" w:rsidRPr="009676D7" w14:paraId="0F377380" w14:textId="77777777" w:rsidTr="00F149A0">
        <w:trPr>
          <w:trHeight w:val="45"/>
        </w:trPr>
        <w:tc>
          <w:tcPr>
            <w:tcW w:w="1836" w:type="pct"/>
            <w:vAlign w:val="center"/>
          </w:tcPr>
          <w:p w14:paraId="339903A5" w14:textId="77777777" w:rsidR="004863D8" w:rsidRPr="009676D7" w:rsidRDefault="004863D8" w:rsidP="00F149A0">
            <w:pPr>
              <w:jc w:val="center"/>
              <w:rPr>
                <w:rFonts w:ascii="Times New Roman" w:eastAsia="DengXian" w:hAnsi="Times New Roman" w:cs="Times New Roman"/>
                <w:bCs/>
                <w:sz w:val="18"/>
                <w:szCs w:val="18"/>
              </w:rPr>
            </w:pPr>
            <w:r w:rsidRPr="009676D7">
              <w:rPr>
                <w:rFonts w:ascii="Times New Roman" w:eastAsia="DengXian" w:hAnsi="Times New Roman" w:cs="Times New Roman"/>
                <w:bCs/>
                <w:sz w:val="18"/>
                <w:szCs w:val="18"/>
              </w:rPr>
              <w:t>Gómez Plata</w:t>
            </w:r>
          </w:p>
        </w:tc>
        <w:tc>
          <w:tcPr>
            <w:tcW w:w="864" w:type="pct"/>
            <w:vAlign w:val="center"/>
          </w:tcPr>
          <w:p w14:paraId="102D9FB2"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0,11</w:t>
            </w:r>
          </w:p>
        </w:tc>
        <w:tc>
          <w:tcPr>
            <w:tcW w:w="1385" w:type="pct"/>
            <w:vAlign w:val="center"/>
          </w:tcPr>
          <w:p w14:paraId="41541F78"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0,00</w:t>
            </w:r>
          </w:p>
        </w:tc>
        <w:tc>
          <w:tcPr>
            <w:tcW w:w="916" w:type="pct"/>
            <w:vAlign w:val="center"/>
          </w:tcPr>
          <w:p w14:paraId="53481416"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0,06</w:t>
            </w:r>
          </w:p>
        </w:tc>
      </w:tr>
      <w:tr w:rsidR="004863D8" w:rsidRPr="009676D7" w14:paraId="24AF1221" w14:textId="77777777" w:rsidTr="00F149A0">
        <w:trPr>
          <w:trHeight w:val="45"/>
        </w:trPr>
        <w:tc>
          <w:tcPr>
            <w:tcW w:w="1836" w:type="pct"/>
            <w:vAlign w:val="center"/>
          </w:tcPr>
          <w:p w14:paraId="5D56B15E" w14:textId="77777777" w:rsidR="004863D8" w:rsidRPr="009676D7" w:rsidRDefault="004863D8" w:rsidP="00F149A0">
            <w:pPr>
              <w:jc w:val="center"/>
              <w:rPr>
                <w:rFonts w:ascii="Times New Roman" w:eastAsia="DengXian" w:hAnsi="Times New Roman" w:cs="Times New Roman"/>
                <w:bCs/>
                <w:color w:val="000000" w:themeColor="text1"/>
                <w:sz w:val="18"/>
                <w:szCs w:val="18"/>
              </w:rPr>
            </w:pPr>
            <w:r w:rsidRPr="009676D7">
              <w:rPr>
                <w:rFonts w:ascii="Times New Roman" w:eastAsia="DengXian" w:hAnsi="Times New Roman" w:cs="Times New Roman"/>
                <w:bCs/>
                <w:color w:val="000000" w:themeColor="text1"/>
                <w:sz w:val="18"/>
                <w:szCs w:val="18"/>
              </w:rPr>
              <w:t>Guadalupe</w:t>
            </w:r>
          </w:p>
        </w:tc>
        <w:tc>
          <w:tcPr>
            <w:tcW w:w="864" w:type="pct"/>
            <w:vAlign w:val="center"/>
          </w:tcPr>
          <w:p w14:paraId="61DF4202"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0,53</w:t>
            </w:r>
          </w:p>
        </w:tc>
        <w:tc>
          <w:tcPr>
            <w:tcW w:w="1385" w:type="pct"/>
            <w:vAlign w:val="center"/>
          </w:tcPr>
          <w:p w14:paraId="4CF41EEB"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0,44</w:t>
            </w:r>
          </w:p>
        </w:tc>
        <w:tc>
          <w:tcPr>
            <w:tcW w:w="916" w:type="pct"/>
            <w:vAlign w:val="center"/>
          </w:tcPr>
          <w:p w14:paraId="4C52EF31"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0,48</w:t>
            </w:r>
          </w:p>
        </w:tc>
      </w:tr>
      <w:tr w:rsidR="004863D8" w:rsidRPr="009676D7" w14:paraId="7C7125E1" w14:textId="77777777" w:rsidTr="00F149A0">
        <w:trPr>
          <w:trHeight w:val="45"/>
        </w:trPr>
        <w:tc>
          <w:tcPr>
            <w:tcW w:w="1836" w:type="pct"/>
            <w:vAlign w:val="center"/>
          </w:tcPr>
          <w:p w14:paraId="6B5741F8" w14:textId="77777777" w:rsidR="004863D8" w:rsidRPr="009676D7" w:rsidRDefault="004863D8" w:rsidP="00F149A0">
            <w:pPr>
              <w:jc w:val="center"/>
              <w:rPr>
                <w:rFonts w:ascii="Times New Roman" w:eastAsia="DengXian" w:hAnsi="Times New Roman" w:cs="Times New Roman"/>
                <w:bCs/>
                <w:sz w:val="18"/>
                <w:szCs w:val="18"/>
              </w:rPr>
            </w:pPr>
            <w:r w:rsidRPr="009676D7">
              <w:rPr>
                <w:rFonts w:ascii="Times New Roman" w:eastAsia="DengXian" w:hAnsi="Times New Roman" w:cs="Times New Roman"/>
                <w:bCs/>
                <w:sz w:val="18"/>
                <w:szCs w:val="18"/>
              </w:rPr>
              <w:t>Ituango</w:t>
            </w:r>
          </w:p>
        </w:tc>
        <w:tc>
          <w:tcPr>
            <w:tcW w:w="864" w:type="pct"/>
            <w:vAlign w:val="center"/>
          </w:tcPr>
          <w:p w14:paraId="0D8AB9F6"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0,00</w:t>
            </w:r>
          </w:p>
        </w:tc>
        <w:tc>
          <w:tcPr>
            <w:tcW w:w="1385" w:type="pct"/>
            <w:vAlign w:val="center"/>
          </w:tcPr>
          <w:p w14:paraId="1E0CD761"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0,00</w:t>
            </w:r>
          </w:p>
        </w:tc>
        <w:tc>
          <w:tcPr>
            <w:tcW w:w="916" w:type="pct"/>
            <w:vAlign w:val="center"/>
          </w:tcPr>
          <w:p w14:paraId="6DAF62E0"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0,00</w:t>
            </w:r>
          </w:p>
        </w:tc>
      </w:tr>
      <w:tr w:rsidR="004863D8" w:rsidRPr="009676D7" w14:paraId="6C4B47C6" w14:textId="77777777" w:rsidTr="00F149A0">
        <w:trPr>
          <w:trHeight w:val="120"/>
        </w:trPr>
        <w:tc>
          <w:tcPr>
            <w:tcW w:w="1836" w:type="pct"/>
            <w:vAlign w:val="center"/>
          </w:tcPr>
          <w:p w14:paraId="1BC72858" w14:textId="77777777" w:rsidR="004863D8" w:rsidRPr="009676D7" w:rsidRDefault="004863D8" w:rsidP="00F149A0">
            <w:pPr>
              <w:jc w:val="center"/>
              <w:rPr>
                <w:rFonts w:ascii="Times New Roman" w:eastAsia="DengXian" w:hAnsi="Times New Roman" w:cs="Times New Roman"/>
                <w:bCs/>
                <w:color w:val="000000" w:themeColor="text1"/>
                <w:sz w:val="18"/>
                <w:szCs w:val="18"/>
              </w:rPr>
            </w:pPr>
            <w:r w:rsidRPr="009676D7">
              <w:rPr>
                <w:rFonts w:ascii="Times New Roman" w:eastAsia="DengXian" w:hAnsi="Times New Roman" w:cs="Times New Roman"/>
                <w:bCs/>
                <w:color w:val="000000" w:themeColor="text1"/>
                <w:sz w:val="18"/>
                <w:szCs w:val="18"/>
              </w:rPr>
              <w:t>San Andrés de Cuerquia</w:t>
            </w:r>
          </w:p>
        </w:tc>
        <w:tc>
          <w:tcPr>
            <w:tcW w:w="864" w:type="pct"/>
            <w:vAlign w:val="center"/>
          </w:tcPr>
          <w:p w14:paraId="42637855"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3,14</w:t>
            </w:r>
          </w:p>
        </w:tc>
        <w:tc>
          <w:tcPr>
            <w:tcW w:w="1385" w:type="pct"/>
            <w:vAlign w:val="center"/>
          </w:tcPr>
          <w:p w14:paraId="7D0C2FD7"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0,00</w:t>
            </w:r>
          </w:p>
        </w:tc>
        <w:tc>
          <w:tcPr>
            <w:tcW w:w="916" w:type="pct"/>
            <w:vAlign w:val="center"/>
          </w:tcPr>
          <w:p w14:paraId="57943893"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1,42</w:t>
            </w:r>
          </w:p>
        </w:tc>
      </w:tr>
      <w:tr w:rsidR="004863D8" w:rsidRPr="009676D7" w14:paraId="60AC2F40" w14:textId="77777777" w:rsidTr="00F149A0">
        <w:trPr>
          <w:trHeight w:val="60"/>
        </w:trPr>
        <w:tc>
          <w:tcPr>
            <w:tcW w:w="1836" w:type="pct"/>
            <w:vAlign w:val="center"/>
          </w:tcPr>
          <w:p w14:paraId="1F0D781C" w14:textId="77777777" w:rsidR="004863D8" w:rsidRPr="009676D7" w:rsidRDefault="004863D8" w:rsidP="00F149A0">
            <w:pPr>
              <w:jc w:val="center"/>
              <w:rPr>
                <w:rFonts w:ascii="Times New Roman" w:eastAsia="DengXian" w:hAnsi="Times New Roman" w:cs="Times New Roman"/>
                <w:bCs/>
                <w:sz w:val="18"/>
                <w:szCs w:val="18"/>
              </w:rPr>
            </w:pPr>
            <w:r w:rsidRPr="009676D7">
              <w:rPr>
                <w:rFonts w:ascii="Times New Roman" w:eastAsia="DengXian" w:hAnsi="Times New Roman" w:cs="Times New Roman"/>
                <w:bCs/>
                <w:sz w:val="18"/>
                <w:szCs w:val="18"/>
              </w:rPr>
              <w:t>San José de la Montaña</w:t>
            </w:r>
          </w:p>
        </w:tc>
        <w:tc>
          <w:tcPr>
            <w:tcW w:w="864" w:type="pct"/>
            <w:vAlign w:val="center"/>
          </w:tcPr>
          <w:p w14:paraId="62C58357"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2,86</w:t>
            </w:r>
          </w:p>
        </w:tc>
        <w:tc>
          <w:tcPr>
            <w:tcW w:w="1385" w:type="pct"/>
            <w:vAlign w:val="center"/>
          </w:tcPr>
          <w:p w14:paraId="4E4C9126"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0,36</w:t>
            </w:r>
          </w:p>
        </w:tc>
        <w:tc>
          <w:tcPr>
            <w:tcW w:w="916" w:type="pct"/>
            <w:vAlign w:val="center"/>
          </w:tcPr>
          <w:p w14:paraId="6A6931E6"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2,03</w:t>
            </w:r>
          </w:p>
        </w:tc>
      </w:tr>
      <w:tr w:rsidR="004863D8" w:rsidRPr="009676D7" w14:paraId="328D1275" w14:textId="77777777" w:rsidTr="00F149A0">
        <w:trPr>
          <w:trHeight w:val="45"/>
        </w:trPr>
        <w:tc>
          <w:tcPr>
            <w:tcW w:w="1836" w:type="pct"/>
            <w:vAlign w:val="center"/>
          </w:tcPr>
          <w:p w14:paraId="489D9D44" w14:textId="77777777" w:rsidR="004863D8" w:rsidRPr="009676D7" w:rsidRDefault="004863D8" w:rsidP="00F149A0">
            <w:pPr>
              <w:jc w:val="center"/>
              <w:rPr>
                <w:rFonts w:ascii="Times New Roman" w:eastAsia="DengXian" w:hAnsi="Times New Roman" w:cs="Times New Roman"/>
                <w:bCs/>
                <w:color w:val="000000" w:themeColor="text1"/>
                <w:sz w:val="18"/>
                <w:szCs w:val="18"/>
              </w:rPr>
            </w:pPr>
            <w:r w:rsidRPr="009676D7">
              <w:rPr>
                <w:rFonts w:ascii="Times New Roman" w:eastAsia="DengXian" w:hAnsi="Times New Roman" w:cs="Times New Roman"/>
                <w:bCs/>
                <w:color w:val="000000" w:themeColor="text1"/>
                <w:sz w:val="18"/>
                <w:szCs w:val="18"/>
              </w:rPr>
              <w:t>Toledo</w:t>
            </w:r>
          </w:p>
        </w:tc>
        <w:tc>
          <w:tcPr>
            <w:tcW w:w="864" w:type="pct"/>
            <w:vAlign w:val="center"/>
          </w:tcPr>
          <w:p w14:paraId="61A70C92"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1,27</w:t>
            </w:r>
          </w:p>
        </w:tc>
        <w:tc>
          <w:tcPr>
            <w:tcW w:w="1385" w:type="pct"/>
            <w:vAlign w:val="center"/>
          </w:tcPr>
          <w:p w14:paraId="609A3932"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1,60</w:t>
            </w:r>
          </w:p>
        </w:tc>
        <w:tc>
          <w:tcPr>
            <w:tcW w:w="916" w:type="pct"/>
            <w:vAlign w:val="center"/>
          </w:tcPr>
          <w:p w14:paraId="17910C2F"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1,47</w:t>
            </w:r>
          </w:p>
        </w:tc>
      </w:tr>
      <w:tr w:rsidR="004863D8" w:rsidRPr="009676D7" w14:paraId="172EDBA6" w14:textId="77777777" w:rsidTr="00F149A0">
        <w:trPr>
          <w:trHeight w:val="45"/>
        </w:trPr>
        <w:tc>
          <w:tcPr>
            <w:tcW w:w="1836" w:type="pct"/>
            <w:vAlign w:val="center"/>
          </w:tcPr>
          <w:p w14:paraId="6909F2DC" w14:textId="77777777" w:rsidR="004863D8" w:rsidRPr="009676D7" w:rsidRDefault="004863D8" w:rsidP="00F149A0">
            <w:pPr>
              <w:jc w:val="center"/>
              <w:rPr>
                <w:rFonts w:ascii="Times New Roman" w:eastAsia="DengXian" w:hAnsi="Times New Roman" w:cs="Times New Roman"/>
                <w:bCs/>
                <w:sz w:val="18"/>
                <w:szCs w:val="18"/>
              </w:rPr>
            </w:pPr>
            <w:r w:rsidRPr="009676D7">
              <w:rPr>
                <w:rFonts w:ascii="Times New Roman" w:eastAsia="DengXian" w:hAnsi="Times New Roman" w:cs="Times New Roman"/>
                <w:bCs/>
                <w:sz w:val="18"/>
                <w:szCs w:val="18"/>
              </w:rPr>
              <w:t>Valdivia</w:t>
            </w:r>
          </w:p>
        </w:tc>
        <w:tc>
          <w:tcPr>
            <w:tcW w:w="864" w:type="pct"/>
            <w:vAlign w:val="center"/>
          </w:tcPr>
          <w:p w14:paraId="3DB6D264"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1,33</w:t>
            </w:r>
          </w:p>
        </w:tc>
        <w:tc>
          <w:tcPr>
            <w:tcW w:w="1385" w:type="pct"/>
            <w:vAlign w:val="center"/>
          </w:tcPr>
          <w:p w14:paraId="29B21275"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2,80</w:t>
            </w:r>
          </w:p>
        </w:tc>
        <w:tc>
          <w:tcPr>
            <w:tcW w:w="916" w:type="pct"/>
            <w:vAlign w:val="center"/>
          </w:tcPr>
          <w:p w14:paraId="2F7ADAF6" w14:textId="77777777" w:rsidR="004863D8" w:rsidRPr="009676D7" w:rsidRDefault="004863D8" w:rsidP="00F149A0">
            <w:pPr>
              <w:jc w:val="center"/>
              <w:rPr>
                <w:rFonts w:ascii="Times New Roman" w:eastAsia="DengXian" w:hAnsi="Times New Roman" w:cs="Times New Roman"/>
                <w:sz w:val="18"/>
                <w:szCs w:val="18"/>
              </w:rPr>
            </w:pPr>
            <w:r w:rsidRPr="009676D7">
              <w:rPr>
                <w:rFonts w:ascii="Times New Roman" w:eastAsia="DengXian" w:hAnsi="Times New Roman" w:cs="Times New Roman"/>
                <w:sz w:val="18"/>
                <w:szCs w:val="18"/>
              </w:rPr>
              <w:t>2,33</w:t>
            </w:r>
          </w:p>
        </w:tc>
      </w:tr>
      <w:tr w:rsidR="004863D8" w:rsidRPr="009676D7" w14:paraId="0DC57902" w14:textId="77777777" w:rsidTr="00F149A0">
        <w:trPr>
          <w:trHeight w:val="30"/>
        </w:trPr>
        <w:tc>
          <w:tcPr>
            <w:tcW w:w="1836" w:type="pct"/>
            <w:vAlign w:val="center"/>
          </w:tcPr>
          <w:p w14:paraId="7BAD1F55" w14:textId="77777777" w:rsidR="004863D8" w:rsidRPr="009676D7" w:rsidRDefault="004863D8" w:rsidP="00F149A0">
            <w:pPr>
              <w:jc w:val="center"/>
              <w:rPr>
                <w:rFonts w:ascii="Times New Roman" w:eastAsia="DengXian" w:hAnsi="Times New Roman" w:cs="Times New Roman"/>
                <w:bCs/>
                <w:color w:val="000000" w:themeColor="text1"/>
                <w:sz w:val="18"/>
                <w:szCs w:val="18"/>
              </w:rPr>
            </w:pPr>
            <w:r w:rsidRPr="009676D7">
              <w:rPr>
                <w:rFonts w:ascii="Times New Roman" w:eastAsia="DengXian" w:hAnsi="Times New Roman" w:cs="Times New Roman"/>
                <w:bCs/>
                <w:color w:val="000000" w:themeColor="text1"/>
                <w:sz w:val="18"/>
                <w:szCs w:val="18"/>
              </w:rPr>
              <w:t>Yarumal</w:t>
            </w:r>
          </w:p>
        </w:tc>
        <w:tc>
          <w:tcPr>
            <w:tcW w:w="864" w:type="pct"/>
            <w:vAlign w:val="center"/>
          </w:tcPr>
          <w:p w14:paraId="3B97EA47"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2,22</w:t>
            </w:r>
          </w:p>
        </w:tc>
        <w:tc>
          <w:tcPr>
            <w:tcW w:w="1385" w:type="pct"/>
            <w:vAlign w:val="center"/>
          </w:tcPr>
          <w:p w14:paraId="4E037CEF"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3,15</w:t>
            </w:r>
          </w:p>
        </w:tc>
        <w:tc>
          <w:tcPr>
            <w:tcW w:w="916" w:type="pct"/>
            <w:vAlign w:val="center"/>
          </w:tcPr>
          <w:p w14:paraId="76DCC02D" w14:textId="77777777" w:rsidR="004863D8" w:rsidRPr="009676D7" w:rsidRDefault="004863D8" w:rsidP="00F149A0">
            <w:pPr>
              <w:jc w:val="center"/>
              <w:rPr>
                <w:rFonts w:ascii="Times New Roman" w:eastAsia="DengXian" w:hAnsi="Times New Roman" w:cs="Times New Roman"/>
                <w:color w:val="000000" w:themeColor="text1"/>
                <w:sz w:val="18"/>
                <w:szCs w:val="18"/>
              </w:rPr>
            </w:pPr>
            <w:r w:rsidRPr="009676D7">
              <w:rPr>
                <w:rFonts w:ascii="Times New Roman" w:eastAsia="DengXian" w:hAnsi="Times New Roman" w:cs="Times New Roman"/>
                <w:color w:val="000000" w:themeColor="text1"/>
                <w:sz w:val="18"/>
                <w:szCs w:val="18"/>
              </w:rPr>
              <w:t>2,46</w:t>
            </w:r>
          </w:p>
        </w:tc>
      </w:tr>
      <w:tr w:rsidR="004863D8" w:rsidRPr="009676D7" w14:paraId="100929D6" w14:textId="77777777" w:rsidTr="00F149A0">
        <w:trPr>
          <w:trHeight w:val="45"/>
        </w:trPr>
        <w:tc>
          <w:tcPr>
            <w:tcW w:w="1836" w:type="pct"/>
            <w:vAlign w:val="center"/>
          </w:tcPr>
          <w:p w14:paraId="6BC0028A" w14:textId="77777777" w:rsidR="004863D8" w:rsidRPr="009676D7" w:rsidRDefault="004863D8" w:rsidP="00F149A0">
            <w:pPr>
              <w:jc w:val="center"/>
              <w:rPr>
                <w:rFonts w:ascii="Times New Roman" w:eastAsia="DengXian" w:hAnsi="Times New Roman" w:cs="Times New Roman"/>
                <w:b/>
                <w:bCs/>
                <w:color w:val="000000" w:themeColor="text1"/>
                <w:sz w:val="18"/>
                <w:szCs w:val="18"/>
              </w:rPr>
            </w:pPr>
            <w:r w:rsidRPr="009676D7">
              <w:rPr>
                <w:rFonts w:ascii="Times New Roman" w:eastAsia="DengXian" w:hAnsi="Times New Roman" w:cs="Times New Roman"/>
                <w:b/>
                <w:bCs/>
                <w:color w:val="000000" w:themeColor="text1"/>
                <w:sz w:val="18"/>
                <w:szCs w:val="18"/>
              </w:rPr>
              <w:t>Total, Provincia</w:t>
            </w:r>
          </w:p>
        </w:tc>
        <w:tc>
          <w:tcPr>
            <w:tcW w:w="864" w:type="pct"/>
            <w:vAlign w:val="center"/>
          </w:tcPr>
          <w:p w14:paraId="402E468B" w14:textId="77777777" w:rsidR="004863D8" w:rsidRPr="009676D7" w:rsidRDefault="004863D8" w:rsidP="00F149A0">
            <w:pPr>
              <w:jc w:val="center"/>
              <w:rPr>
                <w:rFonts w:ascii="Times New Roman" w:eastAsia="DengXian" w:hAnsi="Times New Roman" w:cs="Times New Roman"/>
                <w:b/>
                <w:bCs/>
                <w:color w:val="000000" w:themeColor="text1"/>
                <w:sz w:val="18"/>
                <w:szCs w:val="18"/>
              </w:rPr>
            </w:pPr>
            <w:r w:rsidRPr="009676D7">
              <w:rPr>
                <w:rFonts w:ascii="Times New Roman" w:eastAsia="DengXian" w:hAnsi="Times New Roman" w:cs="Times New Roman"/>
                <w:b/>
                <w:bCs/>
                <w:color w:val="000000" w:themeColor="text1"/>
                <w:sz w:val="18"/>
                <w:szCs w:val="18"/>
              </w:rPr>
              <w:t>1,46</w:t>
            </w:r>
          </w:p>
        </w:tc>
        <w:tc>
          <w:tcPr>
            <w:tcW w:w="1385" w:type="pct"/>
            <w:vAlign w:val="center"/>
          </w:tcPr>
          <w:p w14:paraId="4A55173D" w14:textId="77777777" w:rsidR="004863D8" w:rsidRPr="009676D7" w:rsidRDefault="004863D8" w:rsidP="00F149A0">
            <w:pPr>
              <w:jc w:val="center"/>
              <w:rPr>
                <w:rFonts w:ascii="Times New Roman" w:eastAsia="DengXian" w:hAnsi="Times New Roman" w:cs="Times New Roman"/>
                <w:b/>
                <w:bCs/>
                <w:color w:val="000000" w:themeColor="text1"/>
                <w:sz w:val="18"/>
                <w:szCs w:val="18"/>
              </w:rPr>
            </w:pPr>
            <w:r w:rsidRPr="009676D7">
              <w:rPr>
                <w:rFonts w:ascii="Times New Roman" w:eastAsia="DengXian" w:hAnsi="Times New Roman" w:cs="Times New Roman"/>
                <w:b/>
                <w:bCs/>
                <w:color w:val="000000" w:themeColor="text1"/>
                <w:sz w:val="18"/>
                <w:szCs w:val="18"/>
              </w:rPr>
              <w:t>1,20</w:t>
            </w:r>
          </w:p>
        </w:tc>
        <w:tc>
          <w:tcPr>
            <w:tcW w:w="916" w:type="pct"/>
            <w:vAlign w:val="center"/>
          </w:tcPr>
          <w:p w14:paraId="3D6969B5" w14:textId="77777777" w:rsidR="004863D8" w:rsidRPr="009676D7" w:rsidRDefault="004863D8" w:rsidP="00F149A0">
            <w:pPr>
              <w:jc w:val="center"/>
              <w:rPr>
                <w:rFonts w:ascii="Times New Roman" w:eastAsia="DengXian" w:hAnsi="Times New Roman" w:cs="Times New Roman"/>
                <w:b/>
                <w:bCs/>
                <w:color w:val="000000" w:themeColor="text1"/>
                <w:sz w:val="18"/>
                <w:szCs w:val="18"/>
              </w:rPr>
            </w:pPr>
            <w:r w:rsidRPr="009676D7">
              <w:rPr>
                <w:rFonts w:ascii="Times New Roman" w:eastAsia="DengXian" w:hAnsi="Times New Roman" w:cs="Times New Roman"/>
                <w:b/>
                <w:bCs/>
                <w:color w:val="000000" w:themeColor="text1"/>
                <w:sz w:val="18"/>
                <w:szCs w:val="18"/>
              </w:rPr>
              <w:t>1,37</w:t>
            </w:r>
          </w:p>
        </w:tc>
      </w:tr>
      <w:tr w:rsidR="004863D8" w:rsidRPr="009676D7" w14:paraId="37801BB1" w14:textId="77777777" w:rsidTr="00F149A0">
        <w:trPr>
          <w:trHeight w:val="60"/>
        </w:trPr>
        <w:tc>
          <w:tcPr>
            <w:tcW w:w="1836" w:type="pct"/>
            <w:vAlign w:val="center"/>
          </w:tcPr>
          <w:p w14:paraId="4A96AB7E" w14:textId="77777777" w:rsidR="004863D8" w:rsidRPr="009676D7" w:rsidRDefault="004863D8" w:rsidP="00F149A0">
            <w:pPr>
              <w:jc w:val="center"/>
              <w:rPr>
                <w:rFonts w:ascii="Times New Roman" w:eastAsia="DengXian" w:hAnsi="Times New Roman" w:cs="Times New Roman"/>
                <w:b/>
                <w:bCs/>
                <w:color w:val="000000" w:themeColor="text1"/>
                <w:sz w:val="18"/>
                <w:szCs w:val="18"/>
              </w:rPr>
            </w:pPr>
            <w:r w:rsidRPr="009676D7">
              <w:rPr>
                <w:rFonts w:ascii="Times New Roman" w:eastAsia="DengXian" w:hAnsi="Times New Roman" w:cs="Times New Roman"/>
                <w:b/>
                <w:bCs/>
                <w:color w:val="000000" w:themeColor="text1"/>
                <w:sz w:val="18"/>
                <w:szCs w:val="18"/>
              </w:rPr>
              <w:t>Total, Subregión</w:t>
            </w:r>
          </w:p>
        </w:tc>
        <w:tc>
          <w:tcPr>
            <w:tcW w:w="864" w:type="pct"/>
            <w:vAlign w:val="center"/>
          </w:tcPr>
          <w:p w14:paraId="113DD5D2" w14:textId="77777777" w:rsidR="004863D8" w:rsidRPr="009676D7" w:rsidRDefault="004863D8" w:rsidP="00F149A0">
            <w:pPr>
              <w:jc w:val="center"/>
              <w:rPr>
                <w:rFonts w:ascii="Times New Roman" w:eastAsia="Calibri" w:hAnsi="Times New Roman" w:cs="Times New Roman"/>
                <w:b/>
                <w:bCs/>
                <w:color w:val="000000" w:themeColor="text1"/>
                <w:sz w:val="18"/>
                <w:szCs w:val="18"/>
              </w:rPr>
            </w:pPr>
            <w:r w:rsidRPr="009676D7">
              <w:rPr>
                <w:rFonts w:ascii="Times New Roman" w:eastAsia="Calibri" w:hAnsi="Times New Roman" w:cs="Times New Roman"/>
                <w:b/>
                <w:bCs/>
                <w:color w:val="000000" w:themeColor="text1"/>
                <w:sz w:val="18"/>
                <w:szCs w:val="18"/>
              </w:rPr>
              <w:t>1,24</w:t>
            </w:r>
          </w:p>
        </w:tc>
        <w:tc>
          <w:tcPr>
            <w:tcW w:w="1385" w:type="pct"/>
            <w:vAlign w:val="center"/>
          </w:tcPr>
          <w:p w14:paraId="0C4092FD" w14:textId="77777777" w:rsidR="004863D8" w:rsidRPr="009676D7" w:rsidRDefault="004863D8" w:rsidP="00F149A0">
            <w:pPr>
              <w:jc w:val="center"/>
              <w:rPr>
                <w:rFonts w:ascii="Times New Roman" w:eastAsia="Calibri" w:hAnsi="Times New Roman" w:cs="Times New Roman"/>
                <w:b/>
                <w:bCs/>
                <w:color w:val="000000" w:themeColor="text1"/>
                <w:sz w:val="18"/>
                <w:szCs w:val="18"/>
              </w:rPr>
            </w:pPr>
            <w:r w:rsidRPr="009676D7">
              <w:rPr>
                <w:rFonts w:ascii="Times New Roman" w:eastAsia="Calibri" w:hAnsi="Times New Roman" w:cs="Times New Roman"/>
                <w:b/>
                <w:bCs/>
                <w:color w:val="000000" w:themeColor="text1"/>
                <w:sz w:val="18"/>
                <w:szCs w:val="18"/>
              </w:rPr>
              <w:t>1,58</w:t>
            </w:r>
          </w:p>
        </w:tc>
        <w:tc>
          <w:tcPr>
            <w:tcW w:w="916" w:type="pct"/>
            <w:vAlign w:val="center"/>
          </w:tcPr>
          <w:p w14:paraId="2453A225" w14:textId="77777777" w:rsidR="004863D8" w:rsidRPr="009676D7" w:rsidRDefault="004863D8" w:rsidP="00F149A0">
            <w:pPr>
              <w:jc w:val="center"/>
              <w:rPr>
                <w:rFonts w:ascii="Times New Roman" w:eastAsia="Calibri" w:hAnsi="Times New Roman" w:cs="Times New Roman"/>
                <w:b/>
                <w:bCs/>
                <w:color w:val="000000" w:themeColor="text1"/>
                <w:sz w:val="18"/>
                <w:szCs w:val="18"/>
              </w:rPr>
            </w:pPr>
            <w:r w:rsidRPr="009676D7">
              <w:rPr>
                <w:rFonts w:ascii="Times New Roman" w:eastAsia="Calibri" w:hAnsi="Times New Roman" w:cs="Times New Roman"/>
                <w:b/>
                <w:bCs/>
                <w:color w:val="000000" w:themeColor="text1"/>
                <w:sz w:val="18"/>
                <w:szCs w:val="18"/>
              </w:rPr>
              <w:t>1,40</w:t>
            </w:r>
          </w:p>
        </w:tc>
      </w:tr>
      <w:tr w:rsidR="004863D8" w:rsidRPr="009676D7" w14:paraId="62C1461A" w14:textId="77777777" w:rsidTr="00F149A0">
        <w:trPr>
          <w:trHeight w:val="60"/>
        </w:trPr>
        <w:tc>
          <w:tcPr>
            <w:tcW w:w="1836" w:type="pct"/>
            <w:vAlign w:val="center"/>
          </w:tcPr>
          <w:p w14:paraId="48B31C42" w14:textId="77777777" w:rsidR="004863D8" w:rsidRPr="009676D7" w:rsidRDefault="004863D8" w:rsidP="00F149A0">
            <w:pPr>
              <w:jc w:val="center"/>
              <w:rPr>
                <w:rFonts w:ascii="Times New Roman" w:eastAsia="DengXian" w:hAnsi="Times New Roman" w:cs="Times New Roman"/>
                <w:b/>
                <w:bCs/>
                <w:color w:val="000000" w:themeColor="text1"/>
                <w:sz w:val="18"/>
                <w:szCs w:val="18"/>
              </w:rPr>
            </w:pPr>
            <w:r w:rsidRPr="009676D7">
              <w:rPr>
                <w:rFonts w:ascii="Times New Roman" w:eastAsia="DengXian" w:hAnsi="Times New Roman" w:cs="Times New Roman"/>
                <w:b/>
                <w:bCs/>
                <w:color w:val="000000" w:themeColor="text1"/>
                <w:sz w:val="18"/>
                <w:szCs w:val="18"/>
              </w:rPr>
              <w:t>Total, Departamento</w:t>
            </w:r>
          </w:p>
        </w:tc>
        <w:tc>
          <w:tcPr>
            <w:tcW w:w="864" w:type="pct"/>
            <w:vAlign w:val="center"/>
          </w:tcPr>
          <w:p w14:paraId="1A4FEA58" w14:textId="77777777" w:rsidR="004863D8" w:rsidRPr="009676D7" w:rsidRDefault="004863D8" w:rsidP="00F149A0">
            <w:pPr>
              <w:jc w:val="center"/>
              <w:rPr>
                <w:rFonts w:ascii="Times New Roman" w:eastAsia="DengXian" w:hAnsi="Times New Roman" w:cs="Times New Roman"/>
                <w:b/>
                <w:bCs/>
                <w:color w:val="000000" w:themeColor="text1"/>
                <w:sz w:val="18"/>
                <w:szCs w:val="18"/>
              </w:rPr>
            </w:pPr>
            <w:r w:rsidRPr="009676D7">
              <w:rPr>
                <w:rFonts w:ascii="Times New Roman" w:eastAsia="DengXian" w:hAnsi="Times New Roman" w:cs="Times New Roman"/>
                <w:b/>
                <w:bCs/>
                <w:color w:val="000000" w:themeColor="text1"/>
                <w:sz w:val="18"/>
                <w:szCs w:val="18"/>
              </w:rPr>
              <w:t>1,91</w:t>
            </w:r>
          </w:p>
        </w:tc>
        <w:tc>
          <w:tcPr>
            <w:tcW w:w="1385" w:type="pct"/>
            <w:vAlign w:val="center"/>
          </w:tcPr>
          <w:p w14:paraId="06DDE7B2" w14:textId="77777777" w:rsidR="004863D8" w:rsidRPr="009676D7" w:rsidRDefault="004863D8" w:rsidP="00F149A0">
            <w:pPr>
              <w:jc w:val="center"/>
              <w:rPr>
                <w:rFonts w:ascii="Times New Roman" w:eastAsia="DengXian" w:hAnsi="Times New Roman" w:cs="Times New Roman"/>
                <w:b/>
                <w:bCs/>
                <w:color w:val="000000" w:themeColor="text1"/>
                <w:sz w:val="18"/>
                <w:szCs w:val="18"/>
              </w:rPr>
            </w:pPr>
            <w:r w:rsidRPr="009676D7">
              <w:rPr>
                <w:rFonts w:ascii="Times New Roman" w:eastAsia="DengXian" w:hAnsi="Times New Roman" w:cs="Times New Roman"/>
                <w:b/>
                <w:bCs/>
                <w:color w:val="000000" w:themeColor="text1"/>
                <w:sz w:val="18"/>
                <w:szCs w:val="18"/>
              </w:rPr>
              <w:t>1,93</w:t>
            </w:r>
          </w:p>
        </w:tc>
        <w:tc>
          <w:tcPr>
            <w:tcW w:w="916" w:type="pct"/>
            <w:vAlign w:val="center"/>
          </w:tcPr>
          <w:p w14:paraId="0A0E5436" w14:textId="77777777" w:rsidR="004863D8" w:rsidRPr="009676D7" w:rsidRDefault="004863D8" w:rsidP="00F149A0">
            <w:pPr>
              <w:jc w:val="center"/>
              <w:rPr>
                <w:rFonts w:ascii="Times New Roman" w:eastAsia="DengXian" w:hAnsi="Times New Roman" w:cs="Times New Roman"/>
                <w:b/>
                <w:bCs/>
                <w:color w:val="000000" w:themeColor="text1"/>
                <w:sz w:val="18"/>
                <w:szCs w:val="18"/>
              </w:rPr>
            </w:pPr>
            <w:r w:rsidRPr="009676D7">
              <w:rPr>
                <w:rFonts w:ascii="Times New Roman" w:eastAsia="DengXian" w:hAnsi="Times New Roman" w:cs="Times New Roman"/>
                <w:b/>
                <w:bCs/>
                <w:color w:val="000000" w:themeColor="text1"/>
                <w:sz w:val="18"/>
                <w:szCs w:val="18"/>
              </w:rPr>
              <w:t>1,91</w:t>
            </w:r>
          </w:p>
        </w:tc>
      </w:tr>
    </w:tbl>
    <w:p w14:paraId="2BAB2CE9" w14:textId="77777777" w:rsidR="004863D8" w:rsidRPr="009676D7" w:rsidRDefault="004863D8" w:rsidP="004863D8">
      <w:pPr>
        <w:rPr>
          <w:rFonts w:ascii="Times New Roman" w:eastAsia="Arial" w:hAnsi="Times New Roman" w:cs="Times New Roman"/>
          <w:sz w:val="18"/>
          <w:szCs w:val="18"/>
        </w:rPr>
      </w:pPr>
      <w:commentRangeStart w:id="8"/>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xml:space="preserve"> Gobernación de Antioquia (s.f.-f).</w:t>
      </w:r>
      <w:commentRangeEnd w:id="8"/>
      <w:r w:rsidRPr="009676D7">
        <w:rPr>
          <w:rStyle w:val="CommentReference"/>
          <w:rFonts w:ascii="Times New Roman" w:eastAsia="Arial" w:hAnsi="Times New Roman" w:cs="Times New Roman"/>
          <w:sz w:val="18"/>
          <w:szCs w:val="18"/>
        </w:rPr>
        <w:commentReference w:id="8"/>
      </w:r>
    </w:p>
    <w:p w14:paraId="60E6BBD6" w14:textId="77777777" w:rsidR="004863D8" w:rsidRDefault="004863D8" w:rsidP="004863D8">
      <w:pPr>
        <w:rPr>
          <w:rFonts w:ascii="Times New Roman" w:eastAsia="Arial" w:hAnsi="Times New Roman" w:cs="Times New Roman"/>
          <w:sz w:val="18"/>
          <w:szCs w:val="18"/>
        </w:rPr>
      </w:pPr>
    </w:p>
    <w:p w14:paraId="0EC0EEBE" w14:textId="77777777" w:rsidR="004863D8" w:rsidRDefault="004863D8" w:rsidP="004863D8">
      <w:pPr>
        <w:rPr>
          <w:rFonts w:ascii="Times New Roman" w:eastAsia="Arial" w:hAnsi="Times New Roman" w:cs="Times New Roman"/>
          <w:sz w:val="18"/>
          <w:szCs w:val="18"/>
        </w:rPr>
      </w:pPr>
    </w:p>
    <w:p w14:paraId="1A939504" w14:textId="77777777" w:rsidR="004863D8" w:rsidRDefault="004863D8" w:rsidP="004863D8">
      <w:pPr>
        <w:rPr>
          <w:rFonts w:ascii="Times New Roman" w:eastAsia="Arial" w:hAnsi="Times New Roman" w:cs="Times New Roman"/>
          <w:sz w:val="18"/>
          <w:szCs w:val="18"/>
        </w:rPr>
      </w:pPr>
    </w:p>
    <w:p w14:paraId="2AC87174" w14:textId="77777777" w:rsidR="004863D8" w:rsidRDefault="004863D8" w:rsidP="004863D8">
      <w:pPr>
        <w:rPr>
          <w:rFonts w:ascii="Times New Roman" w:eastAsia="Arial" w:hAnsi="Times New Roman" w:cs="Times New Roman"/>
          <w:sz w:val="18"/>
          <w:szCs w:val="18"/>
        </w:rPr>
      </w:pPr>
    </w:p>
    <w:p w14:paraId="66B52F0D" w14:textId="77777777" w:rsidR="004863D8" w:rsidRDefault="004863D8" w:rsidP="004863D8">
      <w:pPr>
        <w:rPr>
          <w:rFonts w:ascii="Times New Roman" w:eastAsia="Arial" w:hAnsi="Times New Roman" w:cs="Times New Roman"/>
          <w:sz w:val="18"/>
          <w:szCs w:val="18"/>
        </w:rPr>
      </w:pPr>
    </w:p>
    <w:p w14:paraId="4FDB039A" w14:textId="77777777" w:rsidR="004863D8" w:rsidRDefault="004863D8" w:rsidP="004863D8">
      <w:pPr>
        <w:rPr>
          <w:rFonts w:ascii="Times New Roman" w:eastAsia="Arial" w:hAnsi="Times New Roman" w:cs="Times New Roman"/>
          <w:sz w:val="18"/>
          <w:szCs w:val="18"/>
        </w:rPr>
      </w:pPr>
    </w:p>
    <w:p w14:paraId="20260AC8" w14:textId="77777777" w:rsidR="004863D8" w:rsidRDefault="004863D8" w:rsidP="004863D8">
      <w:pPr>
        <w:rPr>
          <w:rFonts w:ascii="Times New Roman" w:eastAsia="Arial" w:hAnsi="Times New Roman" w:cs="Times New Roman"/>
          <w:sz w:val="18"/>
          <w:szCs w:val="18"/>
        </w:rPr>
      </w:pPr>
    </w:p>
    <w:p w14:paraId="6E785A58" w14:textId="77777777" w:rsidR="004863D8" w:rsidRDefault="004863D8" w:rsidP="004863D8">
      <w:pPr>
        <w:rPr>
          <w:rFonts w:ascii="Times New Roman" w:eastAsia="Arial" w:hAnsi="Times New Roman" w:cs="Times New Roman"/>
          <w:sz w:val="18"/>
          <w:szCs w:val="18"/>
        </w:rPr>
      </w:pPr>
    </w:p>
    <w:p w14:paraId="1A2ECAF2" w14:textId="77777777" w:rsidR="004863D8" w:rsidRDefault="004863D8" w:rsidP="004863D8">
      <w:pPr>
        <w:rPr>
          <w:rFonts w:ascii="Times New Roman" w:eastAsia="Arial" w:hAnsi="Times New Roman" w:cs="Times New Roman"/>
          <w:sz w:val="18"/>
          <w:szCs w:val="18"/>
        </w:rPr>
      </w:pPr>
    </w:p>
    <w:p w14:paraId="102C6BD3" w14:textId="77777777" w:rsidR="004863D8" w:rsidRDefault="004863D8" w:rsidP="004863D8">
      <w:pPr>
        <w:rPr>
          <w:rFonts w:ascii="Times New Roman" w:eastAsia="Arial" w:hAnsi="Times New Roman" w:cs="Times New Roman"/>
          <w:sz w:val="18"/>
          <w:szCs w:val="18"/>
        </w:rPr>
      </w:pPr>
    </w:p>
    <w:p w14:paraId="13314330" w14:textId="77777777" w:rsidR="004863D8" w:rsidRDefault="004863D8" w:rsidP="004863D8">
      <w:pPr>
        <w:rPr>
          <w:rFonts w:ascii="Times New Roman" w:eastAsia="Arial" w:hAnsi="Times New Roman" w:cs="Times New Roman"/>
          <w:sz w:val="18"/>
          <w:szCs w:val="18"/>
        </w:rPr>
      </w:pPr>
    </w:p>
    <w:p w14:paraId="63EB517E" w14:textId="77777777" w:rsidR="004863D8" w:rsidRDefault="004863D8" w:rsidP="004863D8">
      <w:pPr>
        <w:rPr>
          <w:rFonts w:ascii="Times New Roman" w:eastAsia="Arial" w:hAnsi="Times New Roman" w:cs="Times New Roman"/>
          <w:sz w:val="18"/>
          <w:szCs w:val="18"/>
        </w:rPr>
      </w:pPr>
    </w:p>
    <w:p w14:paraId="55A22C6F" w14:textId="77777777" w:rsidR="004863D8" w:rsidRDefault="004863D8" w:rsidP="004863D8">
      <w:pPr>
        <w:rPr>
          <w:rFonts w:ascii="Times New Roman" w:eastAsia="Arial" w:hAnsi="Times New Roman" w:cs="Times New Roman"/>
          <w:sz w:val="18"/>
          <w:szCs w:val="18"/>
        </w:rPr>
      </w:pPr>
    </w:p>
    <w:p w14:paraId="498F7A1C" w14:textId="77777777" w:rsidR="004863D8" w:rsidRDefault="004863D8" w:rsidP="004863D8">
      <w:pPr>
        <w:rPr>
          <w:rFonts w:ascii="Times New Roman" w:eastAsia="Arial" w:hAnsi="Times New Roman" w:cs="Times New Roman"/>
          <w:sz w:val="18"/>
          <w:szCs w:val="18"/>
        </w:rPr>
      </w:pPr>
    </w:p>
    <w:p w14:paraId="204C7192" w14:textId="77777777" w:rsidR="004863D8" w:rsidRDefault="004863D8" w:rsidP="004863D8">
      <w:pPr>
        <w:rPr>
          <w:rFonts w:ascii="Times New Roman" w:eastAsia="Arial" w:hAnsi="Times New Roman" w:cs="Times New Roman"/>
          <w:sz w:val="18"/>
          <w:szCs w:val="18"/>
        </w:rPr>
      </w:pPr>
    </w:p>
    <w:p w14:paraId="2FADA902" w14:textId="77777777" w:rsidR="004863D8" w:rsidRDefault="004863D8" w:rsidP="004863D8">
      <w:pPr>
        <w:pStyle w:val="Caption"/>
        <w:jc w:val="center"/>
      </w:pPr>
      <w:r w:rsidRPr="75AA67FD">
        <w:rPr>
          <w:rFonts w:ascii="Times New Roman" w:hAnsi="Times New Roman" w:cs="Times New Roman"/>
          <w:i w:val="0"/>
          <w:iCs w:val="0"/>
          <w:sz w:val="20"/>
          <w:szCs w:val="20"/>
        </w:rPr>
        <w:t xml:space="preserve">Gráfica X. </w:t>
      </w:r>
      <w:commentRangeStart w:id="9"/>
      <w:r w:rsidRPr="75AA67FD">
        <w:rPr>
          <w:rFonts w:ascii="Times New Roman" w:hAnsi="Times New Roman" w:cs="Times New Roman"/>
          <w:i w:val="0"/>
          <w:iCs w:val="0"/>
          <w:sz w:val="20"/>
          <w:szCs w:val="20"/>
        </w:rPr>
        <w:t>Tasa neta de migración por municipi</w:t>
      </w:r>
      <w:commentRangeEnd w:id="9"/>
      <w:r w:rsidRPr="75AA67FD">
        <w:rPr>
          <w:rStyle w:val="CommentReference"/>
          <w:rFonts w:ascii="Times New Roman" w:hAnsi="Times New Roman" w:cs="Times New Roman"/>
          <w:i w:val="0"/>
          <w:iCs w:val="0"/>
          <w:sz w:val="20"/>
          <w:szCs w:val="20"/>
        </w:rPr>
        <w:commentReference w:id="9"/>
      </w:r>
      <w:r w:rsidRPr="75AA67FD">
        <w:rPr>
          <w:rFonts w:ascii="Times New Roman" w:hAnsi="Times New Roman" w:cs="Times New Roman"/>
          <w:i w:val="0"/>
          <w:iCs w:val="0"/>
          <w:sz w:val="20"/>
          <w:szCs w:val="20"/>
        </w:rPr>
        <w:t>o – 2023</w:t>
      </w:r>
    </w:p>
    <w:p w14:paraId="343989B2" w14:textId="77777777" w:rsidR="004863D8" w:rsidRDefault="004863D8" w:rsidP="004863D8">
      <w:pPr>
        <w:jc w:val="center"/>
      </w:pPr>
      <w:r>
        <w:rPr>
          <w:noProof/>
          <w:lang w:eastAsia="es-CO"/>
        </w:rPr>
        <w:lastRenderedPageBreak/>
        <w:drawing>
          <wp:inline distT="0" distB="0" distL="0" distR="0" wp14:anchorId="54460ACE" wp14:editId="1E196398">
            <wp:extent cx="4398259" cy="2966962"/>
            <wp:effectExtent l="0" t="0" r="0" b="0"/>
            <wp:docPr id="1373622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22926" name="Picture 1373622926"/>
                    <pic:cNvPicPr/>
                  </pic:nvPicPr>
                  <pic:blipFill>
                    <a:blip r:embed="rId18">
                      <a:extLst>
                        <a:ext uri="{28A0092B-C50C-407E-A947-70E740481C1C}">
                          <a14:useLocalDpi xmlns:a14="http://schemas.microsoft.com/office/drawing/2010/main"/>
                        </a:ext>
                      </a:extLst>
                    </a:blip>
                    <a:stretch>
                      <a:fillRect/>
                    </a:stretch>
                  </pic:blipFill>
                  <pic:spPr>
                    <a:xfrm>
                      <a:off x="0" y="0"/>
                      <a:ext cx="4398259" cy="2966962"/>
                    </a:xfrm>
                    <a:prstGeom prst="rect">
                      <a:avLst/>
                    </a:prstGeom>
                  </pic:spPr>
                </pic:pic>
              </a:graphicData>
            </a:graphic>
          </wp:inline>
        </w:drawing>
      </w:r>
    </w:p>
    <w:p w14:paraId="1E642E95" w14:textId="77777777" w:rsidR="004863D8" w:rsidRDefault="004863D8" w:rsidP="004863D8">
      <w:pPr>
        <w:rPr>
          <w:rFonts w:ascii="Times New Roman" w:eastAsia="Arial" w:hAnsi="Times New Roman" w:cs="Times New Roman"/>
          <w:sz w:val="18"/>
          <w:szCs w:val="18"/>
        </w:rPr>
      </w:pPr>
      <w:r w:rsidRPr="75AA67FD">
        <w:rPr>
          <w:rFonts w:ascii="Times New Roman" w:eastAsia="Arial" w:hAnsi="Times New Roman" w:cs="Times New Roman"/>
          <w:sz w:val="18"/>
          <w:szCs w:val="18"/>
        </w:rPr>
        <w:t>Nota: *La tasa neta de migración se calcula como la diferencia entre las tasas de inmigración y emigración estimadas por la ECV. En varios municipios las estimaciones presentan coeficientes de variación superiores al umbral recomendado por la propia encuesta, por lo que las diferencias, particularmente los valores iguales a cero pueden reflejar limitaciones de precisión estadística y no necesariamente ausencia de migración neta.</w:t>
      </w:r>
    </w:p>
    <w:p w14:paraId="045BD775"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 xml:space="preserve">En conclusión, la caracterización demográfica de la Provincia revela un territorio profundamente heterogéneo, con contrastes marcados en tamaño poblacional, distribución urbana-rural y densidad, que configuran un patrón estructural de ocupación dispersa y desequilibrio territorial. La coexistencia de un municipio con funciones de centralidad, junto a localidades pequeñas y altamente rurales, plantea retos para la provisión equitativa de servicios, la articulación funcional y la cohesión territorial. A ello </w:t>
      </w:r>
      <w:r>
        <w:rPr>
          <w:rFonts w:ascii="Times New Roman" w:hAnsi="Times New Roman" w:cs="Times New Roman"/>
        </w:rPr>
        <w:t>se suma una baja densidad poblacional, lo que refuerza</w:t>
      </w:r>
      <w:r w:rsidRPr="009676D7">
        <w:rPr>
          <w:rFonts w:ascii="Times New Roman" w:hAnsi="Times New Roman" w:cs="Times New Roman"/>
        </w:rPr>
        <w:t xml:space="preserve"> la necesidad de estrategias supramunicipales que reconozcan la dispersión como un condicionante estructural del desarrollo.</w:t>
      </w:r>
    </w:p>
    <w:p w14:paraId="5265685D" w14:textId="77777777" w:rsidR="004863D8" w:rsidRPr="009676D7" w:rsidRDefault="004863D8" w:rsidP="004863D8">
      <w:pPr>
        <w:rPr>
          <w:rFonts w:ascii="Times New Roman" w:hAnsi="Times New Roman" w:cs="Times New Roman"/>
          <w:i/>
          <w:iCs/>
        </w:rPr>
      </w:pPr>
      <w:r w:rsidRPr="009676D7">
        <w:rPr>
          <w:rFonts w:ascii="Times New Roman" w:hAnsi="Times New Roman" w:cs="Times New Roman"/>
        </w:rPr>
        <w:t>Simultáneamente, la Provincia enfrenta una transición demográfica avanzada, expresada en el envejecimiento sostenido de la población, la reducción de la base juvenil y la persistencia de la emigración de jóvenes hacia centros urbanos de mayor jerarquía. No obstante, la presencia de municipios con tasas netas de migración positivas y con mayor concentración de población joven, constituye una oportunidad para orientar estrategias de retención, retorno y atracción poblacional que fortalezcan el tejido social y productivo del territorio. En conjunto, estos elementos demográficos deben ser asumidos como insumos estratégicos para la formulación del PEMP, orientando intervenciones que promuevan equilibrio territorial, dinamización económica y sostenibilidad social de largo plazo</w:t>
      </w:r>
      <w:r w:rsidRPr="009676D7">
        <w:rPr>
          <w:rFonts w:ascii="Times New Roman" w:hAnsi="Times New Roman" w:cs="Times New Roman"/>
          <w:i/>
          <w:iCs/>
        </w:rPr>
        <w:t>.</w:t>
      </w:r>
    </w:p>
    <w:p w14:paraId="17618EDB" w14:textId="77777777" w:rsidR="004863D8" w:rsidRPr="009676D7" w:rsidRDefault="004863D8" w:rsidP="004863D8">
      <w:pPr>
        <w:pStyle w:val="Heading3"/>
        <w:rPr>
          <w:rFonts w:ascii="Times New Roman" w:eastAsiaTheme="minorHAnsi" w:hAnsi="Times New Roman" w:cs="Times New Roman"/>
          <w:i/>
          <w:iCs/>
          <w:color w:val="auto"/>
          <w:sz w:val="22"/>
          <w:szCs w:val="22"/>
        </w:rPr>
      </w:pPr>
      <w:r w:rsidRPr="009676D7">
        <w:rPr>
          <w:rFonts w:ascii="Times New Roman" w:hAnsi="Times New Roman" w:cs="Times New Roman"/>
        </w:rPr>
        <w:t>Ordenamiento del Territorio</w:t>
      </w:r>
    </w:p>
    <w:p w14:paraId="14B21D96" w14:textId="77777777" w:rsidR="004863D8" w:rsidRPr="009676D7" w:rsidRDefault="004863D8" w:rsidP="004863D8">
      <w:pPr>
        <w:contextualSpacing/>
        <w:rPr>
          <w:rFonts w:ascii="Times New Roman" w:eastAsia="Arial" w:hAnsi="Times New Roman" w:cs="Times New Roman"/>
        </w:rPr>
      </w:pPr>
      <w:r w:rsidRPr="009676D7">
        <w:rPr>
          <w:rFonts w:ascii="Times New Roman" w:eastAsia="Arial" w:hAnsi="Times New Roman" w:cs="Times New Roman"/>
        </w:rPr>
        <w:t xml:space="preserve">Con el propósito de armonizar los instrumentos de planificación local con las directrices departamentales y nacionales para fomentar un desarrollo regional equilibrado, sostenible y autónomo, el presente acápite define el marco estratégico para el ordenamiento territorial de los 13 municipios que integran la PAP Bio-energética del Norte de Antioquia, su alcance comprende el análisis técnico y normativo de las dimensiones ambientales, sociales y económicas que facilitan la integración supramunicipal; para ello, se divide en secciones que abordan el análisis de los Planes de </w:t>
      </w:r>
      <w:r w:rsidRPr="009676D7">
        <w:rPr>
          <w:rFonts w:ascii="Times New Roman" w:eastAsia="Arial" w:hAnsi="Times New Roman" w:cs="Times New Roman"/>
        </w:rPr>
        <w:lastRenderedPageBreak/>
        <w:t>Ordenamiento Territorial (POT) y el uso adecuado del suelo, la articulación con instrumentos de cambio climático y gestión del recurso hídrico, las estrategias de desarrollo rural y productividad, la infraestructura de tránsito y transporte, el fortalecimiento del sector turismo y finalmente el diagnóstico de las condiciones de vivienda y servicios públicos en el territorio provincial.</w:t>
      </w:r>
    </w:p>
    <w:p w14:paraId="1025B58C" w14:textId="77777777" w:rsidR="004863D8" w:rsidRPr="009676D7" w:rsidRDefault="004863D8" w:rsidP="004863D8">
      <w:pPr>
        <w:pStyle w:val="Heading4"/>
        <w:rPr>
          <w:rFonts w:ascii="Times New Roman" w:hAnsi="Times New Roman" w:cs="Times New Roman"/>
        </w:rPr>
      </w:pPr>
      <w:r w:rsidRPr="009676D7">
        <w:rPr>
          <w:rFonts w:ascii="Times New Roman" w:hAnsi="Times New Roman" w:cs="Times New Roman"/>
        </w:rPr>
        <w:t>Planes de Ordenamiento Territorial</w:t>
      </w:r>
    </w:p>
    <w:p w14:paraId="11B27C3A" w14:textId="77777777" w:rsidR="004863D8" w:rsidRPr="009676D7" w:rsidRDefault="004863D8" w:rsidP="004863D8">
      <w:pPr>
        <w:spacing w:before="240"/>
        <w:rPr>
          <w:rFonts w:ascii="Times New Roman" w:eastAsia="Arial" w:hAnsi="Times New Roman" w:cs="Times New Roman"/>
          <w:vertAlign w:val="superscript"/>
        </w:rPr>
      </w:pPr>
      <w:r w:rsidRPr="009676D7">
        <w:rPr>
          <w:rFonts w:ascii="Times New Roman" w:eastAsia="Arial" w:hAnsi="Times New Roman" w:cs="Times New Roman"/>
        </w:rPr>
        <w:t xml:space="preserve">Con el fin de comprender los procesos de articulación de los distintos planes de ordenamiento territorial con otros instrumentos de planificación, se parte del Plan de Ordenamiento Departamental (2019) adoptado mediante la ordenanza 031 de 2019, la Agenda Programática de Antioquia 2040 (Ordenanza 042 de diciembre de 2023) y el Plan de Desarrollo de Antioquia 2024-2027 </w:t>
      </w:r>
      <w:r w:rsidRPr="009676D7">
        <w:rPr>
          <w:rFonts w:ascii="Times New Roman" w:eastAsia="Arial" w:hAnsi="Times New Roman" w:cs="Times New Roman"/>
          <w:i/>
          <w:iCs/>
        </w:rPr>
        <w:t>Por Antioquia Firme</w:t>
      </w:r>
      <w:r w:rsidRPr="009676D7">
        <w:rPr>
          <w:rFonts w:ascii="Times New Roman" w:eastAsia="Arial" w:hAnsi="Times New Roman" w:cs="Times New Roman"/>
        </w:rPr>
        <w:t>, como macro instrumentos de planificación territorial con los planes de ordenamiento local</w:t>
      </w:r>
      <w:r w:rsidRPr="009676D7">
        <w:rPr>
          <w:rStyle w:val="FootnoteReference"/>
          <w:rFonts w:ascii="Times New Roman" w:eastAsia="Arial" w:hAnsi="Times New Roman" w:cs="Times New Roman"/>
        </w:rPr>
        <w:footnoteReference w:id="2"/>
      </w:r>
      <w:r w:rsidRPr="009676D7">
        <w:rPr>
          <w:rFonts w:ascii="Times New Roman" w:eastAsia="Arial" w:hAnsi="Times New Roman" w:cs="Times New Roman"/>
        </w:rPr>
        <w:t>.</w:t>
      </w:r>
    </w:p>
    <w:p w14:paraId="075471AC" w14:textId="77777777" w:rsidR="004863D8" w:rsidRPr="009676D7" w:rsidRDefault="004863D8" w:rsidP="004863D8">
      <w:pPr>
        <w:spacing w:before="240"/>
        <w:rPr>
          <w:rFonts w:ascii="Times New Roman" w:eastAsia="Arial" w:hAnsi="Times New Roman" w:cs="Times New Roman"/>
          <w:vertAlign w:val="superscript"/>
        </w:rPr>
      </w:pPr>
      <w:r w:rsidRPr="009676D7">
        <w:rPr>
          <w:rFonts w:ascii="Times New Roman" w:eastAsia="Arial" w:hAnsi="Times New Roman" w:cs="Times New Roman"/>
        </w:rPr>
        <w:t>El Plan de Ordenamiento Departamental, para los municipios que conforman la PAP Bio-energética del Norte, propone avanzar en la consolidación de una estructura urbano-regional equilibrada, mejor conectada y en red; con servicios de desconcentración funcional para el Valle de Aburrá que fortalezca la conectividad entre los centros urbanos, preste servicios y desconcentre la población del territorio. Así mismo, plantea fortalecer otros centros urbanos que no están en los ámbitos de influencia de los centros de mayores capacidades como la Metrópoli Regional y los Centros Subregionales, con el fin de avanzar en su consolidación como Centros de Relevo Principales y finalmente, propone el fortalecimiento de centros históricamente aislados, cuyas características de emplazamiento geográfico requieren una atención especial para mejorar su conectividad y dotación de equipamientos y servicios, en función de avanzar en su fortalecimiento como centros autosuficientes.</w:t>
      </w:r>
    </w:p>
    <w:p w14:paraId="4D999A97" w14:textId="77777777" w:rsidR="004863D8" w:rsidRPr="009676D7" w:rsidRDefault="004863D8" w:rsidP="004863D8">
      <w:pPr>
        <w:spacing w:before="240"/>
        <w:rPr>
          <w:rFonts w:ascii="Times New Roman" w:hAnsi="Times New Roman" w:cs="Times New Roman"/>
        </w:rPr>
      </w:pPr>
      <w:r w:rsidRPr="009676D7">
        <w:rPr>
          <w:rFonts w:ascii="Times New Roman" w:eastAsia="Arial" w:hAnsi="Times New Roman" w:cs="Times New Roman"/>
        </w:rPr>
        <w:t xml:space="preserve">En dicho plan se propone que el municipio de Yarumal se constituya como el único centro subregional del Norte de Antioquia, con fortaleza para irradiar la prestación de servicios y equipamientos de mayor complejidad a los municipios de Angostura, Campamento, Guadalupe, San José de la Montaña y Valdivia que hacen parte de su ámbito de influencia, los cuales se benefician directamente de sus ventajas por estar conectados directamente a este. Los municipios de Carolina del Príncipe, Gómez Plata, Ituango, San Andrés de Cuerquia y Toledo se proponen como Centros de Relevo Principal, con funciones </w:t>
      </w:r>
      <w:r>
        <w:rPr>
          <w:rFonts w:ascii="Times New Roman" w:eastAsia="Arial" w:hAnsi="Times New Roman" w:cs="Times New Roman"/>
        </w:rPr>
        <w:t>predominantemente económicas de impacto</w:t>
      </w:r>
      <w:r w:rsidRPr="009676D7">
        <w:rPr>
          <w:rFonts w:ascii="Times New Roman" w:eastAsia="Arial" w:hAnsi="Times New Roman" w:cs="Times New Roman"/>
        </w:rPr>
        <w:t xml:space="preserve"> supramunicipal con apoyo financiero, servicios administrativos, comerciales y sociales a los centros urbanos cercanos; y finalmente, Anorí y Briceño, dos municipios que históricamente han estado por fuera del sistema urbano por sus características de aislamiento y/o emplazamiento geográfico requieren una atención especial para mejorar su conectividad y dotación de equipamientos y servicios, se clasifican como Centros locales principales y se propone avanzar en su fortalecimiento como centros más autosuficientes.</w:t>
      </w:r>
    </w:p>
    <w:p w14:paraId="18CC7B29" w14:textId="77777777" w:rsidR="004863D8" w:rsidRPr="009676D7" w:rsidRDefault="004863D8" w:rsidP="004863D8">
      <w:pPr>
        <w:spacing w:before="240"/>
        <w:rPr>
          <w:rFonts w:ascii="Times New Roman" w:eastAsia="Arial" w:hAnsi="Times New Roman" w:cs="Times New Roman"/>
        </w:rPr>
      </w:pPr>
      <w:r w:rsidRPr="009676D7">
        <w:rPr>
          <w:rFonts w:ascii="Times New Roman" w:eastAsia="Arial" w:hAnsi="Times New Roman" w:cs="Times New Roman"/>
        </w:rPr>
        <w:t xml:space="preserve">En el marco de la Agenda Antioquia 2040, el territorio sostenible en el departamento parte de reconocer la relación e inclusión entre los sistemas ambiental, social y económico; pasando de una visión centrada en la persona a una que respete la vida en todas sus formas. En este sentido propone la configuración de tres macrorregiones: 1) Médula Ciudad Larga de Cuatro Corazones, 2) Antioquia </w:t>
      </w:r>
      <w:r w:rsidRPr="009676D7">
        <w:rPr>
          <w:rFonts w:ascii="Times New Roman" w:eastAsia="Arial" w:hAnsi="Times New Roman" w:cs="Times New Roman"/>
        </w:rPr>
        <w:lastRenderedPageBreak/>
        <w:t xml:space="preserve">Norte Caribe y 3) Antioquia Pacífica Biodiversa, concebidas a partir de las características ambientales, culturales y funcionales del territorio y de los potenciales que del modelo se localizan en cada una de ellas. </w:t>
      </w:r>
    </w:p>
    <w:p w14:paraId="779D815F" w14:textId="77777777" w:rsidR="004863D8" w:rsidRPr="009676D7" w:rsidRDefault="004863D8" w:rsidP="004863D8">
      <w:pPr>
        <w:spacing w:before="240"/>
        <w:rPr>
          <w:rFonts w:ascii="Times New Roman" w:eastAsia="Arial" w:hAnsi="Times New Roman" w:cs="Times New Roman"/>
        </w:rPr>
      </w:pPr>
      <w:r w:rsidRPr="009676D7">
        <w:rPr>
          <w:rFonts w:ascii="Times New Roman" w:eastAsia="Arial" w:hAnsi="Times New Roman" w:cs="Times New Roman"/>
        </w:rPr>
        <w:t xml:space="preserve">De acuerdo con esta clasificación, la PAP Bio-energética </w:t>
      </w:r>
      <w:r>
        <w:rPr>
          <w:rFonts w:ascii="Times New Roman" w:eastAsia="Arial" w:hAnsi="Times New Roman" w:cs="Times New Roman"/>
        </w:rPr>
        <w:t>del Norte de Antioquia se ubica en la Macrorregión</w:t>
      </w:r>
      <w:r w:rsidRPr="009676D7">
        <w:rPr>
          <w:rFonts w:ascii="Times New Roman" w:eastAsia="Arial" w:hAnsi="Times New Roman" w:cs="Times New Roman"/>
        </w:rPr>
        <w:t xml:space="preserve"> Antioquia Norte Caribe, en la que se identifican nodos como sistemas de centralidades de equilibrio territorial caracterizados por una vocación, conectividad, capacidades dotacionales y productivas; en este sentido, el </w:t>
      </w:r>
      <w:r w:rsidRPr="009676D7">
        <w:rPr>
          <w:rFonts w:ascii="Times New Roman" w:eastAsia="Arial" w:hAnsi="Times New Roman" w:cs="Times New Roman"/>
          <w:i/>
          <w:iCs/>
        </w:rPr>
        <w:t>Nodo Yarumal: ruralidad para el desarrollo</w:t>
      </w:r>
      <w:r w:rsidRPr="009676D7">
        <w:rPr>
          <w:rFonts w:ascii="Times New Roman" w:eastAsia="Arial" w:hAnsi="Times New Roman" w:cs="Times New Roman"/>
        </w:rPr>
        <w:t>, ubicado en esta Provincia, busca aprovechar la capacidad instalada para la productividad asociada a la ganadería lechera y a la agricultura diversificada y de pequeña escala tradicional presente en el territorio, con el fin de consolidar, a modo de economía circular, la generación de nuevas actividades, circuitos y encadenamientos productivos entre los municipios de la región, brindando así relaciones funcionales distintas con mayor autonomía de las conexiones a la costa caribe, fomentando el desarrollo territorial basado en la competitividad sostenible.</w:t>
      </w:r>
    </w:p>
    <w:p w14:paraId="70792387" w14:textId="77777777" w:rsidR="004863D8" w:rsidRPr="009676D7" w:rsidRDefault="004863D8" w:rsidP="004863D8">
      <w:pPr>
        <w:spacing w:before="240"/>
        <w:rPr>
          <w:rFonts w:ascii="Times New Roman" w:eastAsia="Arial" w:hAnsi="Times New Roman" w:cs="Times New Roman"/>
        </w:rPr>
      </w:pPr>
      <w:r w:rsidRPr="75AA67FD">
        <w:rPr>
          <w:rFonts w:ascii="Times New Roman" w:eastAsia="Arial" w:hAnsi="Times New Roman" w:cs="Times New Roman"/>
        </w:rPr>
        <w:t xml:space="preserve">A nivel departamental, el Plan de Desarrollo 2024-2027 </w:t>
      </w:r>
      <w:r w:rsidRPr="75AA67FD">
        <w:rPr>
          <w:rFonts w:ascii="Times New Roman" w:eastAsia="Arial" w:hAnsi="Times New Roman" w:cs="Times New Roman"/>
          <w:i/>
          <w:iCs/>
        </w:rPr>
        <w:t>Por Antioquia Firme</w:t>
      </w:r>
      <w:r w:rsidRPr="75AA67FD">
        <w:rPr>
          <w:rFonts w:ascii="Times New Roman" w:eastAsia="Arial" w:hAnsi="Times New Roman" w:cs="Times New Roman"/>
        </w:rPr>
        <w:t>, reconoce la importancia de los Esquemas Asociativos Territoriales (EAT); en su Línea estratégica 5. Autonomía desde la gobernanza propone “promover la autonomía territorial, dinamizando la generación de ingresos y de capacidades para el desarrollo del territorio y la transformación de la calidad de vida de la población, articulando la prestación de bienes y servicios públicos en redes territoriales”. En este sentido, el componente 5.1. Alianzas para el desarrollo, se propuso constituir cuatro nuevas PAP que complementaran las seis ya existentes. Con el fin de lograr dicho objetivo, el Programa 5.1.2. Alianzas y asociatividad territorial la Gobernación, lideró en el año 2024 la expedición por parte de la Asamblea Departamental de Antioquia, de la Ordenanza 027 de 2024, como marco general para la creación de las PAP.</w:t>
      </w:r>
    </w:p>
    <w:p w14:paraId="7254E25C" w14:textId="77777777" w:rsidR="004863D8" w:rsidRPr="009676D7" w:rsidRDefault="004863D8" w:rsidP="004863D8">
      <w:pPr>
        <w:spacing w:before="240"/>
        <w:rPr>
          <w:rFonts w:ascii="Times New Roman" w:eastAsia="Arial" w:hAnsi="Times New Roman" w:cs="Times New Roman"/>
        </w:rPr>
      </w:pPr>
      <w:r w:rsidRPr="75AA67FD">
        <w:rPr>
          <w:rFonts w:ascii="Times New Roman" w:eastAsia="Arial" w:hAnsi="Times New Roman" w:cs="Times New Roman"/>
        </w:rPr>
        <w:t>En los municipios que conforman la PAP Bio</w:t>
      </w:r>
      <w:r>
        <w:noBreakHyphen/>
      </w:r>
      <w:r w:rsidRPr="75AA67FD">
        <w:rPr>
          <w:rFonts w:ascii="Times New Roman" w:eastAsia="Arial" w:hAnsi="Times New Roman" w:cs="Times New Roman"/>
        </w:rPr>
        <w:t>energética del Norte de Antioquia, y de acuerdo con los criterios establecidos por la ley, Ituango y Yarumal, cuya población se ubica entre 30.000 y 50.000 habitantes, cuentan con Planes Básicos de Ordenamiento Territorial (PBOT), mientras que los 11 municipios restantes, con poblaciones inferiores a 30.000 habitantes, disponen de Esquemas de Ordenamiento Territorial (EOT). Como se observa en la Tabla 13, ocho municipios han realizado su revisión general con vigencias proyectadas a 2031 y 2039, tres se encuentran actualmente en proceso de revisión y uno está pendiente de iniciarla y existe un municipio con el proceso suspendido a junio de 2026. En conjunto, esto significa que el 61,53% de los municipios de la Provincia presentan instrumentos de planificación territorial con revisiones vigentes, el 23% están en proceso de revisión y el 15,38% que corresponde a los municipios de Gómez Plata y San José de la Montaña presentan instrumentos de ordenamiento pendientes de actualización o con el trámite suspendido, situación que demanda la movilización de recursos y capacidades a nivel provincial para garantizar dicha labor.</w:t>
      </w:r>
    </w:p>
    <w:p w14:paraId="3D7CC80D" w14:textId="77777777" w:rsidR="004863D8" w:rsidRPr="009676D7" w:rsidRDefault="004863D8" w:rsidP="004863D8">
      <w:pPr>
        <w:pStyle w:val="Caption"/>
        <w:keepNext/>
        <w:rPr>
          <w:rFonts w:ascii="Times New Roman" w:hAnsi="Times New Roman" w:cs="Times New Roman"/>
          <w:i w:val="0"/>
          <w:iCs w:val="0"/>
          <w:sz w:val="20"/>
          <w:szCs w:val="20"/>
        </w:rPr>
      </w:pPr>
      <w:commentRangeStart w:id="10"/>
      <w:commentRangeStart w:id="11"/>
      <w:r w:rsidRPr="75AA67FD">
        <w:rPr>
          <w:rFonts w:ascii="Times New Roman" w:hAnsi="Times New Roman" w:cs="Times New Roman"/>
          <w:i w:val="0"/>
          <w:iCs w:val="0"/>
          <w:sz w:val="20"/>
          <w:szCs w:val="20"/>
          <w:highlight w:val="lightGray"/>
        </w:rPr>
        <w:t xml:space="preserve">Tabla </w:t>
      </w:r>
      <w:r w:rsidRPr="75AA67FD">
        <w:rPr>
          <w:rFonts w:ascii="Times New Roman" w:hAnsi="Times New Roman" w:cs="Times New Roman"/>
          <w:i w:val="0"/>
          <w:iCs w:val="0"/>
          <w:sz w:val="20"/>
          <w:szCs w:val="20"/>
          <w:highlight w:val="lightGray"/>
        </w:rPr>
        <w:fldChar w:fldCharType="begin"/>
      </w:r>
      <w:r w:rsidRPr="75AA67FD">
        <w:rPr>
          <w:rFonts w:ascii="Times New Roman" w:hAnsi="Times New Roman" w:cs="Times New Roman"/>
          <w:i w:val="0"/>
          <w:iCs w:val="0"/>
          <w:sz w:val="20"/>
          <w:szCs w:val="20"/>
          <w:highlight w:val="lightGray"/>
        </w:rPr>
        <w:instrText xml:space="preserve"> SEQ Tabla \* ARABIC </w:instrText>
      </w:r>
      <w:r w:rsidRPr="75AA67FD">
        <w:rPr>
          <w:rFonts w:ascii="Times New Roman" w:hAnsi="Times New Roman" w:cs="Times New Roman"/>
          <w:i w:val="0"/>
          <w:iCs w:val="0"/>
          <w:sz w:val="20"/>
          <w:szCs w:val="20"/>
          <w:highlight w:val="lightGray"/>
        </w:rPr>
        <w:fldChar w:fldCharType="separate"/>
      </w:r>
      <w:r>
        <w:rPr>
          <w:rFonts w:ascii="Times New Roman" w:hAnsi="Times New Roman" w:cs="Times New Roman"/>
          <w:i w:val="0"/>
          <w:iCs w:val="0"/>
          <w:noProof/>
          <w:sz w:val="20"/>
          <w:szCs w:val="20"/>
          <w:highlight w:val="lightGray"/>
        </w:rPr>
        <w:t>11</w:t>
      </w:r>
      <w:r w:rsidRPr="75AA67FD">
        <w:rPr>
          <w:rFonts w:ascii="Times New Roman" w:hAnsi="Times New Roman" w:cs="Times New Roman"/>
          <w:i w:val="0"/>
          <w:iCs w:val="0"/>
          <w:sz w:val="20"/>
          <w:szCs w:val="20"/>
          <w:highlight w:val="lightGray"/>
        </w:rPr>
        <w:fldChar w:fldCharType="end"/>
      </w:r>
      <w:r w:rsidRPr="75AA67FD">
        <w:rPr>
          <w:rFonts w:ascii="Times New Roman" w:hAnsi="Times New Roman" w:cs="Times New Roman"/>
          <w:i w:val="0"/>
          <w:iCs w:val="0"/>
          <w:sz w:val="20"/>
          <w:szCs w:val="20"/>
          <w:highlight w:val="lightGray"/>
        </w:rPr>
        <w:t xml:space="preserve">. Instrumentos de Ordenamiento Territorial de los municipios de la PAP Bio-energética del Norte de Antioquia </w:t>
      </w:r>
      <w:commentRangeEnd w:id="10"/>
      <w:r w:rsidRPr="009676D7">
        <w:rPr>
          <w:rStyle w:val="CommentReference"/>
          <w:rFonts w:ascii="Times New Roman" w:hAnsi="Times New Roman" w:cs="Times New Roman"/>
          <w:i w:val="0"/>
          <w:iCs w:val="0"/>
          <w:sz w:val="20"/>
          <w:szCs w:val="20"/>
        </w:rPr>
        <w:commentReference w:id="10"/>
      </w:r>
      <w:commentRangeEnd w:id="11"/>
      <w:r>
        <w:commentReference w:id="11"/>
      </w:r>
    </w:p>
    <w:tbl>
      <w:tblPr>
        <w:tblW w:w="0" w:type="auto"/>
        <w:jc w:val="center"/>
        <w:tblLook w:val="06A0" w:firstRow="1" w:lastRow="0" w:firstColumn="1" w:lastColumn="0" w:noHBand="1" w:noVBand="1"/>
      </w:tblPr>
      <w:tblGrid>
        <w:gridCol w:w="1924"/>
        <w:gridCol w:w="4189"/>
        <w:gridCol w:w="2715"/>
      </w:tblGrid>
      <w:tr w:rsidR="004863D8" w14:paraId="52FBFC7A" w14:textId="77777777" w:rsidTr="00F149A0">
        <w:trPr>
          <w:trHeight w:val="600"/>
          <w:jc w:val="center"/>
        </w:trPr>
        <w:tc>
          <w:tcPr>
            <w:tcW w:w="2085" w:type="dxa"/>
            <w:tcBorders>
              <w:top w:val="single" w:sz="4" w:space="0" w:color="auto"/>
              <w:left w:val="single" w:sz="4" w:space="0" w:color="auto"/>
              <w:bottom w:val="single" w:sz="4" w:space="0" w:color="auto"/>
              <w:right w:val="single" w:sz="4" w:space="0" w:color="auto"/>
            </w:tcBorders>
            <w:shd w:val="clear" w:color="auto" w:fill="002060"/>
            <w:tcMar>
              <w:top w:w="15" w:type="dxa"/>
              <w:left w:w="15" w:type="dxa"/>
              <w:right w:w="15" w:type="dxa"/>
            </w:tcMar>
            <w:vAlign w:val="center"/>
          </w:tcPr>
          <w:p w14:paraId="77137276" w14:textId="77777777" w:rsidR="004863D8" w:rsidRDefault="004863D8" w:rsidP="00F149A0">
            <w:pPr>
              <w:spacing w:before="0" w:after="0"/>
              <w:rPr>
                <w:rFonts w:ascii="Times New Roman" w:eastAsia="Times New Roman" w:hAnsi="Times New Roman" w:cs="Times New Roman"/>
                <w:b/>
                <w:bCs/>
                <w:color w:val="FFFFFF" w:themeColor="background1"/>
                <w:sz w:val="18"/>
                <w:szCs w:val="18"/>
              </w:rPr>
            </w:pPr>
            <w:r w:rsidRPr="75AA67FD">
              <w:rPr>
                <w:rFonts w:ascii="Times New Roman" w:eastAsia="Times New Roman" w:hAnsi="Times New Roman" w:cs="Times New Roman"/>
                <w:b/>
                <w:bCs/>
                <w:color w:val="FFFFFF" w:themeColor="background1"/>
                <w:sz w:val="18"/>
                <w:szCs w:val="18"/>
              </w:rPr>
              <w:t>Municipio</w:t>
            </w:r>
          </w:p>
        </w:tc>
        <w:tc>
          <w:tcPr>
            <w:tcW w:w="4710" w:type="dxa"/>
            <w:tcBorders>
              <w:top w:val="single" w:sz="4" w:space="0" w:color="auto"/>
              <w:left w:val="single" w:sz="4" w:space="0" w:color="auto"/>
              <w:bottom w:val="single" w:sz="4" w:space="0" w:color="auto"/>
              <w:right w:val="single" w:sz="4" w:space="0" w:color="auto"/>
            </w:tcBorders>
            <w:shd w:val="clear" w:color="auto" w:fill="002060"/>
            <w:tcMar>
              <w:top w:w="15" w:type="dxa"/>
              <w:left w:w="15" w:type="dxa"/>
              <w:right w:w="15" w:type="dxa"/>
            </w:tcMar>
            <w:vAlign w:val="center"/>
          </w:tcPr>
          <w:p w14:paraId="401B0D9B" w14:textId="77777777" w:rsidR="004863D8" w:rsidRDefault="004863D8" w:rsidP="00F149A0">
            <w:pPr>
              <w:spacing w:before="0" w:after="0"/>
              <w:jc w:val="left"/>
              <w:rPr>
                <w:rFonts w:ascii="Times New Roman" w:eastAsia="Times New Roman" w:hAnsi="Times New Roman" w:cs="Times New Roman"/>
                <w:b/>
                <w:bCs/>
                <w:color w:val="FFFFFF" w:themeColor="background1"/>
                <w:sz w:val="18"/>
                <w:szCs w:val="18"/>
              </w:rPr>
            </w:pPr>
            <w:r w:rsidRPr="75AA67FD">
              <w:rPr>
                <w:rFonts w:ascii="Times New Roman" w:eastAsia="Times New Roman" w:hAnsi="Times New Roman" w:cs="Times New Roman"/>
                <w:b/>
                <w:bCs/>
                <w:color w:val="FFFFFF" w:themeColor="background1"/>
                <w:sz w:val="18"/>
                <w:szCs w:val="18"/>
              </w:rPr>
              <w:t>Acto administrativo</w:t>
            </w:r>
          </w:p>
        </w:tc>
        <w:tc>
          <w:tcPr>
            <w:tcW w:w="3015" w:type="dxa"/>
            <w:tcBorders>
              <w:top w:val="single" w:sz="4" w:space="0" w:color="auto"/>
              <w:left w:val="single" w:sz="4" w:space="0" w:color="auto"/>
              <w:bottom w:val="single" w:sz="4" w:space="0" w:color="auto"/>
              <w:right w:val="single" w:sz="4" w:space="0" w:color="auto"/>
            </w:tcBorders>
            <w:shd w:val="clear" w:color="auto" w:fill="002060"/>
            <w:tcMar>
              <w:top w:w="15" w:type="dxa"/>
              <w:left w:w="15" w:type="dxa"/>
              <w:right w:w="15" w:type="dxa"/>
            </w:tcMar>
            <w:vAlign w:val="center"/>
          </w:tcPr>
          <w:p w14:paraId="68E5CD25" w14:textId="77777777" w:rsidR="004863D8" w:rsidRDefault="004863D8" w:rsidP="00F149A0">
            <w:pPr>
              <w:spacing w:before="0" w:after="0"/>
              <w:jc w:val="left"/>
              <w:rPr>
                <w:rFonts w:ascii="Times New Roman" w:eastAsia="Times New Roman" w:hAnsi="Times New Roman" w:cs="Times New Roman"/>
                <w:b/>
                <w:bCs/>
                <w:color w:val="FFFFFF" w:themeColor="background1"/>
                <w:sz w:val="18"/>
                <w:szCs w:val="18"/>
              </w:rPr>
            </w:pPr>
            <w:r w:rsidRPr="75AA67FD">
              <w:rPr>
                <w:rFonts w:ascii="Times New Roman" w:eastAsia="Times New Roman" w:hAnsi="Times New Roman" w:cs="Times New Roman"/>
                <w:b/>
                <w:bCs/>
                <w:color w:val="FFFFFF" w:themeColor="background1"/>
                <w:sz w:val="18"/>
                <w:szCs w:val="18"/>
              </w:rPr>
              <w:t>Estado actual del instrumento</w:t>
            </w:r>
          </w:p>
        </w:tc>
      </w:tr>
      <w:tr w:rsidR="004863D8" w14:paraId="5296C92F" w14:textId="77777777" w:rsidTr="00F149A0">
        <w:trPr>
          <w:trHeight w:val="900"/>
          <w:jc w:val="center"/>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11ADB6" w14:textId="77777777" w:rsidR="004863D8" w:rsidRDefault="004863D8" w:rsidP="00F149A0">
            <w:pPr>
              <w:spacing w:before="0" w:after="0"/>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lastRenderedPageBreak/>
              <w:t>Angostura</w:t>
            </w:r>
          </w:p>
        </w:tc>
        <w:tc>
          <w:tcPr>
            <w:tcW w:w="47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41ED58"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Acuerdo 002/2023-Revision general por vencimiento de la vigencia de largo plazo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3B14BA"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EOT-Con revisión general vigente hasta 2035</w:t>
            </w:r>
          </w:p>
        </w:tc>
      </w:tr>
      <w:tr w:rsidR="004863D8" w14:paraId="6411DA56" w14:textId="77777777" w:rsidTr="00F149A0">
        <w:trPr>
          <w:trHeight w:val="1500"/>
          <w:jc w:val="center"/>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B0F0F4" w14:textId="77777777" w:rsidR="004863D8" w:rsidRDefault="004863D8" w:rsidP="00F149A0">
            <w:pPr>
              <w:spacing w:before="0" w:after="0"/>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Anorí</w:t>
            </w:r>
          </w:p>
        </w:tc>
        <w:tc>
          <w:tcPr>
            <w:tcW w:w="47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18C6FE" w14:textId="77777777" w:rsidR="004863D8" w:rsidRDefault="004863D8" w:rsidP="00F149A0">
            <w:pPr>
              <w:spacing w:before="0" w:after="0"/>
              <w:jc w:val="left"/>
            </w:pPr>
            <w:r w:rsidRPr="75AA67FD">
              <w:rPr>
                <w:rFonts w:ascii="Times New Roman" w:eastAsia="Times New Roman" w:hAnsi="Times New Roman" w:cs="Times New Roman"/>
                <w:color w:val="000000" w:themeColor="text1"/>
                <w:sz w:val="18"/>
                <w:szCs w:val="18"/>
              </w:rPr>
              <w:t>Acuerdo 013/2000-Adopción del EOT</w:t>
            </w:r>
            <w:r>
              <w:br/>
            </w:r>
            <w:r w:rsidRPr="75AA67FD">
              <w:rPr>
                <w:rFonts w:ascii="Times New Roman" w:eastAsia="Times New Roman" w:hAnsi="Times New Roman" w:cs="Times New Roman"/>
                <w:color w:val="000000" w:themeColor="text1"/>
                <w:sz w:val="18"/>
                <w:szCs w:val="18"/>
              </w:rPr>
              <w:t>Acuerdo 008/2004-Adopción del EOT, deroga el acuerdo 013 de 2000</w:t>
            </w:r>
            <w:r>
              <w:br/>
            </w:r>
            <w:r w:rsidRPr="75AA67FD">
              <w:rPr>
                <w:rFonts w:ascii="Times New Roman" w:eastAsia="Times New Roman" w:hAnsi="Times New Roman" w:cs="Times New Roman"/>
                <w:color w:val="000000" w:themeColor="text1"/>
                <w:sz w:val="18"/>
                <w:szCs w:val="18"/>
              </w:rPr>
              <w:t>Acuerdo 012/2017-Modificación excepcional de norma urbanística</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96A59D"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EOT-En revisión general</w:t>
            </w:r>
            <w:r>
              <w:br/>
            </w:r>
          </w:p>
          <w:p w14:paraId="635C395F"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 junio de 2026 se encuentra en etapa de formulación.</w:t>
            </w:r>
          </w:p>
        </w:tc>
      </w:tr>
      <w:tr w:rsidR="004863D8" w14:paraId="3194CAFA" w14:textId="77777777" w:rsidTr="00F149A0">
        <w:trPr>
          <w:trHeight w:val="900"/>
          <w:jc w:val="center"/>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F1F381" w14:textId="77777777" w:rsidR="004863D8" w:rsidRDefault="004863D8" w:rsidP="00F149A0">
            <w:pPr>
              <w:spacing w:before="0" w:after="0"/>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Briceño</w:t>
            </w:r>
          </w:p>
        </w:tc>
        <w:tc>
          <w:tcPr>
            <w:tcW w:w="47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1762AC"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Acuerdo 019/2023-Revision general por vencimiento de la vigencia de largo plazo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312CEA"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EOT-Con revisión general vigente hasta 2035</w:t>
            </w:r>
          </w:p>
        </w:tc>
      </w:tr>
      <w:tr w:rsidR="004863D8" w14:paraId="69A1CEB3" w14:textId="77777777" w:rsidTr="00F149A0">
        <w:trPr>
          <w:trHeight w:val="1500"/>
          <w:jc w:val="center"/>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3B949D" w14:textId="77777777" w:rsidR="004863D8" w:rsidRDefault="004863D8" w:rsidP="00F149A0">
            <w:pPr>
              <w:spacing w:before="0" w:after="0"/>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Campamento</w:t>
            </w:r>
          </w:p>
        </w:tc>
        <w:tc>
          <w:tcPr>
            <w:tcW w:w="47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C122EC"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Acuerdo 007/2000-Adopcion del EOT</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65BA69"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EOT-En revisión general</w:t>
            </w:r>
            <w:r>
              <w:br/>
            </w:r>
          </w:p>
          <w:p w14:paraId="01AD1F99"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 junio de 2026 se encuentra en etapa de formulación.</w:t>
            </w:r>
          </w:p>
        </w:tc>
      </w:tr>
      <w:tr w:rsidR="004863D8" w14:paraId="4F05A029" w14:textId="77777777" w:rsidTr="00F149A0">
        <w:trPr>
          <w:trHeight w:val="900"/>
          <w:jc w:val="center"/>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83A9FA" w14:textId="77777777" w:rsidR="004863D8" w:rsidRDefault="004863D8" w:rsidP="00F149A0">
            <w:pPr>
              <w:spacing w:before="0" w:after="0"/>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Carolina del Principe</w:t>
            </w:r>
          </w:p>
        </w:tc>
        <w:tc>
          <w:tcPr>
            <w:tcW w:w="47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1CE3D0"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Acuerdo 002/2022-Revision general por vencimiento de la vigencia de largo plazo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5C967A"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EOT-Con revisión general vigente hasta 2035</w:t>
            </w:r>
          </w:p>
        </w:tc>
      </w:tr>
      <w:tr w:rsidR="004863D8" w14:paraId="6C0D56F6" w14:textId="77777777" w:rsidTr="00F149A0">
        <w:trPr>
          <w:trHeight w:val="1800"/>
          <w:jc w:val="center"/>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DE1691" w14:textId="77777777" w:rsidR="004863D8" w:rsidRDefault="004863D8" w:rsidP="00F149A0">
            <w:pPr>
              <w:spacing w:before="0" w:after="0"/>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Gómez Plata</w:t>
            </w:r>
          </w:p>
        </w:tc>
        <w:tc>
          <w:tcPr>
            <w:tcW w:w="47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149210"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Acuerdo 012/2004-Adopción del EOT</w:t>
            </w:r>
            <w:r>
              <w:br/>
            </w:r>
            <w:r w:rsidRPr="75AA67FD">
              <w:rPr>
                <w:rFonts w:ascii="Times New Roman" w:eastAsia="Times New Roman" w:hAnsi="Times New Roman" w:cs="Times New Roman"/>
                <w:color w:val="000000" w:themeColor="text1"/>
                <w:sz w:val="18"/>
                <w:szCs w:val="18"/>
              </w:rPr>
              <w:t>Acuerdo 033/2006-Modificación excepcional de norma urbanistica</w:t>
            </w:r>
            <w:r>
              <w:br/>
            </w:r>
            <w:r w:rsidRPr="75AA67FD">
              <w:rPr>
                <w:rFonts w:ascii="Times New Roman" w:eastAsia="Times New Roman" w:hAnsi="Times New Roman" w:cs="Times New Roman"/>
                <w:color w:val="000000" w:themeColor="text1"/>
                <w:sz w:val="18"/>
                <w:szCs w:val="18"/>
              </w:rPr>
              <w:t>Acuerdo 012/2012-Incorporación del suelo al perímetro urbano para VIS y VIP, Ley 1537 de 2012</w:t>
            </w:r>
          </w:p>
          <w:p w14:paraId="34346467"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Acuerdo 023/2012-Modificación Acuerdo 012 de 2012</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FC8F2B"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EOT-Proceso suspendido a junio de 2026</w:t>
            </w:r>
          </w:p>
        </w:tc>
      </w:tr>
      <w:tr w:rsidR="004863D8" w14:paraId="2ABF4A96" w14:textId="77777777" w:rsidTr="00F149A0">
        <w:trPr>
          <w:trHeight w:val="900"/>
          <w:jc w:val="center"/>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CDFC40" w14:textId="77777777" w:rsidR="004863D8" w:rsidRDefault="004863D8" w:rsidP="00F149A0">
            <w:pPr>
              <w:spacing w:before="0" w:after="0"/>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Guadalupe</w:t>
            </w:r>
          </w:p>
        </w:tc>
        <w:tc>
          <w:tcPr>
            <w:tcW w:w="47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52F7D8"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Acuerdo 007/2019-Revision general por vencimiento de la vigencia de largo plazo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FAF616"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EOT-Con revisión general vigente hasta 2031</w:t>
            </w:r>
          </w:p>
        </w:tc>
      </w:tr>
      <w:tr w:rsidR="004863D8" w14:paraId="29D6E4AE" w14:textId="77777777" w:rsidTr="00F149A0">
        <w:trPr>
          <w:trHeight w:val="900"/>
          <w:jc w:val="center"/>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9D36DC" w14:textId="77777777" w:rsidR="004863D8" w:rsidRDefault="004863D8" w:rsidP="00F149A0">
            <w:pPr>
              <w:spacing w:before="0" w:after="0"/>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Ituango</w:t>
            </w:r>
          </w:p>
        </w:tc>
        <w:tc>
          <w:tcPr>
            <w:tcW w:w="47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4E4BA5"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Decreto 032/2026-Revision general y ajuste de largo plazo del PBOT</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B8DBD9"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PBOT-Con revisión general vigente hasta 2039</w:t>
            </w:r>
          </w:p>
        </w:tc>
      </w:tr>
      <w:tr w:rsidR="004863D8" w14:paraId="528797D7" w14:textId="77777777" w:rsidTr="00F149A0">
        <w:trPr>
          <w:trHeight w:val="900"/>
          <w:jc w:val="center"/>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0FC0AD" w14:textId="77777777" w:rsidR="004863D8" w:rsidRDefault="004863D8" w:rsidP="00F149A0">
            <w:pPr>
              <w:spacing w:before="0" w:after="0"/>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San Andrés de Cuerquia</w:t>
            </w:r>
          </w:p>
        </w:tc>
        <w:tc>
          <w:tcPr>
            <w:tcW w:w="47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5F820A"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Acuerdo 004/2024-Revision general por vencimiento de la vigencia de largo plazo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0CA7A0"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EOT-Con revisión general vigente hasta 2039</w:t>
            </w:r>
          </w:p>
        </w:tc>
      </w:tr>
      <w:tr w:rsidR="004863D8" w14:paraId="234BF610" w14:textId="77777777" w:rsidTr="00F149A0">
        <w:trPr>
          <w:trHeight w:val="900"/>
          <w:jc w:val="center"/>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D8F08B" w14:textId="77777777" w:rsidR="004863D8" w:rsidRDefault="004863D8" w:rsidP="00F149A0">
            <w:pPr>
              <w:spacing w:before="0" w:after="0"/>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San José de La Montaña</w:t>
            </w:r>
          </w:p>
        </w:tc>
        <w:tc>
          <w:tcPr>
            <w:tcW w:w="47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90CB61"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Acuerdo 023/2003-Adopción del EOT</w:t>
            </w:r>
            <w:r>
              <w:br/>
            </w:r>
            <w:r w:rsidRPr="75AA67FD">
              <w:rPr>
                <w:rFonts w:ascii="Times New Roman" w:eastAsia="Times New Roman" w:hAnsi="Times New Roman" w:cs="Times New Roman"/>
                <w:color w:val="000000" w:themeColor="text1"/>
                <w:sz w:val="18"/>
                <w:szCs w:val="18"/>
              </w:rPr>
              <w:t>Acuerdo 012/2013-Modificación excepcional de norma urbanistica</w:t>
            </w:r>
            <w:r>
              <w:br/>
            </w:r>
            <w:r w:rsidRPr="75AA67FD">
              <w:rPr>
                <w:rFonts w:ascii="Times New Roman" w:eastAsia="Times New Roman" w:hAnsi="Times New Roman" w:cs="Times New Roman"/>
                <w:color w:val="000000" w:themeColor="text1"/>
                <w:sz w:val="18"/>
                <w:szCs w:val="18"/>
              </w:rPr>
              <w:t>Acuerdo 005/2018-Modificación excepcional de norma urbanística</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D71BA2"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EOT-Pendiente por revisión general</w:t>
            </w:r>
          </w:p>
        </w:tc>
      </w:tr>
      <w:tr w:rsidR="004863D8" w14:paraId="18CAB792" w14:textId="77777777" w:rsidTr="00F149A0">
        <w:trPr>
          <w:trHeight w:val="900"/>
          <w:jc w:val="center"/>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2B7FFB" w14:textId="77777777" w:rsidR="004863D8" w:rsidRDefault="004863D8" w:rsidP="00F149A0">
            <w:pPr>
              <w:spacing w:before="0" w:after="0"/>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Toledo</w:t>
            </w:r>
          </w:p>
        </w:tc>
        <w:tc>
          <w:tcPr>
            <w:tcW w:w="47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D9948F"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Acuerdo 011/2023-Revision general por vencimiento de la vigencia de largo plazo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24D34B"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EOT-Con revisión general vigente hasta 2035</w:t>
            </w:r>
          </w:p>
        </w:tc>
      </w:tr>
      <w:tr w:rsidR="004863D8" w14:paraId="62D95A82" w14:textId="77777777" w:rsidTr="00F149A0">
        <w:trPr>
          <w:trHeight w:val="1800"/>
          <w:jc w:val="center"/>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F10EEB" w14:textId="77777777" w:rsidR="004863D8" w:rsidRDefault="004863D8" w:rsidP="00F149A0">
            <w:pPr>
              <w:spacing w:before="0" w:after="0"/>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lastRenderedPageBreak/>
              <w:t>Valdivia</w:t>
            </w:r>
          </w:p>
        </w:tc>
        <w:tc>
          <w:tcPr>
            <w:tcW w:w="47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D60DA9"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Acuerdo 033/2005-Adopción del EOT</w:t>
            </w:r>
            <w:r>
              <w:br/>
            </w:r>
            <w:r w:rsidRPr="75AA67FD">
              <w:rPr>
                <w:rFonts w:ascii="Times New Roman" w:eastAsia="Times New Roman" w:hAnsi="Times New Roman" w:cs="Times New Roman"/>
                <w:color w:val="000000" w:themeColor="text1"/>
                <w:sz w:val="18"/>
                <w:szCs w:val="18"/>
              </w:rPr>
              <w:t>Acuerdo 009/2016-Incorporación de suelo rural al perímetro urbano para proyectos VIS y VIP, Ley 1537 de 2012 y Ley 1551 de 2012</w:t>
            </w:r>
            <w:r>
              <w:br/>
            </w:r>
            <w:r w:rsidRPr="75AA67FD">
              <w:rPr>
                <w:rFonts w:ascii="Times New Roman" w:eastAsia="Times New Roman" w:hAnsi="Times New Roman" w:cs="Times New Roman"/>
                <w:color w:val="000000" w:themeColor="text1"/>
                <w:sz w:val="18"/>
                <w:szCs w:val="18"/>
              </w:rPr>
              <w:t>Acuerdo 079/2022-Modificación excepcional de norma urbanística</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D6E064"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EOT-En revisión general</w:t>
            </w:r>
            <w:r>
              <w:br/>
            </w:r>
          </w:p>
          <w:p w14:paraId="0D6B278F"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 junio de 2026 se emite el concepto del Concejo Territorial de Planeación</w:t>
            </w:r>
          </w:p>
        </w:tc>
      </w:tr>
      <w:tr w:rsidR="004863D8" w14:paraId="1BB9B810" w14:textId="77777777" w:rsidTr="00F149A0">
        <w:trPr>
          <w:trHeight w:val="900"/>
          <w:jc w:val="center"/>
        </w:trPr>
        <w:tc>
          <w:tcPr>
            <w:tcW w:w="2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722AF5" w14:textId="77777777" w:rsidR="004863D8" w:rsidRDefault="004863D8" w:rsidP="00F149A0">
            <w:pPr>
              <w:spacing w:before="0" w:after="0"/>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Yarumal</w:t>
            </w:r>
          </w:p>
        </w:tc>
        <w:tc>
          <w:tcPr>
            <w:tcW w:w="47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E6CAE8"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Acuerdo 002/2023-Revision general por vencimiento de la vigencia de largo plazo</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02C7DA" w14:textId="77777777" w:rsidR="004863D8" w:rsidRDefault="004863D8" w:rsidP="00F149A0">
            <w:pPr>
              <w:spacing w:before="0" w:after="0"/>
              <w:jc w:val="left"/>
              <w:rPr>
                <w:rFonts w:ascii="Times New Roman" w:eastAsia="Times New Roman" w:hAnsi="Times New Roman" w:cs="Times New Roman"/>
                <w:color w:val="000000" w:themeColor="text1"/>
                <w:sz w:val="18"/>
                <w:szCs w:val="18"/>
              </w:rPr>
            </w:pPr>
            <w:r w:rsidRPr="75AA67FD">
              <w:rPr>
                <w:rFonts w:ascii="Times New Roman" w:eastAsia="Times New Roman" w:hAnsi="Times New Roman" w:cs="Times New Roman"/>
                <w:color w:val="000000" w:themeColor="text1"/>
                <w:sz w:val="18"/>
                <w:szCs w:val="18"/>
              </w:rPr>
              <w:t>PBOT-Con revisión general vigente hasta 2035</w:t>
            </w:r>
          </w:p>
        </w:tc>
      </w:tr>
    </w:tbl>
    <w:p w14:paraId="3ED6FB54" w14:textId="77777777" w:rsidR="004863D8" w:rsidRPr="009676D7" w:rsidRDefault="004863D8" w:rsidP="004863D8">
      <w:pPr>
        <w:rPr>
          <w:rFonts w:ascii="Times New Roman" w:eastAsia="Arial Narrow" w:hAnsi="Times New Roman" w:cs="Times New Roman"/>
          <w:b/>
          <w:bCs/>
          <w:sz w:val="18"/>
          <w:szCs w:val="18"/>
        </w:rPr>
      </w:pPr>
      <w:r w:rsidRPr="7A5A1C4E">
        <w:rPr>
          <w:rFonts w:ascii="Times New Roman" w:eastAsia="Arial Narrow" w:hAnsi="Times New Roman" w:cs="Times New Roman"/>
          <w:b/>
          <w:bCs/>
          <w:color w:val="000000" w:themeColor="text1"/>
          <w:sz w:val="18"/>
          <w:szCs w:val="18"/>
        </w:rPr>
        <w:t xml:space="preserve">Fuente: </w:t>
      </w:r>
      <w:r w:rsidRPr="7A5A1C4E">
        <w:rPr>
          <w:rFonts w:ascii="Times New Roman" w:eastAsia="Arial Narrow" w:hAnsi="Times New Roman" w:cs="Times New Roman"/>
          <w:sz w:val="18"/>
          <w:szCs w:val="18"/>
        </w:rPr>
        <w:t>Gobernación de Antioquia (s.f.-d).</w:t>
      </w:r>
    </w:p>
    <w:p w14:paraId="5874A439"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El análisis de los planes de ordenamiento territorial muestra que la Provincia cuenta con condiciones naturales, geográficas y productivas excepcionales para la generación de energía, aunque abordadas desde visiones territoriales heterogéneas y con distintos niveles de desarrollo normativo. El EOT de Angostura destaca que la generación hidroenergética ha sido históricamente compartida entre las subregiones Oriente y Norte, donde el altiplano norteño se configura como zona estratégica por su oferta hídrica, al albergar los embalses Miraflores y Troneras (Alcaldía de Angostura, 2023, pp. 336 y 366). Toledo, por su parte, incorpora de manera explícita los lineamientos del Plan de Ordenamiento del Embalse (POE) de HidroItuango, siendo el único municipio con una articulación formal entre su instrumento de ordenamiento y la infraestructura hidroeléctrica (Alcaldía de Toledo, 2023, p. 6). En Anorí, el POT identifica el macroproyecto Porce II como un factor positivo, especialmente por los procesos de limpieza que generará sobre el río Porce (Alcaldía de Anorí, 2008, p. 57). </w:t>
      </w:r>
    </w:p>
    <w:p w14:paraId="0DCD0F54"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En este contexto, y para avanzar hacia procesos de planificación autónomos y ajustados a las realidades sociales, económicas y ambientales, resulta fundamental que los municipios partan del conocimiento del uso adecuado del suelo, entendido como la correspondencia entre vocación y uso actual; allí donde esta coherencia se cumple, se evidencia un manejo sostenible del suelo agrícola y pecuario. En la PAP </w:t>
      </w:r>
      <w:r>
        <w:rPr>
          <w:rFonts w:ascii="Times New Roman" w:eastAsia="Arial" w:hAnsi="Times New Roman" w:cs="Times New Roman"/>
        </w:rPr>
        <w:t>Bio-energética</w:t>
      </w:r>
      <w:r w:rsidRPr="009676D7">
        <w:rPr>
          <w:rFonts w:ascii="Times New Roman" w:eastAsia="Arial" w:hAnsi="Times New Roman" w:cs="Times New Roman"/>
        </w:rPr>
        <w:t>, Ituango (68%) y Anorí (53%) presentan los mejores niveles de correspondencia entre vocación y uso, mientras que Guadalupe (14%), Angostura (15%) y Campamento (16%) registran mayores dificultades para alcanzar un uso óptimo del suelo.</w:t>
      </w:r>
    </w:p>
    <w:p w14:paraId="0ED1BD38"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12</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Uso adecuado del suelo rural PAP Bio-energética del Norte de Antioquia – 2025.</w:t>
      </w:r>
    </w:p>
    <w:tbl>
      <w:tblPr>
        <w:tblStyle w:val="TableGrid"/>
        <w:tblW w:w="4087" w:type="pct"/>
        <w:jc w:val="center"/>
        <w:tblLook w:val="04A0" w:firstRow="1" w:lastRow="0" w:firstColumn="1" w:lastColumn="0" w:noHBand="0" w:noVBand="1"/>
      </w:tblPr>
      <w:tblGrid>
        <w:gridCol w:w="3565"/>
        <w:gridCol w:w="3651"/>
      </w:tblGrid>
      <w:tr w:rsidR="004863D8" w:rsidRPr="009676D7" w14:paraId="332B4D2C" w14:textId="77777777" w:rsidTr="00F149A0">
        <w:trPr>
          <w:trHeight w:val="370"/>
          <w:jc w:val="center"/>
        </w:trPr>
        <w:tc>
          <w:tcPr>
            <w:tcW w:w="2470" w:type="pct"/>
            <w:shd w:val="clear" w:color="auto" w:fill="002060"/>
            <w:vAlign w:val="center"/>
            <w:hideMark/>
          </w:tcPr>
          <w:p w14:paraId="1F54CD8F" w14:textId="77777777" w:rsidR="004863D8" w:rsidRPr="009676D7" w:rsidRDefault="004863D8" w:rsidP="00F149A0">
            <w:pPr>
              <w:contextualSpacing/>
              <w:jc w:val="center"/>
              <w:rPr>
                <w:rFonts w:ascii="Times New Roman" w:hAnsi="Times New Roman" w:cs="Times New Roman"/>
                <w:b/>
                <w:color w:val="FFFFFF" w:themeColor="background1"/>
                <w:sz w:val="18"/>
                <w:szCs w:val="18"/>
              </w:rPr>
            </w:pPr>
            <w:r w:rsidRPr="009676D7">
              <w:rPr>
                <w:rFonts w:ascii="Times New Roman" w:hAnsi="Times New Roman" w:cs="Times New Roman"/>
                <w:b/>
                <w:color w:val="FFFFFF" w:themeColor="background1"/>
                <w:sz w:val="18"/>
                <w:szCs w:val="18"/>
              </w:rPr>
              <w:t>Municipio</w:t>
            </w:r>
          </w:p>
        </w:tc>
        <w:tc>
          <w:tcPr>
            <w:tcW w:w="2530" w:type="pct"/>
            <w:shd w:val="clear" w:color="auto" w:fill="002060"/>
            <w:vAlign w:val="center"/>
            <w:hideMark/>
          </w:tcPr>
          <w:p w14:paraId="135EB3FB" w14:textId="77777777" w:rsidR="004863D8" w:rsidRPr="009676D7" w:rsidRDefault="004863D8" w:rsidP="00F149A0">
            <w:pPr>
              <w:contextualSpacing/>
              <w:jc w:val="center"/>
              <w:rPr>
                <w:rFonts w:ascii="Times New Roman" w:hAnsi="Times New Roman" w:cs="Times New Roman"/>
                <w:b/>
                <w:color w:val="FFFFFF" w:themeColor="background1"/>
                <w:sz w:val="18"/>
                <w:szCs w:val="18"/>
              </w:rPr>
            </w:pPr>
            <w:r w:rsidRPr="009676D7">
              <w:rPr>
                <w:rFonts w:ascii="Times New Roman" w:hAnsi="Times New Roman" w:cs="Times New Roman"/>
                <w:b/>
                <w:color w:val="FFFFFF" w:themeColor="background1"/>
                <w:sz w:val="18"/>
                <w:szCs w:val="18"/>
              </w:rPr>
              <w:t>Porcentaje del uso adecuado suelo</w:t>
            </w:r>
          </w:p>
        </w:tc>
      </w:tr>
      <w:tr w:rsidR="004863D8" w:rsidRPr="009676D7" w14:paraId="11111D84" w14:textId="77777777" w:rsidTr="00F149A0">
        <w:trPr>
          <w:trHeight w:val="20"/>
          <w:jc w:val="center"/>
        </w:trPr>
        <w:tc>
          <w:tcPr>
            <w:tcW w:w="2470" w:type="pct"/>
            <w:hideMark/>
          </w:tcPr>
          <w:p w14:paraId="1F3C522D" w14:textId="77777777" w:rsidR="004863D8" w:rsidRPr="009676D7" w:rsidRDefault="004863D8" w:rsidP="00F149A0">
            <w:pPr>
              <w:contextualSpacing/>
              <w:rPr>
                <w:rFonts w:ascii="Times New Roman" w:hAnsi="Times New Roman" w:cs="Times New Roman"/>
                <w:bCs/>
                <w:sz w:val="18"/>
                <w:szCs w:val="18"/>
              </w:rPr>
            </w:pPr>
            <w:r w:rsidRPr="009676D7">
              <w:rPr>
                <w:rFonts w:ascii="Times New Roman" w:hAnsi="Times New Roman" w:cs="Times New Roman"/>
                <w:bCs/>
                <w:sz w:val="18"/>
                <w:szCs w:val="18"/>
              </w:rPr>
              <w:t xml:space="preserve">Angostura </w:t>
            </w:r>
          </w:p>
        </w:tc>
        <w:tc>
          <w:tcPr>
            <w:tcW w:w="2530" w:type="pct"/>
            <w:hideMark/>
          </w:tcPr>
          <w:p w14:paraId="68293CDF" w14:textId="77777777" w:rsidR="004863D8" w:rsidRPr="009676D7" w:rsidRDefault="004863D8" w:rsidP="00F149A0">
            <w:pPr>
              <w:contextualSpacing/>
              <w:jc w:val="center"/>
              <w:rPr>
                <w:rFonts w:ascii="Times New Roman" w:hAnsi="Times New Roman" w:cs="Times New Roman"/>
                <w:sz w:val="18"/>
                <w:szCs w:val="18"/>
              </w:rPr>
            </w:pPr>
            <w:r w:rsidRPr="009676D7">
              <w:rPr>
                <w:rFonts w:ascii="Times New Roman" w:hAnsi="Times New Roman" w:cs="Times New Roman"/>
                <w:sz w:val="18"/>
                <w:szCs w:val="18"/>
              </w:rPr>
              <w:t>15%</w:t>
            </w:r>
          </w:p>
        </w:tc>
      </w:tr>
      <w:tr w:rsidR="004863D8" w:rsidRPr="009676D7" w14:paraId="49BBD220" w14:textId="77777777" w:rsidTr="00F149A0">
        <w:trPr>
          <w:trHeight w:val="20"/>
          <w:jc w:val="center"/>
        </w:trPr>
        <w:tc>
          <w:tcPr>
            <w:tcW w:w="2470" w:type="pct"/>
            <w:hideMark/>
          </w:tcPr>
          <w:p w14:paraId="58A61703" w14:textId="77777777" w:rsidR="004863D8" w:rsidRPr="009676D7" w:rsidRDefault="004863D8" w:rsidP="00F149A0">
            <w:pPr>
              <w:contextualSpacing/>
              <w:rPr>
                <w:rFonts w:ascii="Times New Roman" w:hAnsi="Times New Roman" w:cs="Times New Roman"/>
                <w:bCs/>
                <w:sz w:val="18"/>
                <w:szCs w:val="18"/>
              </w:rPr>
            </w:pPr>
            <w:r w:rsidRPr="009676D7">
              <w:rPr>
                <w:rFonts w:ascii="Times New Roman" w:hAnsi="Times New Roman" w:cs="Times New Roman"/>
                <w:bCs/>
                <w:sz w:val="18"/>
                <w:szCs w:val="18"/>
              </w:rPr>
              <w:t xml:space="preserve">Anorí </w:t>
            </w:r>
          </w:p>
        </w:tc>
        <w:tc>
          <w:tcPr>
            <w:tcW w:w="2530" w:type="pct"/>
            <w:hideMark/>
          </w:tcPr>
          <w:p w14:paraId="76CDA18F" w14:textId="77777777" w:rsidR="004863D8" w:rsidRPr="009676D7" w:rsidRDefault="004863D8" w:rsidP="00F149A0">
            <w:pPr>
              <w:contextualSpacing/>
              <w:jc w:val="center"/>
              <w:rPr>
                <w:rFonts w:ascii="Times New Roman" w:hAnsi="Times New Roman" w:cs="Times New Roman"/>
                <w:sz w:val="18"/>
                <w:szCs w:val="18"/>
              </w:rPr>
            </w:pPr>
            <w:r w:rsidRPr="009676D7">
              <w:rPr>
                <w:rFonts w:ascii="Times New Roman" w:hAnsi="Times New Roman" w:cs="Times New Roman"/>
                <w:sz w:val="18"/>
                <w:szCs w:val="18"/>
              </w:rPr>
              <w:t>53%</w:t>
            </w:r>
          </w:p>
        </w:tc>
      </w:tr>
      <w:tr w:rsidR="004863D8" w:rsidRPr="009676D7" w14:paraId="5C6A1187" w14:textId="77777777" w:rsidTr="00F149A0">
        <w:trPr>
          <w:trHeight w:val="20"/>
          <w:jc w:val="center"/>
        </w:trPr>
        <w:tc>
          <w:tcPr>
            <w:tcW w:w="2470" w:type="pct"/>
            <w:hideMark/>
          </w:tcPr>
          <w:p w14:paraId="4578F41C" w14:textId="77777777" w:rsidR="004863D8" w:rsidRPr="009676D7" w:rsidRDefault="004863D8" w:rsidP="00F149A0">
            <w:pPr>
              <w:contextualSpacing/>
              <w:rPr>
                <w:rFonts w:ascii="Times New Roman" w:hAnsi="Times New Roman" w:cs="Times New Roman"/>
                <w:bCs/>
                <w:sz w:val="18"/>
                <w:szCs w:val="18"/>
              </w:rPr>
            </w:pPr>
            <w:r w:rsidRPr="009676D7">
              <w:rPr>
                <w:rFonts w:ascii="Times New Roman" w:hAnsi="Times New Roman" w:cs="Times New Roman"/>
                <w:bCs/>
                <w:sz w:val="18"/>
                <w:szCs w:val="18"/>
              </w:rPr>
              <w:t xml:space="preserve">Briceño </w:t>
            </w:r>
          </w:p>
        </w:tc>
        <w:tc>
          <w:tcPr>
            <w:tcW w:w="2530" w:type="pct"/>
            <w:hideMark/>
          </w:tcPr>
          <w:p w14:paraId="4C39B1E2" w14:textId="77777777" w:rsidR="004863D8" w:rsidRPr="009676D7" w:rsidRDefault="004863D8" w:rsidP="00F149A0">
            <w:pPr>
              <w:contextualSpacing/>
              <w:jc w:val="center"/>
              <w:rPr>
                <w:rFonts w:ascii="Times New Roman" w:hAnsi="Times New Roman" w:cs="Times New Roman"/>
                <w:sz w:val="18"/>
                <w:szCs w:val="18"/>
              </w:rPr>
            </w:pPr>
            <w:r w:rsidRPr="009676D7">
              <w:rPr>
                <w:rFonts w:ascii="Times New Roman" w:hAnsi="Times New Roman" w:cs="Times New Roman"/>
                <w:sz w:val="18"/>
                <w:szCs w:val="18"/>
              </w:rPr>
              <w:t>27%</w:t>
            </w:r>
          </w:p>
        </w:tc>
      </w:tr>
      <w:tr w:rsidR="004863D8" w:rsidRPr="009676D7" w14:paraId="00D33E73" w14:textId="77777777" w:rsidTr="00F149A0">
        <w:trPr>
          <w:trHeight w:val="20"/>
          <w:jc w:val="center"/>
        </w:trPr>
        <w:tc>
          <w:tcPr>
            <w:tcW w:w="2470" w:type="pct"/>
            <w:hideMark/>
          </w:tcPr>
          <w:p w14:paraId="6C2F4D7E" w14:textId="77777777" w:rsidR="004863D8" w:rsidRPr="009676D7" w:rsidRDefault="004863D8" w:rsidP="00F149A0">
            <w:pPr>
              <w:contextualSpacing/>
              <w:rPr>
                <w:rFonts w:ascii="Times New Roman" w:hAnsi="Times New Roman" w:cs="Times New Roman"/>
                <w:bCs/>
                <w:sz w:val="18"/>
                <w:szCs w:val="18"/>
              </w:rPr>
            </w:pPr>
            <w:r w:rsidRPr="009676D7">
              <w:rPr>
                <w:rFonts w:ascii="Times New Roman" w:hAnsi="Times New Roman" w:cs="Times New Roman"/>
                <w:bCs/>
                <w:sz w:val="18"/>
                <w:szCs w:val="18"/>
              </w:rPr>
              <w:t xml:space="preserve">Campamento </w:t>
            </w:r>
          </w:p>
        </w:tc>
        <w:tc>
          <w:tcPr>
            <w:tcW w:w="2530" w:type="pct"/>
            <w:hideMark/>
          </w:tcPr>
          <w:p w14:paraId="6DBCD8BA" w14:textId="77777777" w:rsidR="004863D8" w:rsidRPr="009676D7" w:rsidRDefault="004863D8" w:rsidP="00F149A0">
            <w:pPr>
              <w:contextualSpacing/>
              <w:jc w:val="center"/>
              <w:rPr>
                <w:rFonts w:ascii="Times New Roman" w:hAnsi="Times New Roman" w:cs="Times New Roman"/>
                <w:sz w:val="18"/>
                <w:szCs w:val="18"/>
              </w:rPr>
            </w:pPr>
            <w:r w:rsidRPr="009676D7">
              <w:rPr>
                <w:rFonts w:ascii="Times New Roman" w:hAnsi="Times New Roman" w:cs="Times New Roman"/>
                <w:sz w:val="18"/>
                <w:szCs w:val="18"/>
              </w:rPr>
              <w:t>16%</w:t>
            </w:r>
          </w:p>
        </w:tc>
      </w:tr>
      <w:tr w:rsidR="004863D8" w:rsidRPr="009676D7" w14:paraId="2A97334A" w14:textId="77777777" w:rsidTr="00F149A0">
        <w:trPr>
          <w:trHeight w:val="20"/>
          <w:jc w:val="center"/>
        </w:trPr>
        <w:tc>
          <w:tcPr>
            <w:tcW w:w="2470" w:type="pct"/>
            <w:hideMark/>
          </w:tcPr>
          <w:p w14:paraId="430F8464" w14:textId="77777777" w:rsidR="004863D8" w:rsidRPr="009676D7" w:rsidRDefault="004863D8" w:rsidP="00F149A0">
            <w:pPr>
              <w:contextualSpacing/>
              <w:rPr>
                <w:rFonts w:ascii="Times New Roman" w:hAnsi="Times New Roman" w:cs="Times New Roman"/>
                <w:bCs/>
                <w:sz w:val="18"/>
                <w:szCs w:val="18"/>
              </w:rPr>
            </w:pPr>
            <w:r w:rsidRPr="009676D7">
              <w:rPr>
                <w:rFonts w:ascii="Times New Roman" w:hAnsi="Times New Roman" w:cs="Times New Roman"/>
                <w:bCs/>
                <w:sz w:val="18"/>
                <w:szCs w:val="18"/>
              </w:rPr>
              <w:t>Carolina del Príncipe</w:t>
            </w:r>
          </w:p>
        </w:tc>
        <w:tc>
          <w:tcPr>
            <w:tcW w:w="2530" w:type="pct"/>
            <w:hideMark/>
          </w:tcPr>
          <w:p w14:paraId="4556B62A" w14:textId="77777777" w:rsidR="004863D8" w:rsidRPr="009676D7" w:rsidRDefault="004863D8" w:rsidP="00F149A0">
            <w:pPr>
              <w:contextualSpacing/>
              <w:jc w:val="center"/>
              <w:rPr>
                <w:rFonts w:ascii="Times New Roman" w:hAnsi="Times New Roman" w:cs="Times New Roman"/>
                <w:sz w:val="18"/>
                <w:szCs w:val="18"/>
              </w:rPr>
            </w:pPr>
            <w:r w:rsidRPr="009676D7">
              <w:rPr>
                <w:rFonts w:ascii="Times New Roman" w:hAnsi="Times New Roman" w:cs="Times New Roman"/>
                <w:sz w:val="18"/>
                <w:szCs w:val="18"/>
              </w:rPr>
              <w:t>34%</w:t>
            </w:r>
          </w:p>
        </w:tc>
      </w:tr>
      <w:tr w:rsidR="004863D8" w:rsidRPr="009676D7" w14:paraId="1941F84F" w14:textId="77777777" w:rsidTr="00F149A0">
        <w:trPr>
          <w:trHeight w:val="20"/>
          <w:jc w:val="center"/>
        </w:trPr>
        <w:tc>
          <w:tcPr>
            <w:tcW w:w="2470" w:type="pct"/>
            <w:hideMark/>
          </w:tcPr>
          <w:p w14:paraId="0597630C" w14:textId="77777777" w:rsidR="004863D8" w:rsidRPr="009676D7" w:rsidRDefault="004863D8" w:rsidP="00F149A0">
            <w:pPr>
              <w:contextualSpacing/>
              <w:rPr>
                <w:rFonts w:ascii="Times New Roman" w:hAnsi="Times New Roman" w:cs="Times New Roman"/>
                <w:bCs/>
                <w:sz w:val="18"/>
                <w:szCs w:val="18"/>
              </w:rPr>
            </w:pPr>
            <w:r w:rsidRPr="009676D7">
              <w:rPr>
                <w:rFonts w:ascii="Times New Roman" w:hAnsi="Times New Roman" w:cs="Times New Roman"/>
                <w:bCs/>
                <w:sz w:val="18"/>
                <w:szCs w:val="18"/>
              </w:rPr>
              <w:t xml:space="preserve">Gómez Plata </w:t>
            </w:r>
          </w:p>
        </w:tc>
        <w:tc>
          <w:tcPr>
            <w:tcW w:w="2530" w:type="pct"/>
            <w:hideMark/>
          </w:tcPr>
          <w:p w14:paraId="1BBF6993" w14:textId="77777777" w:rsidR="004863D8" w:rsidRPr="009676D7" w:rsidRDefault="004863D8" w:rsidP="00F149A0">
            <w:pPr>
              <w:contextualSpacing/>
              <w:jc w:val="center"/>
              <w:rPr>
                <w:rFonts w:ascii="Times New Roman" w:hAnsi="Times New Roman" w:cs="Times New Roman"/>
                <w:sz w:val="18"/>
                <w:szCs w:val="18"/>
              </w:rPr>
            </w:pPr>
            <w:r w:rsidRPr="009676D7">
              <w:rPr>
                <w:rFonts w:ascii="Times New Roman" w:hAnsi="Times New Roman" w:cs="Times New Roman"/>
                <w:sz w:val="18"/>
                <w:szCs w:val="18"/>
              </w:rPr>
              <w:t>30%</w:t>
            </w:r>
          </w:p>
        </w:tc>
      </w:tr>
      <w:tr w:rsidR="004863D8" w:rsidRPr="009676D7" w14:paraId="10FF851A" w14:textId="77777777" w:rsidTr="00F149A0">
        <w:trPr>
          <w:trHeight w:val="20"/>
          <w:jc w:val="center"/>
        </w:trPr>
        <w:tc>
          <w:tcPr>
            <w:tcW w:w="2470" w:type="pct"/>
            <w:hideMark/>
          </w:tcPr>
          <w:p w14:paraId="12DFA241" w14:textId="77777777" w:rsidR="004863D8" w:rsidRPr="009676D7" w:rsidRDefault="004863D8" w:rsidP="00F149A0">
            <w:pPr>
              <w:contextualSpacing/>
              <w:rPr>
                <w:rFonts w:ascii="Times New Roman" w:hAnsi="Times New Roman" w:cs="Times New Roman"/>
                <w:bCs/>
                <w:sz w:val="18"/>
                <w:szCs w:val="18"/>
              </w:rPr>
            </w:pPr>
            <w:r w:rsidRPr="009676D7">
              <w:rPr>
                <w:rFonts w:ascii="Times New Roman" w:hAnsi="Times New Roman" w:cs="Times New Roman"/>
                <w:bCs/>
                <w:sz w:val="18"/>
                <w:szCs w:val="18"/>
              </w:rPr>
              <w:t xml:space="preserve">Guadalupe </w:t>
            </w:r>
          </w:p>
        </w:tc>
        <w:tc>
          <w:tcPr>
            <w:tcW w:w="2530" w:type="pct"/>
            <w:hideMark/>
          </w:tcPr>
          <w:p w14:paraId="286049E4" w14:textId="77777777" w:rsidR="004863D8" w:rsidRPr="009676D7" w:rsidRDefault="004863D8" w:rsidP="00F149A0">
            <w:pPr>
              <w:contextualSpacing/>
              <w:jc w:val="center"/>
              <w:rPr>
                <w:rFonts w:ascii="Times New Roman" w:hAnsi="Times New Roman" w:cs="Times New Roman"/>
                <w:sz w:val="18"/>
                <w:szCs w:val="18"/>
              </w:rPr>
            </w:pPr>
            <w:r w:rsidRPr="009676D7">
              <w:rPr>
                <w:rFonts w:ascii="Times New Roman" w:hAnsi="Times New Roman" w:cs="Times New Roman"/>
                <w:sz w:val="18"/>
                <w:szCs w:val="18"/>
              </w:rPr>
              <w:t>14%</w:t>
            </w:r>
          </w:p>
        </w:tc>
      </w:tr>
      <w:tr w:rsidR="004863D8" w:rsidRPr="009676D7" w14:paraId="017A6793" w14:textId="77777777" w:rsidTr="00F149A0">
        <w:trPr>
          <w:trHeight w:val="20"/>
          <w:jc w:val="center"/>
        </w:trPr>
        <w:tc>
          <w:tcPr>
            <w:tcW w:w="2470" w:type="pct"/>
            <w:hideMark/>
          </w:tcPr>
          <w:p w14:paraId="35A1DEAF" w14:textId="77777777" w:rsidR="004863D8" w:rsidRPr="009676D7" w:rsidRDefault="004863D8" w:rsidP="00F149A0">
            <w:pPr>
              <w:contextualSpacing/>
              <w:rPr>
                <w:rFonts w:ascii="Times New Roman" w:hAnsi="Times New Roman" w:cs="Times New Roman"/>
                <w:bCs/>
                <w:sz w:val="18"/>
                <w:szCs w:val="18"/>
              </w:rPr>
            </w:pPr>
            <w:r w:rsidRPr="009676D7">
              <w:rPr>
                <w:rFonts w:ascii="Times New Roman" w:hAnsi="Times New Roman" w:cs="Times New Roman"/>
                <w:bCs/>
                <w:sz w:val="18"/>
                <w:szCs w:val="18"/>
              </w:rPr>
              <w:t xml:space="preserve">Ituango </w:t>
            </w:r>
          </w:p>
        </w:tc>
        <w:tc>
          <w:tcPr>
            <w:tcW w:w="2530" w:type="pct"/>
            <w:hideMark/>
          </w:tcPr>
          <w:p w14:paraId="1DE8A7CF" w14:textId="77777777" w:rsidR="004863D8" w:rsidRPr="009676D7" w:rsidRDefault="004863D8" w:rsidP="00F149A0">
            <w:pPr>
              <w:contextualSpacing/>
              <w:jc w:val="center"/>
              <w:rPr>
                <w:rFonts w:ascii="Times New Roman" w:hAnsi="Times New Roman" w:cs="Times New Roman"/>
                <w:sz w:val="18"/>
                <w:szCs w:val="18"/>
              </w:rPr>
            </w:pPr>
            <w:r w:rsidRPr="009676D7">
              <w:rPr>
                <w:rFonts w:ascii="Times New Roman" w:hAnsi="Times New Roman" w:cs="Times New Roman"/>
                <w:sz w:val="18"/>
                <w:szCs w:val="18"/>
              </w:rPr>
              <w:t>68%</w:t>
            </w:r>
          </w:p>
        </w:tc>
      </w:tr>
      <w:tr w:rsidR="004863D8" w:rsidRPr="009676D7" w14:paraId="6A87ABFC" w14:textId="77777777" w:rsidTr="00F149A0">
        <w:trPr>
          <w:trHeight w:val="20"/>
          <w:jc w:val="center"/>
        </w:trPr>
        <w:tc>
          <w:tcPr>
            <w:tcW w:w="2470" w:type="pct"/>
            <w:hideMark/>
          </w:tcPr>
          <w:p w14:paraId="4FE42ECB" w14:textId="77777777" w:rsidR="004863D8" w:rsidRPr="009676D7" w:rsidRDefault="004863D8" w:rsidP="00F149A0">
            <w:pPr>
              <w:contextualSpacing/>
              <w:rPr>
                <w:rFonts w:ascii="Times New Roman" w:hAnsi="Times New Roman" w:cs="Times New Roman"/>
                <w:bCs/>
                <w:sz w:val="18"/>
                <w:szCs w:val="18"/>
              </w:rPr>
            </w:pPr>
            <w:r w:rsidRPr="009676D7">
              <w:rPr>
                <w:rFonts w:ascii="Times New Roman" w:hAnsi="Times New Roman" w:cs="Times New Roman"/>
                <w:bCs/>
                <w:sz w:val="18"/>
                <w:szCs w:val="18"/>
              </w:rPr>
              <w:t xml:space="preserve">San Andrés de Cuerquia </w:t>
            </w:r>
          </w:p>
        </w:tc>
        <w:tc>
          <w:tcPr>
            <w:tcW w:w="2530" w:type="pct"/>
            <w:hideMark/>
          </w:tcPr>
          <w:p w14:paraId="7FE40B05" w14:textId="77777777" w:rsidR="004863D8" w:rsidRPr="009676D7" w:rsidRDefault="004863D8" w:rsidP="00F149A0">
            <w:pPr>
              <w:contextualSpacing/>
              <w:jc w:val="center"/>
              <w:rPr>
                <w:rFonts w:ascii="Times New Roman" w:hAnsi="Times New Roman" w:cs="Times New Roman"/>
                <w:sz w:val="18"/>
                <w:szCs w:val="18"/>
              </w:rPr>
            </w:pPr>
            <w:r w:rsidRPr="009676D7">
              <w:rPr>
                <w:rFonts w:ascii="Times New Roman" w:hAnsi="Times New Roman" w:cs="Times New Roman"/>
                <w:sz w:val="18"/>
                <w:szCs w:val="18"/>
              </w:rPr>
              <w:t>29%</w:t>
            </w:r>
          </w:p>
        </w:tc>
      </w:tr>
      <w:tr w:rsidR="004863D8" w:rsidRPr="009676D7" w14:paraId="4DBDB516" w14:textId="77777777" w:rsidTr="00F149A0">
        <w:trPr>
          <w:trHeight w:val="20"/>
          <w:jc w:val="center"/>
        </w:trPr>
        <w:tc>
          <w:tcPr>
            <w:tcW w:w="2470" w:type="pct"/>
            <w:hideMark/>
          </w:tcPr>
          <w:p w14:paraId="71DDD569" w14:textId="77777777" w:rsidR="004863D8" w:rsidRPr="009676D7" w:rsidRDefault="004863D8" w:rsidP="00F149A0">
            <w:pPr>
              <w:contextualSpacing/>
              <w:rPr>
                <w:rFonts w:ascii="Times New Roman" w:hAnsi="Times New Roman" w:cs="Times New Roman"/>
                <w:bCs/>
                <w:sz w:val="18"/>
                <w:szCs w:val="18"/>
              </w:rPr>
            </w:pPr>
            <w:r w:rsidRPr="009676D7">
              <w:rPr>
                <w:rFonts w:ascii="Times New Roman" w:hAnsi="Times New Roman" w:cs="Times New Roman"/>
                <w:bCs/>
                <w:sz w:val="18"/>
                <w:szCs w:val="18"/>
              </w:rPr>
              <w:t xml:space="preserve">San José de la Montaña </w:t>
            </w:r>
          </w:p>
        </w:tc>
        <w:tc>
          <w:tcPr>
            <w:tcW w:w="2530" w:type="pct"/>
            <w:hideMark/>
          </w:tcPr>
          <w:p w14:paraId="66510871" w14:textId="77777777" w:rsidR="004863D8" w:rsidRPr="009676D7" w:rsidRDefault="004863D8" w:rsidP="00F149A0">
            <w:pPr>
              <w:contextualSpacing/>
              <w:jc w:val="center"/>
              <w:rPr>
                <w:rFonts w:ascii="Times New Roman" w:hAnsi="Times New Roman" w:cs="Times New Roman"/>
                <w:sz w:val="18"/>
                <w:szCs w:val="18"/>
              </w:rPr>
            </w:pPr>
            <w:r w:rsidRPr="009676D7">
              <w:rPr>
                <w:rFonts w:ascii="Times New Roman" w:hAnsi="Times New Roman" w:cs="Times New Roman"/>
                <w:sz w:val="18"/>
                <w:szCs w:val="18"/>
              </w:rPr>
              <w:t>24%</w:t>
            </w:r>
          </w:p>
        </w:tc>
      </w:tr>
      <w:tr w:rsidR="004863D8" w:rsidRPr="009676D7" w14:paraId="41B15B69" w14:textId="77777777" w:rsidTr="00F149A0">
        <w:trPr>
          <w:trHeight w:val="20"/>
          <w:jc w:val="center"/>
        </w:trPr>
        <w:tc>
          <w:tcPr>
            <w:tcW w:w="2470" w:type="pct"/>
            <w:hideMark/>
          </w:tcPr>
          <w:p w14:paraId="01D8E543" w14:textId="77777777" w:rsidR="004863D8" w:rsidRPr="009676D7" w:rsidRDefault="004863D8" w:rsidP="00F149A0">
            <w:pPr>
              <w:contextualSpacing/>
              <w:rPr>
                <w:rFonts w:ascii="Times New Roman" w:hAnsi="Times New Roman" w:cs="Times New Roman"/>
                <w:bCs/>
                <w:sz w:val="18"/>
                <w:szCs w:val="18"/>
              </w:rPr>
            </w:pPr>
            <w:r w:rsidRPr="009676D7">
              <w:rPr>
                <w:rFonts w:ascii="Times New Roman" w:hAnsi="Times New Roman" w:cs="Times New Roman"/>
                <w:bCs/>
                <w:sz w:val="18"/>
                <w:szCs w:val="18"/>
              </w:rPr>
              <w:t xml:space="preserve">Toledo </w:t>
            </w:r>
          </w:p>
        </w:tc>
        <w:tc>
          <w:tcPr>
            <w:tcW w:w="2530" w:type="pct"/>
            <w:hideMark/>
          </w:tcPr>
          <w:p w14:paraId="78DFEDC3" w14:textId="77777777" w:rsidR="004863D8" w:rsidRPr="009676D7" w:rsidRDefault="004863D8" w:rsidP="00F149A0">
            <w:pPr>
              <w:contextualSpacing/>
              <w:jc w:val="center"/>
              <w:rPr>
                <w:rFonts w:ascii="Times New Roman" w:hAnsi="Times New Roman" w:cs="Times New Roman"/>
                <w:sz w:val="18"/>
                <w:szCs w:val="18"/>
              </w:rPr>
            </w:pPr>
            <w:r w:rsidRPr="009676D7">
              <w:rPr>
                <w:rFonts w:ascii="Times New Roman" w:hAnsi="Times New Roman" w:cs="Times New Roman"/>
                <w:sz w:val="18"/>
                <w:szCs w:val="18"/>
              </w:rPr>
              <w:t>24%</w:t>
            </w:r>
          </w:p>
        </w:tc>
      </w:tr>
      <w:tr w:rsidR="004863D8" w:rsidRPr="009676D7" w14:paraId="12C7FD7D" w14:textId="77777777" w:rsidTr="00F149A0">
        <w:trPr>
          <w:trHeight w:val="20"/>
          <w:jc w:val="center"/>
        </w:trPr>
        <w:tc>
          <w:tcPr>
            <w:tcW w:w="2470" w:type="pct"/>
            <w:hideMark/>
          </w:tcPr>
          <w:p w14:paraId="4C0CA894" w14:textId="77777777" w:rsidR="004863D8" w:rsidRPr="009676D7" w:rsidRDefault="004863D8" w:rsidP="00F149A0">
            <w:pPr>
              <w:contextualSpacing/>
              <w:rPr>
                <w:rFonts w:ascii="Times New Roman" w:hAnsi="Times New Roman" w:cs="Times New Roman"/>
                <w:bCs/>
                <w:sz w:val="18"/>
                <w:szCs w:val="18"/>
              </w:rPr>
            </w:pPr>
            <w:r w:rsidRPr="009676D7">
              <w:rPr>
                <w:rFonts w:ascii="Times New Roman" w:hAnsi="Times New Roman" w:cs="Times New Roman"/>
                <w:bCs/>
                <w:sz w:val="18"/>
                <w:szCs w:val="18"/>
              </w:rPr>
              <w:t xml:space="preserve">Valdivia </w:t>
            </w:r>
          </w:p>
        </w:tc>
        <w:tc>
          <w:tcPr>
            <w:tcW w:w="2530" w:type="pct"/>
            <w:hideMark/>
          </w:tcPr>
          <w:p w14:paraId="1CAC2303" w14:textId="77777777" w:rsidR="004863D8" w:rsidRPr="009676D7" w:rsidRDefault="004863D8" w:rsidP="00F149A0">
            <w:pPr>
              <w:contextualSpacing/>
              <w:jc w:val="center"/>
              <w:rPr>
                <w:rFonts w:ascii="Times New Roman" w:hAnsi="Times New Roman" w:cs="Times New Roman"/>
                <w:sz w:val="18"/>
                <w:szCs w:val="18"/>
              </w:rPr>
            </w:pPr>
            <w:r w:rsidRPr="009676D7">
              <w:rPr>
                <w:rFonts w:ascii="Times New Roman" w:hAnsi="Times New Roman" w:cs="Times New Roman"/>
                <w:sz w:val="18"/>
                <w:szCs w:val="18"/>
              </w:rPr>
              <w:t>30%</w:t>
            </w:r>
          </w:p>
        </w:tc>
      </w:tr>
      <w:tr w:rsidR="004863D8" w:rsidRPr="009676D7" w14:paraId="40AE4DD0" w14:textId="77777777" w:rsidTr="00F149A0">
        <w:trPr>
          <w:trHeight w:val="20"/>
          <w:jc w:val="center"/>
        </w:trPr>
        <w:tc>
          <w:tcPr>
            <w:tcW w:w="2470" w:type="pct"/>
            <w:hideMark/>
          </w:tcPr>
          <w:p w14:paraId="1D545E42" w14:textId="77777777" w:rsidR="004863D8" w:rsidRPr="009676D7" w:rsidRDefault="004863D8" w:rsidP="00F149A0">
            <w:pPr>
              <w:contextualSpacing/>
              <w:rPr>
                <w:rFonts w:ascii="Times New Roman" w:hAnsi="Times New Roman" w:cs="Times New Roman"/>
                <w:bCs/>
                <w:sz w:val="18"/>
                <w:szCs w:val="18"/>
              </w:rPr>
            </w:pPr>
            <w:r w:rsidRPr="009676D7">
              <w:rPr>
                <w:rFonts w:ascii="Times New Roman" w:hAnsi="Times New Roman" w:cs="Times New Roman"/>
                <w:bCs/>
                <w:sz w:val="18"/>
                <w:szCs w:val="18"/>
              </w:rPr>
              <w:t xml:space="preserve">Yarumal </w:t>
            </w:r>
          </w:p>
        </w:tc>
        <w:tc>
          <w:tcPr>
            <w:tcW w:w="2530" w:type="pct"/>
            <w:hideMark/>
          </w:tcPr>
          <w:p w14:paraId="48B0C625" w14:textId="77777777" w:rsidR="004863D8" w:rsidRPr="009676D7" w:rsidRDefault="004863D8" w:rsidP="00F149A0">
            <w:pPr>
              <w:contextualSpacing/>
              <w:jc w:val="center"/>
              <w:rPr>
                <w:rFonts w:ascii="Times New Roman" w:hAnsi="Times New Roman" w:cs="Times New Roman"/>
                <w:sz w:val="18"/>
                <w:szCs w:val="18"/>
              </w:rPr>
            </w:pPr>
            <w:r w:rsidRPr="009676D7">
              <w:rPr>
                <w:rFonts w:ascii="Times New Roman" w:hAnsi="Times New Roman" w:cs="Times New Roman"/>
                <w:sz w:val="18"/>
                <w:szCs w:val="18"/>
              </w:rPr>
              <w:t>26%</w:t>
            </w:r>
          </w:p>
        </w:tc>
      </w:tr>
    </w:tbl>
    <w:p w14:paraId="79EBEC44" w14:textId="77777777" w:rsidR="004863D8" w:rsidRPr="009676D7" w:rsidRDefault="004863D8" w:rsidP="004863D8">
      <w:pPr>
        <w:spacing w:after="0"/>
        <w:ind w:left="900"/>
      </w:pPr>
      <w:r w:rsidRPr="75AA67FD">
        <w:rPr>
          <w:rFonts w:ascii="Times New Roman" w:eastAsia="Arial" w:hAnsi="Times New Roman" w:cs="Times New Roman"/>
          <w:b/>
          <w:bCs/>
          <w:sz w:val="20"/>
          <w:szCs w:val="20"/>
        </w:rPr>
        <w:t xml:space="preserve">Fuente: </w:t>
      </w:r>
      <w:r w:rsidRPr="75AA67FD">
        <w:rPr>
          <w:rFonts w:ascii="Times New Roman" w:eastAsia="Arial" w:hAnsi="Times New Roman" w:cs="Times New Roman"/>
          <w:color w:val="000000" w:themeColor="text1"/>
          <w:sz w:val="20"/>
          <w:szCs w:val="20"/>
        </w:rPr>
        <w:t>Gobernación de Antioquia (2019).</w:t>
      </w:r>
    </w:p>
    <w:p w14:paraId="6AD3E662" w14:textId="77777777" w:rsidR="004863D8" w:rsidRPr="009676D7" w:rsidRDefault="004863D8" w:rsidP="004863D8">
      <w:pPr>
        <w:pStyle w:val="Caption"/>
        <w:keepNext/>
        <w:contextualSpacing/>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lastRenderedPageBreak/>
        <w:t>Gráfica X. Uso adecuado del suelo rural PAP Bio-energética del Norte de Antioquia – 2025.</w:t>
      </w:r>
    </w:p>
    <w:p w14:paraId="5E3A3D34" w14:textId="77777777" w:rsidR="004863D8" w:rsidRPr="009676D7" w:rsidRDefault="004863D8" w:rsidP="004863D8">
      <w:pPr>
        <w:spacing w:after="0" w:line="240" w:lineRule="auto"/>
        <w:ind w:left="900"/>
        <w:contextualSpacing/>
        <w:jc w:val="center"/>
      </w:pPr>
      <w:r>
        <w:rPr>
          <w:noProof/>
          <w:lang w:eastAsia="es-CO"/>
        </w:rPr>
        <w:drawing>
          <wp:inline distT="0" distB="0" distL="0" distR="0" wp14:anchorId="4F0E8121" wp14:editId="7A7CB0B1">
            <wp:extent cx="4719205" cy="3407426"/>
            <wp:effectExtent l="0" t="0" r="0" b="0"/>
            <wp:docPr id="155494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4844" name="Picture 155494844"/>
                    <pic:cNvPicPr/>
                  </pic:nvPicPr>
                  <pic:blipFill>
                    <a:blip r:embed="rId19">
                      <a:extLst>
                        <a:ext uri="{28A0092B-C50C-407E-A947-70E740481C1C}">
                          <a14:useLocalDpi xmlns:a14="http://schemas.microsoft.com/office/drawing/2010/main"/>
                        </a:ext>
                      </a:extLst>
                    </a:blip>
                    <a:stretch>
                      <a:fillRect/>
                    </a:stretch>
                  </pic:blipFill>
                  <pic:spPr>
                    <a:xfrm>
                      <a:off x="0" y="0"/>
                      <a:ext cx="4719205" cy="3407426"/>
                    </a:xfrm>
                    <a:prstGeom prst="rect">
                      <a:avLst/>
                    </a:prstGeom>
                  </pic:spPr>
                </pic:pic>
              </a:graphicData>
            </a:graphic>
          </wp:inline>
        </w:drawing>
      </w:r>
    </w:p>
    <w:p w14:paraId="7B4ADA9D" w14:textId="77777777" w:rsidR="004863D8" w:rsidRPr="009676D7" w:rsidRDefault="004863D8" w:rsidP="004863D8">
      <w:pPr>
        <w:spacing w:after="0" w:line="240" w:lineRule="auto"/>
        <w:ind w:left="900"/>
        <w:contextualSpacing/>
      </w:pPr>
      <w:r w:rsidRPr="75AA67FD">
        <w:rPr>
          <w:rFonts w:ascii="Times New Roman" w:eastAsia="Arial" w:hAnsi="Times New Roman" w:cs="Times New Roman"/>
          <w:b/>
          <w:bCs/>
          <w:sz w:val="20"/>
          <w:szCs w:val="20"/>
        </w:rPr>
        <w:t xml:space="preserve">Fuente: </w:t>
      </w:r>
      <w:r w:rsidRPr="75AA67FD">
        <w:rPr>
          <w:rFonts w:ascii="Times New Roman" w:eastAsia="Arial" w:hAnsi="Times New Roman" w:cs="Times New Roman"/>
          <w:color w:val="000000" w:themeColor="text1"/>
          <w:sz w:val="20"/>
          <w:szCs w:val="20"/>
        </w:rPr>
        <w:t>Gobernación de Antioquia (2019).</w:t>
      </w:r>
    </w:p>
    <w:p w14:paraId="01B1BA5E" w14:textId="77777777" w:rsidR="004863D8" w:rsidRPr="009676D7" w:rsidRDefault="004863D8" w:rsidP="004863D8">
      <w:pPr>
        <w:spacing w:line="240" w:lineRule="auto"/>
        <w:contextualSpacing/>
        <w:rPr>
          <w:rFonts w:ascii="Times New Roman" w:eastAsia="Arial Narrow" w:hAnsi="Times New Roman" w:cs="Times New Roman"/>
          <w:b/>
          <w:bCs/>
          <w:color w:val="404040" w:themeColor="text1" w:themeTint="BF"/>
        </w:rPr>
      </w:pPr>
    </w:p>
    <w:p w14:paraId="1A47490B" w14:textId="77777777" w:rsidR="004863D8" w:rsidRPr="009676D7" w:rsidRDefault="004863D8" w:rsidP="004863D8">
      <w:pPr>
        <w:rPr>
          <w:rFonts w:ascii="Times New Roman" w:hAnsi="Times New Roman" w:cs="Times New Roman"/>
        </w:rPr>
      </w:pPr>
      <w:r w:rsidRPr="75AA67FD">
        <w:rPr>
          <w:rFonts w:ascii="Times New Roman" w:hAnsi="Times New Roman" w:cs="Times New Roman"/>
        </w:rPr>
        <w:t>Una vez definidos los usos adecuados del suelo, resulta fundamental avanzar hacia la caracterización catastral de los entes territoriales. Para la PAP Bio</w:t>
      </w:r>
      <w:r>
        <w:noBreakHyphen/>
      </w:r>
      <w:r w:rsidRPr="75AA67FD">
        <w:rPr>
          <w:rFonts w:ascii="Times New Roman" w:hAnsi="Times New Roman" w:cs="Times New Roman"/>
        </w:rPr>
        <w:t>energética del Norte, a 2025 se evidencia un rezago significativo en la actualización del avalúo catastral rural, con 12 municipios desactualizados y solo Yarumal pendiente de ajuste; en el ámbito urbano, Yarumal y Carolina del Príncipe están pendientes de actualización, mientras que los demás municipios no cuentan con catastro actualizado. En cuanto al valor total del avalúo catastral, los predios urbanos y rurales de la Provincia suman 4.862.098,90 millones de pesos, de los cuales el 49,02% corresponde a predios rurales y el 50,98% a predios urbanos. Los municipios con mayor valor catastral son Yarumal (</w:t>
      </w:r>
      <w:r w:rsidRPr="75AA67FD">
        <w:rPr>
          <w:rFonts w:ascii="Times New Roman" w:eastAsia="Calibri" w:hAnsi="Times New Roman" w:cs="Times New Roman"/>
          <w:color w:val="000000" w:themeColor="text1"/>
        </w:rPr>
        <w:t>1.977.484,8</w:t>
      </w:r>
      <w:r w:rsidRPr="75AA67FD">
        <w:rPr>
          <w:rFonts w:ascii="Times New Roman" w:hAnsi="Times New Roman" w:cs="Times New Roman"/>
        </w:rPr>
        <w:t>), Ituango (</w:t>
      </w:r>
      <w:r w:rsidRPr="75AA67FD">
        <w:rPr>
          <w:rFonts w:ascii="Times New Roman" w:eastAsia="Calibri" w:hAnsi="Times New Roman" w:cs="Times New Roman"/>
          <w:color w:val="000000" w:themeColor="text1"/>
        </w:rPr>
        <w:t>508.471,42</w:t>
      </w:r>
      <w:r w:rsidRPr="75AA67FD">
        <w:rPr>
          <w:rFonts w:ascii="Times New Roman" w:hAnsi="Times New Roman" w:cs="Times New Roman"/>
        </w:rPr>
        <w:t>), Anorí (</w:t>
      </w:r>
      <w:r w:rsidRPr="75AA67FD">
        <w:rPr>
          <w:rFonts w:ascii="Times New Roman" w:eastAsia="Calibri" w:hAnsi="Times New Roman" w:cs="Times New Roman"/>
          <w:color w:val="000000" w:themeColor="text1"/>
        </w:rPr>
        <w:t>413.207,75</w:t>
      </w:r>
      <w:r w:rsidRPr="75AA67FD">
        <w:rPr>
          <w:rFonts w:ascii="Times New Roman" w:hAnsi="Times New Roman" w:cs="Times New Roman"/>
        </w:rPr>
        <w:t>) y Carolina del Principe (</w:t>
      </w:r>
      <w:r w:rsidRPr="75AA67FD">
        <w:rPr>
          <w:rFonts w:ascii="Times New Roman" w:eastAsia="Calibri" w:hAnsi="Times New Roman" w:cs="Times New Roman"/>
          <w:color w:val="000000" w:themeColor="text1"/>
        </w:rPr>
        <w:t>301.213,25</w:t>
      </w:r>
      <w:r w:rsidRPr="75AA67FD">
        <w:rPr>
          <w:rFonts w:ascii="Times New Roman" w:hAnsi="Times New Roman" w:cs="Times New Roman"/>
        </w:rPr>
        <w:t>), mientras que los de menor valor son Briceño (</w:t>
      </w:r>
      <w:r w:rsidRPr="75AA67FD">
        <w:rPr>
          <w:rFonts w:ascii="Times New Roman" w:eastAsia="Calibri" w:hAnsi="Times New Roman" w:cs="Times New Roman"/>
          <w:color w:val="000000" w:themeColor="text1"/>
        </w:rPr>
        <w:t>86.337,31</w:t>
      </w:r>
      <w:r w:rsidRPr="75AA67FD">
        <w:rPr>
          <w:rFonts w:ascii="Times New Roman" w:hAnsi="Times New Roman" w:cs="Times New Roman"/>
        </w:rPr>
        <w:t>), Toledo (</w:t>
      </w:r>
      <w:r w:rsidRPr="75AA67FD">
        <w:rPr>
          <w:rFonts w:ascii="Times New Roman" w:eastAsia="Calibri" w:hAnsi="Times New Roman" w:cs="Times New Roman"/>
          <w:color w:val="000000" w:themeColor="text1"/>
        </w:rPr>
        <w:t>90.454,49</w:t>
      </w:r>
      <w:r w:rsidRPr="75AA67FD">
        <w:rPr>
          <w:rFonts w:ascii="Times New Roman" w:hAnsi="Times New Roman" w:cs="Times New Roman"/>
        </w:rPr>
        <w:t>) y San José de la Montaña (</w:t>
      </w:r>
      <w:r w:rsidRPr="75AA67FD">
        <w:rPr>
          <w:rFonts w:ascii="Times New Roman" w:eastAsia="Calibri" w:hAnsi="Times New Roman" w:cs="Times New Roman"/>
          <w:color w:val="000000" w:themeColor="text1"/>
        </w:rPr>
        <w:t>109.634,11</w:t>
      </w:r>
      <w:r w:rsidRPr="75AA67FD">
        <w:rPr>
          <w:rFonts w:ascii="Times New Roman" w:hAnsi="Times New Roman" w:cs="Times New Roman"/>
        </w:rPr>
        <w:t>).</w:t>
      </w:r>
    </w:p>
    <w:p w14:paraId="3BC9FADF" w14:textId="77777777" w:rsidR="004863D8" w:rsidRPr="009676D7" w:rsidRDefault="004863D8" w:rsidP="004863D8">
      <w:pPr>
        <w:pStyle w:val="Caption"/>
        <w:keepNext/>
        <w:jc w:val="center"/>
        <w:rPr>
          <w:rFonts w:ascii="Times New Roman" w:hAnsi="Times New Roman" w:cs="Times New Roman"/>
          <w:i w:val="0"/>
          <w:iCs w:val="0"/>
          <w:sz w:val="20"/>
          <w:szCs w:val="20"/>
        </w:rPr>
      </w:pPr>
      <w:commentRangeStart w:id="12"/>
      <w:commentRangeStart w:id="13"/>
      <w:commentRangeStart w:id="14"/>
      <w:commentRangeStart w:id="15"/>
      <w:r w:rsidRPr="7A5A1C4E">
        <w:rPr>
          <w:rFonts w:ascii="Times New Roman" w:hAnsi="Times New Roman" w:cs="Times New Roman"/>
          <w:i w:val="0"/>
          <w:iCs w:val="0"/>
          <w:sz w:val="20"/>
          <w:szCs w:val="20"/>
        </w:rPr>
        <w:t xml:space="preserve">Tabla </w:t>
      </w:r>
      <w:r w:rsidRPr="7A5A1C4E">
        <w:rPr>
          <w:rFonts w:ascii="Times New Roman" w:hAnsi="Times New Roman" w:cs="Times New Roman"/>
          <w:i w:val="0"/>
          <w:iCs w:val="0"/>
          <w:sz w:val="20"/>
          <w:szCs w:val="20"/>
          <w:highlight w:val="yellow"/>
        </w:rPr>
        <w:fldChar w:fldCharType="begin"/>
      </w:r>
      <w:r w:rsidRPr="7A5A1C4E">
        <w:rPr>
          <w:rFonts w:ascii="Times New Roman" w:hAnsi="Times New Roman" w:cs="Times New Roman"/>
          <w:i w:val="0"/>
          <w:iCs w:val="0"/>
          <w:sz w:val="20"/>
          <w:szCs w:val="20"/>
          <w:highlight w:val="yellow"/>
        </w:rPr>
        <w:instrText xml:space="preserve"> SEQ Tabla \* ARABIC </w:instrText>
      </w:r>
      <w:r w:rsidRPr="7A5A1C4E">
        <w:rPr>
          <w:rFonts w:ascii="Times New Roman" w:hAnsi="Times New Roman" w:cs="Times New Roman"/>
          <w:i w:val="0"/>
          <w:iCs w:val="0"/>
          <w:sz w:val="20"/>
          <w:szCs w:val="20"/>
          <w:highlight w:val="yellow"/>
        </w:rPr>
        <w:fldChar w:fldCharType="separate"/>
      </w:r>
      <w:r>
        <w:rPr>
          <w:rFonts w:ascii="Times New Roman" w:hAnsi="Times New Roman" w:cs="Times New Roman"/>
          <w:i w:val="0"/>
          <w:iCs w:val="0"/>
          <w:noProof/>
          <w:sz w:val="20"/>
          <w:szCs w:val="20"/>
          <w:highlight w:val="yellow"/>
        </w:rPr>
        <w:t>13</w:t>
      </w:r>
      <w:r w:rsidRPr="7A5A1C4E">
        <w:rPr>
          <w:rFonts w:ascii="Times New Roman" w:hAnsi="Times New Roman" w:cs="Times New Roman"/>
          <w:i w:val="0"/>
          <w:iCs w:val="0"/>
          <w:sz w:val="20"/>
          <w:szCs w:val="20"/>
          <w:highlight w:val="yellow"/>
        </w:rPr>
        <w:fldChar w:fldCharType="end"/>
      </w:r>
      <w:r w:rsidRPr="7A5A1C4E">
        <w:rPr>
          <w:rFonts w:ascii="Times New Roman" w:hAnsi="Times New Roman" w:cs="Times New Roman"/>
          <w:i w:val="0"/>
          <w:iCs w:val="0"/>
          <w:sz w:val="20"/>
          <w:szCs w:val="20"/>
        </w:rPr>
        <w:t xml:space="preserve">. Caracterización del catastro municipal en los municipios de la PAP Bio-energética del Norte de Antioquia – 2026 </w:t>
      </w:r>
      <w:commentRangeEnd w:id="12"/>
      <w:r w:rsidRPr="009676D7">
        <w:rPr>
          <w:rStyle w:val="CommentReference"/>
          <w:rFonts w:ascii="Times New Roman" w:hAnsi="Times New Roman" w:cs="Times New Roman"/>
          <w:i w:val="0"/>
          <w:iCs w:val="0"/>
          <w:sz w:val="20"/>
          <w:szCs w:val="20"/>
        </w:rPr>
        <w:commentReference w:id="12"/>
      </w:r>
      <w:commentRangeEnd w:id="13"/>
      <w:r>
        <w:commentReference w:id="13"/>
      </w:r>
      <w:commentRangeEnd w:id="14"/>
      <w:r>
        <w:commentReference w:id="14"/>
      </w:r>
      <w:commentRangeEnd w:id="15"/>
      <w:r>
        <w:commentReference w:id="15"/>
      </w:r>
    </w:p>
    <w:tbl>
      <w:tblPr>
        <w:tblStyle w:val="TableGrid"/>
        <w:tblW w:w="8828" w:type="dxa"/>
        <w:tblLook w:val="06A0" w:firstRow="1" w:lastRow="0" w:firstColumn="1" w:lastColumn="0" w:noHBand="1" w:noVBand="1"/>
      </w:tblPr>
      <w:tblGrid>
        <w:gridCol w:w="1105"/>
        <w:gridCol w:w="1197"/>
        <w:gridCol w:w="1074"/>
        <w:gridCol w:w="984"/>
        <w:gridCol w:w="1194"/>
        <w:gridCol w:w="984"/>
        <w:gridCol w:w="998"/>
        <w:gridCol w:w="1292"/>
      </w:tblGrid>
      <w:tr w:rsidR="004863D8" w:rsidRPr="009676D7" w14:paraId="75569FC2" w14:textId="77777777" w:rsidTr="00F149A0">
        <w:trPr>
          <w:trHeight w:val="900"/>
        </w:trPr>
        <w:tc>
          <w:tcPr>
            <w:tcW w:w="1110" w:type="dxa"/>
            <w:shd w:val="clear" w:color="auto" w:fill="002060"/>
            <w:vAlign w:val="center"/>
          </w:tcPr>
          <w:p w14:paraId="4EAA1F9E" w14:textId="77777777" w:rsidR="004863D8" w:rsidRPr="009676D7" w:rsidRDefault="004863D8" w:rsidP="00F149A0">
            <w:pPr>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Municipio</w:t>
            </w:r>
          </w:p>
        </w:tc>
        <w:tc>
          <w:tcPr>
            <w:tcW w:w="1230" w:type="dxa"/>
            <w:shd w:val="clear" w:color="auto" w:fill="002060"/>
            <w:vAlign w:val="center"/>
          </w:tcPr>
          <w:p w14:paraId="6F8BCBBC" w14:textId="77777777" w:rsidR="004863D8" w:rsidRPr="009676D7" w:rsidRDefault="004863D8" w:rsidP="00F149A0">
            <w:pPr>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Avalúo catastral total (*)</w:t>
            </w:r>
          </w:p>
        </w:tc>
        <w:tc>
          <w:tcPr>
            <w:tcW w:w="1095" w:type="dxa"/>
            <w:shd w:val="clear" w:color="auto" w:fill="002060"/>
            <w:vAlign w:val="center"/>
          </w:tcPr>
          <w:p w14:paraId="6113D53E" w14:textId="77777777" w:rsidR="004863D8" w:rsidRPr="009676D7" w:rsidRDefault="004863D8" w:rsidP="00F149A0">
            <w:pPr>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Avalúo catastral rural (*)</w:t>
            </w:r>
          </w:p>
        </w:tc>
        <w:tc>
          <w:tcPr>
            <w:tcW w:w="855" w:type="dxa"/>
            <w:shd w:val="clear" w:color="auto" w:fill="002060"/>
            <w:vAlign w:val="center"/>
          </w:tcPr>
          <w:p w14:paraId="50E8A5BB" w14:textId="77777777" w:rsidR="004863D8" w:rsidRPr="009676D7" w:rsidRDefault="004863D8" w:rsidP="00F149A0">
            <w:pPr>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Proporción</w:t>
            </w:r>
          </w:p>
        </w:tc>
        <w:tc>
          <w:tcPr>
            <w:tcW w:w="1214" w:type="dxa"/>
            <w:shd w:val="clear" w:color="auto" w:fill="002060"/>
            <w:vAlign w:val="center"/>
          </w:tcPr>
          <w:p w14:paraId="082ADA98" w14:textId="77777777" w:rsidR="004863D8" w:rsidRPr="009676D7" w:rsidRDefault="004863D8" w:rsidP="00F149A0">
            <w:pPr>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Avalúo catastral urbano (*)</w:t>
            </w:r>
          </w:p>
        </w:tc>
        <w:tc>
          <w:tcPr>
            <w:tcW w:w="960" w:type="dxa"/>
            <w:shd w:val="clear" w:color="auto" w:fill="002060"/>
            <w:vAlign w:val="center"/>
          </w:tcPr>
          <w:p w14:paraId="6F109CA8" w14:textId="77777777" w:rsidR="004863D8" w:rsidRPr="009676D7" w:rsidRDefault="004863D8" w:rsidP="00F149A0">
            <w:pPr>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Proporción</w:t>
            </w:r>
          </w:p>
        </w:tc>
        <w:tc>
          <w:tcPr>
            <w:tcW w:w="1020" w:type="dxa"/>
            <w:shd w:val="clear" w:color="auto" w:fill="002060"/>
            <w:vAlign w:val="center"/>
          </w:tcPr>
          <w:p w14:paraId="6B56D602" w14:textId="77777777" w:rsidR="004863D8" w:rsidRPr="009676D7" w:rsidRDefault="004863D8" w:rsidP="00F149A0">
            <w:pPr>
              <w:jc w:val="center"/>
              <w:rPr>
                <w:rFonts w:ascii="Times New Roman" w:eastAsia="Calibri" w:hAnsi="Times New Roman" w:cs="Times New Roman"/>
                <w:b/>
                <w:bCs/>
                <w:color w:val="FFFFFF" w:themeColor="background1"/>
                <w:sz w:val="16"/>
                <w:szCs w:val="16"/>
              </w:rPr>
            </w:pPr>
            <w:r w:rsidRPr="75AA67FD">
              <w:rPr>
                <w:rFonts w:ascii="Times New Roman" w:eastAsia="Calibri" w:hAnsi="Times New Roman" w:cs="Times New Roman"/>
                <w:b/>
                <w:bCs/>
                <w:color w:val="FFFFFF" w:themeColor="background1"/>
                <w:sz w:val="16"/>
                <w:szCs w:val="16"/>
              </w:rPr>
              <w:t>Estado del catastro rural</w:t>
            </w:r>
          </w:p>
        </w:tc>
        <w:tc>
          <w:tcPr>
            <w:tcW w:w="1344" w:type="dxa"/>
            <w:shd w:val="clear" w:color="auto" w:fill="002060"/>
            <w:vAlign w:val="center"/>
          </w:tcPr>
          <w:p w14:paraId="7D5D0A07" w14:textId="77777777" w:rsidR="004863D8" w:rsidRPr="009676D7" w:rsidRDefault="004863D8" w:rsidP="00F149A0">
            <w:pPr>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Estado del catastro urbano</w:t>
            </w:r>
          </w:p>
        </w:tc>
      </w:tr>
      <w:tr w:rsidR="004863D8" w:rsidRPr="009676D7" w14:paraId="695CE393" w14:textId="77777777" w:rsidTr="00F149A0">
        <w:trPr>
          <w:trHeight w:val="300"/>
        </w:trPr>
        <w:tc>
          <w:tcPr>
            <w:tcW w:w="1110" w:type="dxa"/>
          </w:tcPr>
          <w:p w14:paraId="173BC100" w14:textId="77777777" w:rsidR="004863D8" w:rsidRPr="009676D7" w:rsidRDefault="004863D8" w:rsidP="00F149A0">
            <w:pPr>
              <w:jc w:val="left"/>
              <w:rPr>
                <w:rFonts w:ascii="Times New Roman" w:hAnsi="Times New Roman" w:cs="Times New Roman"/>
                <w:bCs/>
                <w:sz w:val="16"/>
                <w:szCs w:val="16"/>
              </w:rPr>
            </w:pPr>
            <w:r w:rsidRPr="009676D7">
              <w:rPr>
                <w:rFonts w:ascii="Times New Roman" w:eastAsia="Calibri" w:hAnsi="Times New Roman" w:cs="Times New Roman"/>
                <w:bCs/>
                <w:sz w:val="16"/>
                <w:szCs w:val="16"/>
              </w:rPr>
              <w:t>Angostura</w:t>
            </w:r>
          </w:p>
        </w:tc>
        <w:tc>
          <w:tcPr>
            <w:tcW w:w="1230" w:type="dxa"/>
            <w:vAlign w:val="center"/>
          </w:tcPr>
          <w:p w14:paraId="6A67E9A6"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246.991,88</w:t>
            </w:r>
          </w:p>
        </w:tc>
        <w:tc>
          <w:tcPr>
            <w:tcW w:w="1095" w:type="dxa"/>
            <w:vAlign w:val="center"/>
          </w:tcPr>
          <w:p w14:paraId="2F7B7E8A"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169.789,12</w:t>
            </w:r>
          </w:p>
        </w:tc>
        <w:tc>
          <w:tcPr>
            <w:tcW w:w="855" w:type="dxa"/>
            <w:vAlign w:val="center"/>
          </w:tcPr>
          <w:p w14:paraId="2FB249ED"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68,74%</w:t>
            </w:r>
          </w:p>
        </w:tc>
        <w:tc>
          <w:tcPr>
            <w:tcW w:w="1214" w:type="dxa"/>
            <w:vAlign w:val="center"/>
          </w:tcPr>
          <w:p w14:paraId="65CAE21C"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77.202,77</w:t>
            </w:r>
          </w:p>
        </w:tc>
        <w:tc>
          <w:tcPr>
            <w:tcW w:w="960" w:type="dxa"/>
            <w:vAlign w:val="center"/>
          </w:tcPr>
          <w:p w14:paraId="33514448"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31,26%</w:t>
            </w:r>
          </w:p>
        </w:tc>
        <w:tc>
          <w:tcPr>
            <w:tcW w:w="1020" w:type="dxa"/>
            <w:vAlign w:val="center"/>
          </w:tcPr>
          <w:p w14:paraId="4FB55E83"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Rezagado</w:t>
            </w:r>
          </w:p>
        </w:tc>
        <w:tc>
          <w:tcPr>
            <w:tcW w:w="1344" w:type="dxa"/>
            <w:vAlign w:val="center"/>
          </w:tcPr>
          <w:p w14:paraId="7BF7B80E" w14:textId="77777777" w:rsidR="004863D8" w:rsidRPr="009676D7" w:rsidRDefault="004863D8" w:rsidP="00F149A0">
            <w:pPr>
              <w:jc w:val="left"/>
            </w:pPr>
            <w:r w:rsidRPr="75AA67FD">
              <w:rPr>
                <w:rFonts w:ascii="Times New Roman" w:eastAsia="Calibri" w:hAnsi="Times New Roman" w:cs="Times New Roman"/>
                <w:sz w:val="16"/>
                <w:szCs w:val="16"/>
              </w:rPr>
              <w:t>No actualizado</w:t>
            </w:r>
          </w:p>
        </w:tc>
      </w:tr>
      <w:tr w:rsidR="004863D8" w:rsidRPr="009676D7" w14:paraId="7D52EACE" w14:textId="77777777" w:rsidTr="00F149A0">
        <w:trPr>
          <w:trHeight w:val="300"/>
        </w:trPr>
        <w:tc>
          <w:tcPr>
            <w:tcW w:w="1110" w:type="dxa"/>
          </w:tcPr>
          <w:p w14:paraId="2B936D39" w14:textId="77777777" w:rsidR="004863D8" w:rsidRPr="009676D7" w:rsidRDefault="004863D8" w:rsidP="00F149A0">
            <w:pPr>
              <w:jc w:val="left"/>
              <w:rPr>
                <w:rFonts w:ascii="Times New Roman" w:hAnsi="Times New Roman" w:cs="Times New Roman"/>
                <w:bCs/>
                <w:sz w:val="16"/>
                <w:szCs w:val="16"/>
              </w:rPr>
            </w:pPr>
            <w:r w:rsidRPr="009676D7">
              <w:rPr>
                <w:rFonts w:ascii="Times New Roman" w:eastAsia="Calibri" w:hAnsi="Times New Roman" w:cs="Times New Roman"/>
                <w:bCs/>
                <w:sz w:val="16"/>
                <w:szCs w:val="16"/>
              </w:rPr>
              <w:t>Anorí</w:t>
            </w:r>
          </w:p>
        </w:tc>
        <w:tc>
          <w:tcPr>
            <w:tcW w:w="1230" w:type="dxa"/>
            <w:vAlign w:val="center"/>
          </w:tcPr>
          <w:p w14:paraId="51D1EFFC"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413.207,75</w:t>
            </w:r>
          </w:p>
        </w:tc>
        <w:tc>
          <w:tcPr>
            <w:tcW w:w="1095" w:type="dxa"/>
            <w:vAlign w:val="center"/>
          </w:tcPr>
          <w:p w14:paraId="7DF06CF0"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283.995,47</w:t>
            </w:r>
          </w:p>
        </w:tc>
        <w:tc>
          <w:tcPr>
            <w:tcW w:w="855" w:type="dxa"/>
            <w:vAlign w:val="center"/>
          </w:tcPr>
          <w:p w14:paraId="0B901D97"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68,73%</w:t>
            </w:r>
          </w:p>
        </w:tc>
        <w:tc>
          <w:tcPr>
            <w:tcW w:w="1214" w:type="dxa"/>
            <w:vAlign w:val="center"/>
          </w:tcPr>
          <w:p w14:paraId="32CBDAA3"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129.212,28</w:t>
            </w:r>
          </w:p>
        </w:tc>
        <w:tc>
          <w:tcPr>
            <w:tcW w:w="960" w:type="dxa"/>
            <w:vAlign w:val="center"/>
          </w:tcPr>
          <w:p w14:paraId="518F5C35"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31,27%</w:t>
            </w:r>
          </w:p>
        </w:tc>
        <w:tc>
          <w:tcPr>
            <w:tcW w:w="1020" w:type="dxa"/>
            <w:vAlign w:val="center"/>
          </w:tcPr>
          <w:p w14:paraId="03D1318D"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Rezagado</w:t>
            </w:r>
          </w:p>
        </w:tc>
        <w:tc>
          <w:tcPr>
            <w:tcW w:w="1344" w:type="dxa"/>
            <w:vAlign w:val="center"/>
          </w:tcPr>
          <w:p w14:paraId="0B66AEF7" w14:textId="77777777" w:rsidR="004863D8" w:rsidRPr="009676D7" w:rsidRDefault="004863D8" w:rsidP="00F149A0">
            <w:pPr>
              <w:jc w:val="left"/>
            </w:pPr>
            <w:r w:rsidRPr="75AA67FD">
              <w:rPr>
                <w:rFonts w:ascii="Times New Roman" w:eastAsia="Calibri" w:hAnsi="Times New Roman" w:cs="Times New Roman"/>
                <w:sz w:val="16"/>
                <w:szCs w:val="16"/>
              </w:rPr>
              <w:t>No actualizado</w:t>
            </w:r>
          </w:p>
        </w:tc>
      </w:tr>
      <w:tr w:rsidR="004863D8" w:rsidRPr="009676D7" w14:paraId="18380A37" w14:textId="77777777" w:rsidTr="00F149A0">
        <w:trPr>
          <w:trHeight w:val="300"/>
        </w:trPr>
        <w:tc>
          <w:tcPr>
            <w:tcW w:w="1110" w:type="dxa"/>
          </w:tcPr>
          <w:p w14:paraId="7106E010" w14:textId="77777777" w:rsidR="004863D8" w:rsidRPr="009676D7" w:rsidRDefault="004863D8" w:rsidP="00F149A0">
            <w:pPr>
              <w:jc w:val="left"/>
              <w:rPr>
                <w:rFonts w:ascii="Times New Roman" w:hAnsi="Times New Roman" w:cs="Times New Roman"/>
                <w:bCs/>
                <w:sz w:val="16"/>
                <w:szCs w:val="16"/>
              </w:rPr>
            </w:pPr>
            <w:r w:rsidRPr="009676D7">
              <w:rPr>
                <w:rFonts w:ascii="Times New Roman" w:eastAsia="Calibri" w:hAnsi="Times New Roman" w:cs="Times New Roman"/>
                <w:bCs/>
                <w:sz w:val="16"/>
                <w:szCs w:val="16"/>
              </w:rPr>
              <w:t>Briceño</w:t>
            </w:r>
          </w:p>
        </w:tc>
        <w:tc>
          <w:tcPr>
            <w:tcW w:w="1230" w:type="dxa"/>
            <w:vAlign w:val="center"/>
          </w:tcPr>
          <w:p w14:paraId="2FCEB023"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86.337,31</w:t>
            </w:r>
          </w:p>
        </w:tc>
        <w:tc>
          <w:tcPr>
            <w:tcW w:w="1095" w:type="dxa"/>
            <w:vAlign w:val="center"/>
          </w:tcPr>
          <w:p w14:paraId="2747FEF7"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56.625,53</w:t>
            </w:r>
          </w:p>
        </w:tc>
        <w:tc>
          <w:tcPr>
            <w:tcW w:w="855" w:type="dxa"/>
            <w:vAlign w:val="center"/>
          </w:tcPr>
          <w:p w14:paraId="100D11D1"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65,59%</w:t>
            </w:r>
          </w:p>
        </w:tc>
        <w:tc>
          <w:tcPr>
            <w:tcW w:w="1214" w:type="dxa"/>
            <w:vAlign w:val="center"/>
          </w:tcPr>
          <w:p w14:paraId="6071285C"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29.711,78</w:t>
            </w:r>
          </w:p>
        </w:tc>
        <w:tc>
          <w:tcPr>
            <w:tcW w:w="960" w:type="dxa"/>
            <w:vAlign w:val="center"/>
          </w:tcPr>
          <w:p w14:paraId="70263C6B"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34,41%</w:t>
            </w:r>
          </w:p>
        </w:tc>
        <w:tc>
          <w:tcPr>
            <w:tcW w:w="1020" w:type="dxa"/>
            <w:vAlign w:val="center"/>
          </w:tcPr>
          <w:p w14:paraId="05E8BD66"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Rezagado</w:t>
            </w:r>
          </w:p>
        </w:tc>
        <w:tc>
          <w:tcPr>
            <w:tcW w:w="1344" w:type="dxa"/>
            <w:vAlign w:val="center"/>
          </w:tcPr>
          <w:p w14:paraId="4CB6B484" w14:textId="77777777" w:rsidR="004863D8" w:rsidRPr="009676D7" w:rsidRDefault="004863D8" w:rsidP="00F149A0">
            <w:pPr>
              <w:jc w:val="left"/>
            </w:pPr>
            <w:r w:rsidRPr="75AA67FD">
              <w:rPr>
                <w:rFonts w:ascii="Times New Roman" w:eastAsia="Calibri" w:hAnsi="Times New Roman" w:cs="Times New Roman"/>
                <w:sz w:val="16"/>
                <w:szCs w:val="16"/>
              </w:rPr>
              <w:t>No actualizado</w:t>
            </w:r>
          </w:p>
        </w:tc>
      </w:tr>
      <w:tr w:rsidR="004863D8" w:rsidRPr="009676D7" w14:paraId="538AD0D8" w14:textId="77777777" w:rsidTr="00F149A0">
        <w:trPr>
          <w:trHeight w:val="300"/>
        </w:trPr>
        <w:tc>
          <w:tcPr>
            <w:tcW w:w="1110" w:type="dxa"/>
          </w:tcPr>
          <w:p w14:paraId="38ECA6CA" w14:textId="77777777" w:rsidR="004863D8" w:rsidRPr="009676D7" w:rsidRDefault="004863D8" w:rsidP="00F149A0">
            <w:pPr>
              <w:jc w:val="left"/>
              <w:rPr>
                <w:rFonts w:ascii="Times New Roman" w:hAnsi="Times New Roman" w:cs="Times New Roman"/>
                <w:bCs/>
                <w:sz w:val="16"/>
                <w:szCs w:val="16"/>
              </w:rPr>
            </w:pPr>
            <w:r w:rsidRPr="009676D7">
              <w:rPr>
                <w:rFonts w:ascii="Times New Roman" w:eastAsia="Calibri" w:hAnsi="Times New Roman" w:cs="Times New Roman"/>
                <w:bCs/>
                <w:sz w:val="16"/>
                <w:szCs w:val="16"/>
              </w:rPr>
              <w:t>Campamento</w:t>
            </w:r>
          </w:p>
        </w:tc>
        <w:tc>
          <w:tcPr>
            <w:tcW w:w="1230" w:type="dxa"/>
            <w:vAlign w:val="center"/>
          </w:tcPr>
          <w:p w14:paraId="69C75FCF"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127.040,22</w:t>
            </w:r>
          </w:p>
        </w:tc>
        <w:tc>
          <w:tcPr>
            <w:tcW w:w="1095" w:type="dxa"/>
            <w:vAlign w:val="center"/>
          </w:tcPr>
          <w:p w14:paraId="20B36C88"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85.571,92</w:t>
            </w:r>
          </w:p>
        </w:tc>
        <w:tc>
          <w:tcPr>
            <w:tcW w:w="855" w:type="dxa"/>
            <w:vAlign w:val="center"/>
          </w:tcPr>
          <w:p w14:paraId="1E575934"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67,36%</w:t>
            </w:r>
          </w:p>
        </w:tc>
        <w:tc>
          <w:tcPr>
            <w:tcW w:w="1214" w:type="dxa"/>
            <w:vAlign w:val="center"/>
          </w:tcPr>
          <w:p w14:paraId="1805D16C"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41.468,30</w:t>
            </w:r>
          </w:p>
        </w:tc>
        <w:tc>
          <w:tcPr>
            <w:tcW w:w="960" w:type="dxa"/>
            <w:vAlign w:val="center"/>
          </w:tcPr>
          <w:p w14:paraId="323FD22F"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32,64%</w:t>
            </w:r>
          </w:p>
        </w:tc>
        <w:tc>
          <w:tcPr>
            <w:tcW w:w="1020" w:type="dxa"/>
            <w:vAlign w:val="center"/>
          </w:tcPr>
          <w:p w14:paraId="556F2685"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Rezagado</w:t>
            </w:r>
          </w:p>
        </w:tc>
        <w:tc>
          <w:tcPr>
            <w:tcW w:w="1344" w:type="dxa"/>
            <w:vAlign w:val="center"/>
          </w:tcPr>
          <w:p w14:paraId="2425A72B" w14:textId="77777777" w:rsidR="004863D8" w:rsidRPr="009676D7" w:rsidRDefault="004863D8" w:rsidP="00F149A0">
            <w:pPr>
              <w:jc w:val="left"/>
            </w:pPr>
            <w:r w:rsidRPr="75AA67FD">
              <w:rPr>
                <w:rFonts w:ascii="Times New Roman" w:eastAsia="Calibri" w:hAnsi="Times New Roman" w:cs="Times New Roman"/>
                <w:sz w:val="16"/>
                <w:szCs w:val="16"/>
              </w:rPr>
              <w:t>No actualizado</w:t>
            </w:r>
          </w:p>
        </w:tc>
      </w:tr>
      <w:tr w:rsidR="004863D8" w:rsidRPr="009676D7" w14:paraId="70AA4B72" w14:textId="77777777" w:rsidTr="00F149A0">
        <w:trPr>
          <w:trHeight w:val="300"/>
        </w:trPr>
        <w:tc>
          <w:tcPr>
            <w:tcW w:w="1110" w:type="dxa"/>
          </w:tcPr>
          <w:p w14:paraId="0F7ADF77" w14:textId="77777777" w:rsidR="004863D8" w:rsidRPr="009676D7" w:rsidRDefault="004863D8" w:rsidP="00F149A0">
            <w:pPr>
              <w:jc w:val="left"/>
              <w:rPr>
                <w:rFonts w:ascii="Times New Roman" w:hAnsi="Times New Roman" w:cs="Times New Roman"/>
                <w:bCs/>
                <w:sz w:val="16"/>
                <w:szCs w:val="16"/>
              </w:rPr>
            </w:pPr>
            <w:r w:rsidRPr="009676D7">
              <w:rPr>
                <w:rFonts w:ascii="Times New Roman" w:eastAsia="Calibri" w:hAnsi="Times New Roman" w:cs="Times New Roman"/>
                <w:bCs/>
                <w:sz w:val="16"/>
                <w:szCs w:val="16"/>
              </w:rPr>
              <w:t>Carolina del Píncipe</w:t>
            </w:r>
          </w:p>
        </w:tc>
        <w:tc>
          <w:tcPr>
            <w:tcW w:w="1230" w:type="dxa"/>
            <w:vAlign w:val="center"/>
          </w:tcPr>
          <w:p w14:paraId="77DB8868"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301.213,25</w:t>
            </w:r>
          </w:p>
        </w:tc>
        <w:tc>
          <w:tcPr>
            <w:tcW w:w="1095" w:type="dxa"/>
            <w:vAlign w:val="center"/>
          </w:tcPr>
          <w:p w14:paraId="3C0CF61E"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109.140,30</w:t>
            </w:r>
          </w:p>
        </w:tc>
        <w:tc>
          <w:tcPr>
            <w:tcW w:w="855" w:type="dxa"/>
            <w:vAlign w:val="center"/>
          </w:tcPr>
          <w:p w14:paraId="584AABF2"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36,23%</w:t>
            </w:r>
          </w:p>
        </w:tc>
        <w:tc>
          <w:tcPr>
            <w:tcW w:w="1214" w:type="dxa"/>
            <w:vAlign w:val="center"/>
          </w:tcPr>
          <w:p w14:paraId="43B354F4"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192.072,96</w:t>
            </w:r>
          </w:p>
        </w:tc>
        <w:tc>
          <w:tcPr>
            <w:tcW w:w="960" w:type="dxa"/>
            <w:vAlign w:val="center"/>
          </w:tcPr>
          <w:p w14:paraId="51CF0003"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63,77%</w:t>
            </w:r>
          </w:p>
        </w:tc>
        <w:tc>
          <w:tcPr>
            <w:tcW w:w="1020" w:type="dxa"/>
            <w:vAlign w:val="center"/>
          </w:tcPr>
          <w:p w14:paraId="0D405819"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Rezagado</w:t>
            </w:r>
          </w:p>
        </w:tc>
        <w:tc>
          <w:tcPr>
            <w:tcW w:w="1344" w:type="dxa"/>
            <w:vAlign w:val="center"/>
          </w:tcPr>
          <w:p w14:paraId="788064DC"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Ajuste pendiente</w:t>
            </w:r>
          </w:p>
        </w:tc>
      </w:tr>
      <w:tr w:rsidR="004863D8" w:rsidRPr="009676D7" w14:paraId="04E7C89F" w14:textId="77777777" w:rsidTr="00F149A0">
        <w:trPr>
          <w:trHeight w:val="300"/>
        </w:trPr>
        <w:tc>
          <w:tcPr>
            <w:tcW w:w="1110" w:type="dxa"/>
          </w:tcPr>
          <w:p w14:paraId="501D5A9C" w14:textId="77777777" w:rsidR="004863D8" w:rsidRPr="009676D7" w:rsidRDefault="004863D8" w:rsidP="00F149A0">
            <w:pPr>
              <w:jc w:val="left"/>
              <w:rPr>
                <w:rFonts w:ascii="Times New Roman" w:hAnsi="Times New Roman" w:cs="Times New Roman"/>
                <w:bCs/>
                <w:sz w:val="16"/>
                <w:szCs w:val="16"/>
              </w:rPr>
            </w:pPr>
            <w:r w:rsidRPr="009676D7">
              <w:rPr>
                <w:rFonts w:ascii="Times New Roman" w:eastAsia="Calibri" w:hAnsi="Times New Roman" w:cs="Times New Roman"/>
                <w:bCs/>
                <w:sz w:val="16"/>
                <w:szCs w:val="16"/>
              </w:rPr>
              <w:t>Gómez Plata</w:t>
            </w:r>
          </w:p>
        </w:tc>
        <w:tc>
          <w:tcPr>
            <w:tcW w:w="1230" w:type="dxa"/>
            <w:vAlign w:val="center"/>
          </w:tcPr>
          <w:p w14:paraId="1129F8CD"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540.115,35</w:t>
            </w:r>
          </w:p>
        </w:tc>
        <w:tc>
          <w:tcPr>
            <w:tcW w:w="1095" w:type="dxa"/>
            <w:vAlign w:val="center"/>
          </w:tcPr>
          <w:p w14:paraId="123A9A0E"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310.500,11</w:t>
            </w:r>
          </w:p>
        </w:tc>
        <w:tc>
          <w:tcPr>
            <w:tcW w:w="855" w:type="dxa"/>
            <w:vAlign w:val="center"/>
          </w:tcPr>
          <w:p w14:paraId="6D34CCCC"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57,49%</w:t>
            </w:r>
          </w:p>
        </w:tc>
        <w:tc>
          <w:tcPr>
            <w:tcW w:w="1214" w:type="dxa"/>
            <w:vAlign w:val="center"/>
          </w:tcPr>
          <w:p w14:paraId="1DA1936A"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229.615,24</w:t>
            </w:r>
          </w:p>
        </w:tc>
        <w:tc>
          <w:tcPr>
            <w:tcW w:w="960" w:type="dxa"/>
            <w:vAlign w:val="center"/>
          </w:tcPr>
          <w:p w14:paraId="5AA11329"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42,51%</w:t>
            </w:r>
          </w:p>
        </w:tc>
        <w:tc>
          <w:tcPr>
            <w:tcW w:w="1020" w:type="dxa"/>
            <w:vAlign w:val="center"/>
          </w:tcPr>
          <w:p w14:paraId="7068FAF0"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Rezagado</w:t>
            </w:r>
          </w:p>
        </w:tc>
        <w:tc>
          <w:tcPr>
            <w:tcW w:w="1344" w:type="dxa"/>
            <w:vAlign w:val="center"/>
          </w:tcPr>
          <w:p w14:paraId="066FAA60"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No actualizado</w:t>
            </w:r>
          </w:p>
        </w:tc>
      </w:tr>
      <w:tr w:rsidR="004863D8" w:rsidRPr="009676D7" w14:paraId="6AD8ACC8" w14:textId="77777777" w:rsidTr="00F149A0">
        <w:trPr>
          <w:trHeight w:val="300"/>
        </w:trPr>
        <w:tc>
          <w:tcPr>
            <w:tcW w:w="1110" w:type="dxa"/>
          </w:tcPr>
          <w:p w14:paraId="4B082186" w14:textId="77777777" w:rsidR="004863D8" w:rsidRPr="009676D7" w:rsidRDefault="004863D8" w:rsidP="00F149A0">
            <w:pPr>
              <w:jc w:val="left"/>
              <w:rPr>
                <w:rFonts w:ascii="Times New Roman" w:hAnsi="Times New Roman" w:cs="Times New Roman"/>
                <w:bCs/>
                <w:sz w:val="16"/>
                <w:szCs w:val="16"/>
              </w:rPr>
            </w:pPr>
            <w:r w:rsidRPr="009676D7">
              <w:rPr>
                <w:rFonts w:ascii="Times New Roman" w:eastAsia="Calibri" w:hAnsi="Times New Roman" w:cs="Times New Roman"/>
                <w:bCs/>
                <w:sz w:val="16"/>
                <w:szCs w:val="16"/>
              </w:rPr>
              <w:lastRenderedPageBreak/>
              <w:t>Guadalupe</w:t>
            </w:r>
          </w:p>
        </w:tc>
        <w:tc>
          <w:tcPr>
            <w:tcW w:w="1230" w:type="dxa"/>
            <w:vAlign w:val="center"/>
          </w:tcPr>
          <w:p w14:paraId="11FB0080"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202.816,40</w:t>
            </w:r>
          </w:p>
        </w:tc>
        <w:tc>
          <w:tcPr>
            <w:tcW w:w="1095" w:type="dxa"/>
            <w:vAlign w:val="center"/>
          </w:tcPr>
          <w:p w14:paraId="654EFAC6"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150.648,44</w:t>
            </w:r>
          </w:p>
        </w:tc>
        <w:tc>
          <w:tcPr>
            <w:tcW w:w="855" w:type="dxa"/>
            <w:vAlign w:val="center"/>
          </w:tcPr>
          <w:p w14:paraId="21F77AB0"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74,28%</w:t>
            </w:r>
          </w:p>
        </w:tc>
        <w:tc>
          <w:tcPr>
            <w:tcW w:w="1214" w:type="dxa"/>
            <w:vAlign w:val="center"/>
          </w:tcPr>
          <w:p w14:paraId="2E2A75F9"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52.167,96</w:t>
            </w:r>
          </w:p>
        </w:tc>
        <w:tc>
          <w:tcPr>
            <w:tcW w:w="960" w:type="dxa"/>
            <w:vAlign w:val="center"/>
          </w:tcPr>
          <w:p w14:paraId="2DFCA89A"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25,72%</w:t>
            </w:r>
          </w:p>
        </w:tc>
        <w:tc>
          <w:tcPr>
            <w:tcW w:w="1020" w:type="dxa"/>
            <w:vAlign w:val="center"/>
          </w:tcPr>
          <w:p w14:paraId="50DCD8F0"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Rezagado</w:t>
            </w:r>
          </w:p>
        </w:tc>
        <w:tc>
          <w:tcPr>
            <w:tcW w:w="1344" w:type="dxa"/>
            <w:vAlign w:val="center"/>
          </w:tcPr>
          <w:p w14:paraId="437B437B"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No actualizado</w:t>
            </w:r>
          </w:p>
        </w:tc>
      </w:tr>
      <w:tr w:rsidR="004863D8" w:rsidRPr="009676D7" w14:paraId="63E5D62D" w14:textId="77777777" w:rsidTr="00F149A0">
        <w:trPr>
          <w:trHeight w:val="300"/>
        </w:trPr>
        <w:tc>
          <w:tcPr>
            <w:tcW w:w="1110" w:type="dxa"/>
          </w:tcPr>
          <w:p w14:paraId="15697277" w14:textId="77777777" w:rsidR="004863D8" w:rsidRPr="009676D7" w:rsidRDefault="004863D8" w:rsidP="00F149A0">
            <w:pPr>
              <w:jc w:val="left"/>
              <w:rPr>
                <w:rFonts w:ascii="Times New Roman" w:hAnsi="Times New Roman" w:cs="Times New Roman"/>
                <w:bCs/>
                <w:sz w:val="16"/>
                <w:szCs w:val="16"/>
              </w:rPr>
            </w:pPr>
            <w:r w:rsidRPr="009676D7">
              <w:rPr>
                <w:rFonts w:ascii="Times New Roman" w:eastAsia="Calibri" w:hAnsi="Times New Roman" w:cs="Times New Roman"/>
                <w:bCs/>
                <w:sz w:val="16"/>
                <w:szCs w:val="16"/>
              </w:rPr>
              <w:t>Ituango</w:t>
            </w:r>
          </w:p>
        </w:tc>
        <w:tc>
          <w:tcPr>
            <w:tcW w:w="1230" w:type="dxa"/>
            <w:vAlign w:val="center"/>
          </w:tcPr>
          <w:p w14:paraId="0958F1D0"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508.471,42</w:t>
            </w:r>
          </w:p>
        </w:tc>
        <w:tc>
          <w:tcPr>
            <w:tcW w:w="1095" w:type="dxa"/>
            <w:vAlign w:val="center"/>
          </w:tcPr>
          <w:p w14:paraId="34415CFB"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371.063,99</w:t>
            </w:r>
          </w:p>
        </w:tc>
        <w:tc>
          <w:tcPr>
            <w:tcW w:w="855" w:type="dxa"/>
            <w:vAlign w:val="center"/>
          </w:tcPr>
          <w:p w14:paraId="4A98C74D"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72,98%</w:t>
            </w:r>
          </w:p>
        </w:tc>
        <w:tc>
          <w:tcPr>
            <w:tcW w:w="1214" w:type="dxa"/>
            <w:vAlign w:val="center"/>
          </w:tcPr>
          <w:p w14:paraId="62229EB3"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137.407,43</w:t>
            </w:r>
          </w:p>
        </w:tc>
        <w:tc>
          <w:tcPr>
            <w:tcW w:w="960" w:type="dxa"/>
            <w:vAlign w:val="center"/>
          </w:tcPr>
          <w:p w14:paraId="652F2F0A"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27,02%</w:t>
            </w:r>
          </w:p>
        </w:tc>
        <w:tc>
          <w:tcPr>
            <w:tcW w:w="1020" w:type="dxa"/>
            <w:vAlign w:val="center"/>
          </w:tcPr>
          <w:p w14:paraId="5E2C6FB1"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Rezagado</w:t>
            </w:r>
          </w:p>
        </w:tc>
        <w:tc>
          <w:tcPr>
            <w:tcW w:w="1344" w:type="dxa"/>
            <w:vAlign w:val="center"/>
          </w:tcPr>
          <w:p w14:paraId="69C5CA11"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No actualizado</w:t>
            </w:r>
          </w:p>
        </w:tc>
      </w:tr>
      <w:tr w:rsidR="004863D8" w:rsidRPr="009676D7" w14:paraId="5FF7CCC7" w14:textId="77777777" w:rsidTr="00F149A0">
        <w:trPr>
          <w:trHeight w:val="600"/>
        </w:trPr>
        <w:tc>
          <w:tcPr>
            <w:tcW w:w="1110" w:type="dxa"/>
          </w:tcPr>
          <w:p w14:paraId="03565AB0" w14:textId="77777777" w:rsidR="004863D8" w:rsidRPr="009676D7" w:rsidRDefault="004863D8" w:rsidP="00F149A0">
            <w:pPr>
              <w:jc w:val="left"/>
              <w:rPr>
                <w:rFonts w:ascii="Times New Roman"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1230" w:type="dxa"/>
            <w:vAlign w:val="center"/>
          </w:tcPr>
          <w:p w14:paraId="22E1B95A"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135.539,12</w:t>
            </w:r>
          </w:p>
        </w:tc>
        <w:tc>
          <w:tcPr>
            <w:tcW w:w="1095" w:type="dxa"/>
            <w:vAlign w:val="center"/>
          </w:tcPr>
          <w:p w14:paraId="48907A00"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70.414,90</w:t>
            </w:r>
          </w:p>
        </w:tc>
        <w:tc>
          <w:tcPr>
            <w:tcW w:w="855" w:type="dxa"/>
            <w:vAlign w:val="center"/>
          </w:tcPr>
          <w:p w14:paraId="69A536B4"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51,95%</w:t>
            </w:r>
          </w:p>
        </w:tc>
        <w:tc>
          <w:tcPr>
            <w:tcW w:w="1214" w:type="dxa"/>
            <w:vAlign w:val="center"/>
          </w:tcPr>
          <w:p w14:paraId="02307607"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65.124,21</w:t>
            </w:r>
          </w:p>
        </w:tc>
        <w:tc>
          <w:tcPr>
            <w:tcW w:w="960" w:type="dxa"/>
            <w:vAlign w:val="center"/>
          </w:tcPr>
          <w:p w14:paraId="182CADD5"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48,05%</w:t>
            </w:r>
          </w:p>
        </w:tc>
        <w:tc>
          <w:tcPr>
            <w:tcW w:w="1020" w:type="dxa"/>
            <w:vAlign w:val="center"/>
          </w:tcPr>
          <w:p w14:paraId="05157C35"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Rezagado</w:t>
            </w:r>
          </w:p>
        </w:tc>
        <w:tc>
          <w:tcPr>
            <w:tcW w:w="1344" w:type="dxa"/>
            <w:vAlign w:val="center"/>
          </w:tcPr>
          <w:p w14:paraId="244AADBC"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No actualizado</w:t>
            </w:r>
          </w:p>
        </w:tc>
      </w:tr>
      <w:tr w:rsidR="004863D8" w:rsidRPr="009676D7" w14:paraId="22C6EC3F" w14:textId="77777777" w:rsidTr="00F149A0">
        <w:trPr>
          <w:trHeight w:val="600"/>
        </w:trPr>
        <w:tc>
          <w:tcPr>
            <w:tcW w:w="1110" w:type="dxa"/>
          </w:tcPr>
          <w:p w14:paraId="4077D312" w14:textId="77777777" w:rsidR="004863D8" w:rsidRPr="009676D7" w:rsidRDefault="004863D8" w:rsidP="00F149A0">
            <w:pPr>
              <w:jc w:val="left"/>
              <w:rPr>
                <w:rFonts w:ascii="Times New Roman"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1230" w:type="dxa"/>
            <w:vAlign w:val="center"/>
          </w:tcPr>
          <w:p w14:paraId="4FE93F24"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109.634,11</w:t>
            </w:r>
          </w:p>
        </w:tc>
        <w:tc>
          <w:tcPr>
            <w:tcW w:w="1095" w:type="dxa"/>
            <w:vAlign w:val="center"/>
          </w:tcPr>
          <w:p w14:paraId="42282D9B"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44.916,12</w:t>
            </w:r>
          </w:p>
        </w:tc>
        <w:tc>
          <w:tcPr>
            <w:tcW w:w="855" w:type="dxa"/>
            <w:vAlign w:val="center"/>
          </w:tcPr>
          <w:p w14:paraId="1A6A71DF"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40,97%</w:t>
            </w:r>
          </w:p>
        </w:tc>
        <w:tc>
          <w:tcPr>
            <w:tcW w:w="1214" w:type="dxa"/>
            <w:vAlign w:val="center"/>
          </w:tcPr>
          <w:p w14:paraId="009F3455"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64.717,98</w:t>
            </w:r>
          </w:p>
        </w:tc>
        <w:tc>
          <w:tcPr>
            <w:tcW w:w="960" w:type="dxa"/>
            <w:vAlign w:val="center"/>
          </w:tcPr>
          <w:p w14:paraId="76A75CD2"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59,03%</w:t>
            </w:r>
          </w:p>
        </w:tc>
        <w:tc>
          <w:tcPr>
            <w:tcW w:w="1020" w:type="dxa"/>
            <w:vAlign w:val="center"/>
          </w:tcPr>
          <w:p w14:paraId="0DA0CA1F"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Rezagado</w:t>
            </w:r>
          </w:p>
        </w:tc>
        <w:tc>
          <w:tcPr>
            <w:tcW w:w="1344" w:type="dxa"/>
            <w:vAlign w:val="center"/>
          </w:tcPr>
          <w:p w14:paraId="6C76C094"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No actualizado</w:t>
            </w:r>
          </w:p>
        </w:tc>
      </w:tr>
      <w:tr w:rsidR="004863D8" w:rsidRPr="009676D7" w14:paraId="41DAAABE" w14:textId="77777777" w:rsidTr="00F149A0">
        <w:trPr>
          <w:trHeight w:val="300"/>
        </w:trPr>
        <w:tc>
          <w:tcPr>
            <w:tcW w:w="1110" w:type="dxa"/>
          </w:tcPr>
          <w:p w14:paraId="4461F7BD" w14:textId="77777777" w:rsidR="004863D8" w:rsidRPr="009676D7" w:rsidRDefault="004863D8" w:rsidP="00F149A0">
            <w:pPr>
              <w:jc w:val="left"/>
              <w:rPr>
                <w:rFonts w:ascii="Times New Roman" w:hAnsi="Times New Roman" w:cs="Times New Roman"/>
                <w:bCs/>
                <w:sz w:val="16"/>
                <w:szCs w:val="16"/>
              </w:rPr>
            </w:pPr>
            <w:r w:rsidRPr="009676D7">
              <w:rPr>
                <w:rFonts w:ascii="Times New Roman" w:eastAsia="Calibri" w:hAnsi="Times New Roman" w:cs="Times New Roman"/>
                <w:bCs/>
                <w:sz w:val="16"/>
                <w:szCs w:val="16"/>
              </w:rPr>
              <w:t>Toledo</w:t>
            </w:r>
          </w:p>
        </w:tc>
        <w:tc>
          <w:tcPr>
            <w:tcW w:w="1230" w:type="dxa"/>
            <w:vAlign w:val="center"/>
          </w:tcPr>
          <w:p w14:paraId="7D69F91B"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90.454,49</w:t>
            </w:r>
          </w:p>
        </w:tc>
        <w:tc>
          <w:tcPr>
            <w:tcW w:w="1095" w:type="dxa"/>
            <w:vAlign w:val="center"/>
          </w:tcPr>
          <w:p w14:paraId="65866CC7"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36.529,64</w:t>
            </w:r>
          </w:p>
        </w:tc>
        <w:tc>
          <w:tcPr>
            <w:tcW w:w="855" w:type="dxa"/>
            <w:vAlign w:val="center"/>
          </w:tcPr>
          <w:p w14:paraId="710804C0"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40,38%</w:t>
            </w:r>
          </w:p>
        </w:tc>
        <w:tc>
          <w:tcPr>
            <w:tcW w:w="1214" w:type="dxa"/>
            <w:vAlign w:val="center"/>
          </w:tcPr>
          <w:p w14:paraId="5BAB409F"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53.924,84</w:t>
            </w:r>
          </w:p>
        </w:tc>
        <w:tc>
          <w:tcPr>
            <w:tcW w:w="960" w:type="dxa"/>
            <w:vAlign w:val="center"/>
          </w:tcPr>
          <w:p w14:paraId="53DAEBCD"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59,62%</w:t>
            </w:r>
          </w:p>
        </w:tc>
        <w:tc>
          <w:tcPr>
            <w:tcW w:w="1020" w:type="dxa"/>
            <w:vAlign w:val="center"/>
          </w:tcPr>
          <w:p w14:paraId="109501B9"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Rezagado</w:t>
            </w:r>
          </w:p>
        </w:tc>
        <w:tc>
          <w:tcPr>
            <w:tcW w:w="1344" w:type="dxa"/>
            <w:vAlign w:val="center"/>
          </w:tcPr>
          <w:p w14:paraId="3F6FDF6A"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No actualizado</w:t>
            </w:r>
          </w:p>
        </w:tc>
      </w:tr>
      <w:tr w:rsidR="004863D8" w:rsidRPr="009676D7" w14:paraId="352D5493" w14:textId="77777777" w:rsidTr="00F149A0">
        <w:trPr>
          <w:trHeight w:val="300"/>
        </w:trPr>
        <w:tc>
          <w:tcPr>
            <w:tcW w:w="1110" w:type="dxa"/>
          </w:tcPr>
          <w:p w14:paraId="7CD50E91" w14:textId="77777777" w:rsidR="004863D8" w:rsidRPr="009676D7" w:rsidRDefault="004863D8" w:rsidP="00F149A0">
            <w:pPr>
              <w:jc w:val="left"/>
              <w:rPr>
                <w:rFonts w:ascii="Times New Roman" w:hAnsi="Times New Roman" w:cs="Times New Roman"/>
                <w:bCs/>
                <w:sz w:val="16"/>
                <w:szCs w:val="16"/>
              </w:rPr>
            </w:pPr>
            <w:r w:rsidRPr="009676D7">
              <w:rPr>
                <w:rFonts w:ascii="Times New Roman" w:eastAsia="Calibri" w:hAnsi="Times New Roman" w:cs="Times New Roman"/>
                <w:bCs/>
                <w:sz w:val="16"/>
                <w:szCs w:val="16"/>
              </w:rPr>
              <w:t>Valdivia</w:t>
            </w:r>
          </w:p>
        </w:tc>
        <w:tc>
          <w:tcPr>
            <w:tcW w:w="1230" w:type="dxa"/>
            <w:vAlign w:val="center"/>
          </w:tcPr>
          <w:p w14:paraId="149CBED3"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122.792,81</w:t>
            </w:r>
          </w:p>
        </w:tc>
        <w:tc>
          <w:tcPr>
            <w:tcW w:w="1095" w:type="dxa"/>
            <w:vAlign w:val="center"/>
          </w:tcPr>
          <w:p w14:paraId="5C5158BA"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65.043,80</w:t>
            </w:r>
          </w:p>
        </w:tc>
        <w:tc>
          <w:tcPr>
            <w:tcW w:w="855" w:type="dxa"/>
            <w:vAlign w:val="center"/>
          </w:tcPr>
          <w:p w14:paraId="37C5BAA0"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52,97%</w:t>
            </w:r>
          </w:p>
        </w:tc>
        <w:tc>
          <w:tcPr>
            <w:tcW w:w="1214" w:type="dxa"/>
            <w:vAlign w:val="center"/>
          </w:tcPr>
          <w:p w14:paraId="37956AE9"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57.749,00</w:t>
            </w:r>
          </w:p>
        </w:tc>
        <w:tc>
          <w:tcPr>
            <w:tcW w:w="960" w:type="dxa"/>
            <w:vAlign w:val="center"/>
          </w:tcPr>
          <w:p w14:paraId="7A333DDD"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47,03%</w:t>
            </w:r>
          </w:p>
        </w:tc>
        <w:tc>
          <w:tcPr>
            <w:tcW w:w="1020" w:type="dxa"/>
            <w:vAlign w:val="center"/>
          </w:tcPr>
          <w:p w14:paraId="1AD94398"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Rezagado</w:t>
            </w:r>
          </w:p>
        </w:tc>
        <w:tc>
          <w:tcPr>
            <w:tcW w:w="1344" w:type="dxa"/>
            <w:vAlign w:val="center"/>
          </w:tcPr>
          <w:p w14:paraId="1C02DEE2"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No actualizado</w:t>
            </w:r>
          </w:p>
        </w:tc>
      </w:tr>
      <w:tr w:rsidR="004863D8" w:rsidRPr="009676D7" w14:paraId="4719029C" w14:textId="77777777" w:rsidTr="00F149A0">
        <w:trPr>
          <w:trHeight w:val="300"/>
        </w:trPr>
        <w:tc>
          <w:tcPr>
            <w:tcW w:w="1110" w:type="dxa"/>
          </w:tcPr>
          <w:p w14:paraId="27126864" w14:textId="77777777" w:rsidR="004863D8" w:rsidRPr="009676D7" w:rsidRDefault="004863D8" w:rsidP="00F149A0">
            <w:pPr>
              <w:jc w:val="left"/>
              <w:rPr>
                <w:rFonts w:ascii="Times New Roman" w:hAnsi="Times New Roman" w:cs="Times New Roman"/>
                <w:bCs/>
                <w:sz w:val="16"/>
                <w:szCs w:val="16"/>
              </w:rPr>
            </w:pPr>
            <w:r w:rsidRPr="009676D7">
              <w:rPr>
                <w:rFonts w:ascii="Times New Roman" w:eastAsia="Calibri" w:hAnsi="Times New Roman" w:cs="Times New Roman"/>
                <w:bCs/>
                <w:sz w:val="16"/>
                <w:szCs w:val="16"/>
              </w:rPr>
              <w:t>Yarumal</w:t>
            </w:r>
          </w:p>
        </w:tc>
        <w:tc>
          <w:tcPr>
            <w:tcW w:w="1230" w:type="dxa"/>
            <w:vAlign w:val="center"/>
          </w:tcPr>
          <w:p w14:paraId="083B87C4"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1.977.484,8</w:t>
            </w:r>
          </w:p>
        </w:tc>
        <w:tc>
          <w:tcPr>
            <w:tcW w:w="1095" w:type="dxa"/>
            <w:vAlign w:val="center"/>
          </w:tcPr>
          <w:p w14:paraId="6ED42FF5"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629.311,67</w:t>
            </w:r>
          </w:p>
        </w:tc>
        <w:tc>
          <w:tcPr>
            <w:tcW w:w="855" w:type="dxa"/>
            <w:vAlign w:val="center"/>
          </w:tcPr>
          <w:p w14:paraId="5D40CE53"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31,82%</w:t>
            </w:r>
          </w:p>
        </w:tc>
        <w:tc>
          <w:tcPr>
            <w:tcW w:w="1214" w:type="dxa"/>
            <w:vAlign w:val="center"/>
          </w:tcPr>
          <w:p w14:paraId="1A383DF7"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1.348.173,14</w:t>
            </w:r>
          </w:p>
        </w:tc>
        <w:tc>
          <w:tcPr>
            <w:tcW w:w="960" w:type="dxa"/>
            <w:vAlign w:val="center"/>
          </w:tcPr>
          <w:p w14:paraId="7AADF136"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68,18%</w:t>
            </w:r>
          </w:p>
        </w:tc>
        <w:tc>
          <w:tcPr>
            <w:tcW w:w="1020" w:type="dxa"/>
            <w:vAlign w:val="center"/>
          </w:tcPr>
          <w:p w14:paraId="7E0BA591"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Ajuste pendiente</w:t>
            </w:r>
          </w:p>
        </w:tc>
        <w:tc>
          <w:tcPr>
            <w:tcW w:w="1344" w:type="dxa"/>
            <w:vAlign w:val="center"/>
          </w:tcPr>
          <w:p w14:paraId="1FDB9CBF"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Ajuste pendiente</w:t>
            </w:r>
          </w:p>
        </w:tc>
      </w:tr>
    </w:tbl>
    <w:p w14:paraId="2585EF7E" w14:textId="77777777" w:rsidR="004863D8" w:rsidRDefault="004863D8" w:rsidP="004863D8">
      <w:pPr>
        <w:spacing w:after="0" w:line="240" w:lineRule="auto"/>
        <w:ind w:left="284" w:hanging="284"/>
        <w:rPr>
          <w:rFonts w:ascii="Times New Roman" w:hAnsi="Times New Roman" w:cs="Times New Roman"/>
          <w:color w:val="000000" w:themeColor="text1"/>
          <w:sz w:val="18"/>
          <w:szCs w:val="18"/>
        </w:rPr>
      </w:pPr>
      <w:r w:rsidRPr="73BC2806">
        <w:rPr>
          <w:rFonts w:ascii="Times New Roman" w:hAnsi="Times New Roman" w:cs="Times New Roman"/>
          <w:color w:val="000000" w:themeColor="text1"/>
          <w:sz w:val="18"/>
          <w:szCs w:val="18"/>
        </w:rPr>
        <w:t>(*) Millones de pesos corrientes.</w:t>
      </w:r>
    </w:p>
    <w:p w14:paraId="1E417FEE" w14:textId="77777777" w:rsidR="004863D8" w:rsidRDefault="004863D8" w:rsidP="004863D8">
      <w:pPr>
        <w:spacing w:after="0" w:line="240" w:lineRule="auto"/>
        <w:ind w:left="284" w:hanging="284"/>
        <w:rPr>
          <w:rFonts w:ascii="Times New Roman" w:hAnsi="Times New Roman" w:cs="Times New Roman"/>
          <w:color w:val="000000" w:themeColor="text1"/>
          <w:sz w:val="18"/>
          <w:szCs w:val="18"/>
        </w:rPr>
      </w:pPr>
      <w:r w:rsidRPr="7A5A1C4E">
        <w:rPr>
          <w:rFonts w:ascii="Times New Roman" w:hAnsi="Times New Roman" w:cs="Times New Roman"/>
          <w:b/>
          <w:bCs/>
          <w:color w:val="000000" w:themeColor="text1"/>
          <w:sz w:val="18"/>
          <w:szCs w:val="18"/>
        </w:rPr>
        <w:t>Fuente:</w:t>
      </w:r>
      <w:r w:rsidRPr="7A5A1C4E">
        <w:rPr>
          <w:rFonts w:ascii="Times New Roman" w:eastAsia="Times New Roman" w:hAnsi="Times New Roman" w:cs="Times New Roman"/>
          <w:sz w:val="18"/>
          <w:szCs w:val="18"/>
        </w:rPr>
        <w:t xml:space="preserve"> Gobernación de Antioquia (s.f.-b) y </w:t>
      </w:r>
      <w:r w:rsidRPr="7A5A1C4E">
        <w:rPr>
          <w:rFonts w:ascii="Times New Roman" w:hAnsi="Times New Roman" w:cs="Times New Roman"/>
          <w:color w:val="000000" w:themeColor="text1"/>
          <w:sz w:val="18"/>
          <w:szCs w:val="18"/>
        </w:rPr>
        <w:t xml:space="preserve">Universidad EAFIT (2025). </w:t>
      </w:r>
    </w:p>
    <w:p w14:paraId="51D5880E" w14:textId="77777777" w:rsidR="004863D8" w:rsidRPr="009676D7" w:rsidRDefault="004863D8" w:rsidP="004863D8">
      <w:pPr>
        <w:pStyle w:val="ListParagraph"/>
        <w:numPr>
          <w:ilvl w:val="0"/>
          <w:numId w:val="23"/>
        </w:numPr>
        <w:rPr>
          <w:rFonts w:ascii="Times New Roman" w:hAnsi="Times New Roman" w:cs="Times New Roman"/>
        </w:rPr>
      </w:pPr>
      <w:r w:rsidRPr="009676D7">
        <w:rPr>
          <w:rFonts w:ascii="Times New Roman" w:eastAsia="Arial" w:hAnsi="Times New Roman" w:cs="Times New Roman"/>
          <w:b/>
          <w:bCs/>
          <w:i/>
          <w:iCs/>
          <w:color w:val="000000" w:themeColor="text1"/>
        </w:rPr>
        <w:t>Instrumentos de gestión del agua: POMCA y PORH</w:t>
      </w:r>
    </w:p>
    <w:p w14:paraId="07D15C94" w14:textId="77777777" w:rsidR="004863D8" w:rsidRPr="009676D7" w:rsidRDefault="004863D8" w:rsidP="004863D8">
      <w:pPr>
        <w:rPr>
          <w:rFonts w:ascii="Times New Roman" w:eastAsia="Arial" w:hAnsi="Times New Roman" w:cs="Times New Roman"/>
          <w:color w:val="000000" w:themeColor="text1"/>
        </w:rPr>
      </w:pPr>
      <w:r w:rsidRPr="009676D7">
        <w:rPr>
          <w:rFonts w:ascii="Times New Roman" w:eastAsia="Arial" w:hAnsi="Times New Roman" w:cs="Times New Roman"/>
          <w:color w:val="000000" w:themeColor="text1"/>
        </w:rPr>
        <w:t xml:space="preserve">En materia ambiental, los instrumentos revelan una convergencia notable en la protección de ecosistemas estratégicos, aunque desde marcos temporales y metodológicos distintos los municipios que conforman los diferentes Planes de Ordenación y Manejo de Cuencas Hidrográficas (POMCA) o los Planes de Ordenamiento del Recurso Hídrico (PORH) se articulan en torno a </w:t>
      </w:r>
      <w:r>
        <w:rPr>
          <w:rFonts w:ascii="Times New Roman" w:eastAsia="Arial" w:hAnsi="Times New Roman" w:cs="Times New Roman"/>
          <w:color w:val="000000" w:themeColor="text1"/>
        </w:rPr>
        <w:t>ejes naturales supramunicipales para</w:t>
      </w:r>
      <w:r w:rsidRPr="009676D7">
        <w:rPr>
          <w:rFonts w:ascii="Times New Roman" w:eastAsia="Arial" w:hAnsi="Times New Roman" w:cs="Times New Roman"/>
          <w:color w:val="000000" w:themeColor="text1"/>
        </w:rPr>
        <w:t xml:space="preserve"> el adecuado manejo de áreas de protección </w:t>
      </w:r>
      <w:r>
        <w:rPr>
          <w:rFonts w:ascii="Times New Roman" w:eastAsia="Arial" w:hAnsi="Times New Roman" w:cs="Times New Roman"/>
          <w:color w:val="000000" w:themeColor="text1"/>
        </w:rPr>
        <w:t>especial como páramos,</w:t>
      </w:r>
      <w:r w:rsidRPr="009676D7">
        <w:rPr>
          <w:rFonts w:ascii="Times New Roman" w:eastAsia="Arial" w:hAnsi="Times New Roman" w:cs="Times New Roman"/>
          <w:color w:val="000000" w:themeColor="text1"/>
        </w:rPr>
        <w:t xml:space="preserve"> bosques alto andino y reservas naturales; lo que constituye </w:t>
      </w:r>
      <w:r>
        <w:rPr>
          <w:rFonts w:ascii="Times New Roman" w:eastAsia="Arial" w:hAnsi="Times New Roman" w:cs="Times New Roman"/>
          <w:color w:val="000000" w:themeColor="text1"/>
        </w:rPr>
        <w:t>una base</w:t>
      </w:r>
      <w:r w:rsidRPr="009676D7">
        <w:rPr>
          <w:rFonts w:ascii="Times New Roman" w:eastAsia="Arial" w:hAnsi="Times New Roman" w:cs="Times New Roman"/>
          <w:color w:val="000000" w:themeColor="text1"/>
        </w:rPr>
        <w:t xml:space="preserve"> técnica para la implementación de Programas de Pago por Servicios Ambientales (PSA), en función a que los diferentes EOT establecen zonificaciones de protección y restricción de usos de rondas hídricas y nacimientos de agua.</w:t>
      </w:r>
    </w:p>
    <w:p w14:paraId="05D944EE" w14:textId="77777777" w:rsidR="004863D8" w:rsidRPr="009676D7" w:rsidRDefault="004863D8" w:rsidP="004863D8">
      <w:pPr>
        <w:contextualSpacing/>
        <w:rPr>
          <w:rFonts w:ascii="Times New Roman" w:hAnsi="Times New Roman" w:cs="Times New Roman"/>
        </w:rPr>
      </w:pPr>
      <w:r w:rsidRPr="009676D7">
        <w:rPr>
          <w:rFonts w:ascii="Times New Roman" w:eastAsia="Arial" w:hAnsi="Times New Roman" w:cs="Times New Roman"/>
          <w:color w:val="000000" w:themeColor="text1"/>
        </w:rPr>
        <w:t>En este sentido, los POMCA y los PORH vigentes en el territorio que conforma la PAP Bio-energética del Norte, tienen como finalidad garantizar la coherencia normativa, la complementariedad programática y la sostenibilidad de las intervenciones territoriales propuestas con respecto al recurso agua, por tal razón se identificaron los siguientes instrumentos para determinar los lineamientos de planeación territorial vigentes en la provincia</w:t>
      </w:r>
      <w:r w:rsidRPr="009676D7">
        <w:rPr>
          <w:rStyle w:val="FootnoteReference"/>
          <w:rFonts w:ascii="Times New Roman" w:eastAsia="Arial" w:hAnsi="Times New Roman" w:cs="Times New Roman"/>
          <w:color w:val="000000" w:themeColor="text1"/>
        </w:rPr>
        <w:footnoteReference w:id="3"/>
      </w:r>
      <w:r w:rsidRPr="009676D7">
        <w:rPr>
          <w:rFonts w:ascii="Times New Roman" w:eastAsia="Arial" w:hAnsi="Times New Roman" w:cs="Times New Roman"/>
          <w:color w:val="000000" w:themeColor="text1"/>
        </w:rPr>
        <w:t>.</w:t>
      </w:r>
    </w:p>
    <w:p w14:paraId="7B36038C" w14:textId="77777777" w:rsidR="004863D8" w:rsidRPr="009676D7" w:rsidRDefault="004863D8" w:rsidP="004863D8">
      <w:pPr>
        <w:pStyle w:val="Caption"/>
        <w:keepNext/>
        <w:rPr>
          <w:rFonts w:ascii="Times New Roman" w:hAnsi="Times New Roman" w:cs="Times New Roman"/>
          <w:i w:val="0"/>
          <w:sz w:val="20"/>
          <w:szCs w:val="20"/>
        </w:rPr>
      </w:pPr>
      <w:commentRangeStart w:id="16"/>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14</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POMCA Y PORH en la PAP Bio-energética del Norte, 2015-2023.</w:t>
      </w:r>
      <w:commentRangeEnd w:id="16"/>
      <w:r w:rsidRPr="009676D7">
        <w:rPr>
          <w:rStyle w:val="CommentReference"/>
          <w:rFonts w:ascii="Times New Roman" w:hAnsi="Times New Roman" w:cs="Times New Roman"/>
          <w:i w:val="0"/>
          <w:sz w:val="20"/>
          <w:szCs w:val="20"/>
        </w:rPr>
        <w:commentReference w:id="16"/>
      </w:r>
    </w:p>
    <w:tbl>
      <w:tblPr>
        <w:tblStyle w:val="TableGrid"/>
        <w:tblW w:w="0" w:type="auto"/>
        <w:tblLook w:val="04A0" w:firstRow="1" w:lastRow="0" w:firstColumn="1" w:lastColumn="0" w:noHBand="0" w:noVBand="1"/>
      </w:tblPr>
      <w:tblGrid>
        <w:gridCol w:w="2938"/>
        <w:gridCol w:w="3447"/>
        <w:gridCol w:w="2443"/>
      </w:tblGrid>
      <w:tr w:rsidR="004863D8" w:rsidRPr="009676D7" w14:paraId="129BD093" w14:textId="77777777" w:rsidTr="00F149A0">
        <w:trPr>
          <w:trHeight w:val="285"/>
        </w:trPr>
        <w:tc>
          <w:tcPr>
            <w:tcW w:w="2938" w:type="dxa"/>
            <w:shd w:val="clear" w:color="auto" w:fill="002060"/>
          </w:tcPr>
          <w:p w14:paraId="62330EB0" w14:textId="77777777" w:rsidR="004863D8" w:rsidRPr="009676D7" w:rsidRDefault="004863D8" w:rsidP="00F149A0">
            <w:pPr>
              <w:spacing w:line="276" w:lineRule="auto"/>
              <w:contextualSpacing/>
              <w:jc w:val="center"/>
              <w:rPr>
                <w:rFonts w:ascii="Times New Roman" w:hAnsi="Times New Roman" w:cs="Times New Roman"/>
                <w:b/>
                <w:color w:val="FFFFFF" w:themeColor="background1"/>
                <w:sz w:val="16"/>
                <w:szCs w:val="16"/>
              </w:rPr>
            </w:pPr>
            <w:r w:rsidRPr="009676D7">
              <w:rPr>
                <w:rFonts w:ascii="Times New Roman" w:eastAsia="Arial" w:hAnsi="Times New Roman" w:cs="Times New Roman"/>
                <w:b/>
                <w:color w:val="FFFFFF" w:themeColor="background1"/>
                <w:sz w:val="16"/>
                <w:szCs w:val="16"/>
              </w:rPr>
              <w:t>Instrumento</w:t>
            </w:r>
          </w:p>
        </w:tc>
        <w:tc>
          <w:tcPr>
            <w:tcW w:w="3447" w:type="dxa"/>
            <w:shd w:val="clear" w:color="auto" w:fill="002060"/>
          </w:tcPr>
          <w:p w14:paraId="5BC76774" w14:textId="77777777" w:rsidR="004863D8" w:rsidRPr="009676D7" w:rsidRDefault="004863D8" w:rsidP="00F149A0">
            <w:pPr>
              <w:spacing w:line="276" w:lineRule="auto"/>
              <w:contextualSpacing/>
              <w:jc w:val="center"/>
              <w:rPr>
                <w:rFonts w:ascii="Times New Roman" w:hAnsi="Times New Roman" w:cs="Times New Roman"/>
                <w:b/>
                <w:color w:val="FFFFFF" w:themeColor="background1"/>
                <w:sz w:val="16"/>
                <w:szCs w:val="16"/>
              </w:rPr>
            </w:pPr>
            <w:r w:rsidRPr="009676D7">
              <w:rPr>
                <w:rFonts w:ascii="Times New Roman" w:eastAsia="Arial" w:hAnsi="Times New Roman" w:cs="Times New Roman"/>
                <w:b/>
                <w:color w:val="FFFFFF" w:themeColor="background1"/>
                <w:sz w:val="16"/>
                <w:szCs w:val="16"/>
              </w:rPr>
              <w:t>Responsable de formulación</w:t>
            </w:r>
          </w:p>
        </w:tc>
        <w:tc>
          <w:tcPr>
            <w:tcW w:w="2443" w:type="dxa"/>
            <w:shd w:val="clear" w:color="auto" w:fill="002060"/>
          </w:tcPr>
          <w:p w14:paraId="0BD8AE1A" w14:textId="77777777" w:rsidR="004863D8" w:rsidRPr="009676D7" w:rsidRDefault="004863D8" w:rsidP="00F149A0">
            <w:pPr>
              <w:spacing w:line="276" w:lineRule="auto"/>
              <w:contextualSpacing/>
              <w:jc w:val="center"/>
              <w:rPr>
                <w:rFonts w:ascii="Times New Roman" w:hAnsi="Times New Roman" w:cs="Times New Roman"/>
                <w:b/>
                <w:color w:val="FFFFFF" w:themeColor="background1"/>
                <w:sz w:val="16"/>
                <w:szCs w:val="16"/>
              </w:rPr>
            </w:pPr>
            <w:r w:rsidRPr="009676D7">
              <w:rPr>
                <w:rFonts w:ascii="Times New Roman" w:eastAsia="Arial" w:hAnsi="Times New Roman" w:cs="Times New Roman"/>
                <w:b/>
                <w:color w:val="FFFFFF" w:themeColor="background1"/>
                <w:sz w:val="16"/>
                <w:szCs w:val="16"/>
              </w:rPr>
              <w:t>Jurisdicción</w:t>
            </w:r>
          </w:p>
        </w:tc>
      </w:tr>
      <w:tr w:rsidR="004863D8" w:rsidRPr="009676D7" w14:paraId="071E9370" w14:textId="77777777" w:rsidTr="00F149A0">
        <w:trPr>
          <w:trHeight w:val="285"/>
        </w:trPr>
        <w:tc>
          <w:tcPr>
            <w:tcW w:w="2938" w:type="dxa"/>
          </w:tcPr>
          <w:p w14:paraId="7E9D428F"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POMCA de la cuenca Río Cauca (margen izquierda) entre Río San Juan y Río Ituango</w:t>
            </w:r>
          </w:p>
        </w:tc>
        <w:tc>
          <w:tcPr>
            <w:tcW w:w="3447" w:type="dxa"/>
          </w:tcPr>
          <w:p w14:paraId="720F59C3"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CORANTIOQUIA y CORPOURABA, 2023.</w:t>
            </w:r>
          </w:p>
        </w:tc>
        <w:tc>
          <w:tcPr>
            <w:tcW w:w="2443" w:type="dxa"/>
          </w:tcPr>
          <w:p w14:paraId="51F38ABF"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Ituango</w:t>
            </w:r>
          </w:p>
        </w:tc>
      </w:tr>
      <w:tr w:rsidR="004863D8" w:rsidRPr="009676D7" w14:paraId="03ADE0AE" w14:textId="77777777" w:rsidTr="00F149A0">
        <w:trPr>
          <w:trHeight w:val="285"/>
        </w:trPr>
        <w:tc>
          <w:tcPr>
            <w:tcW w:w="2938" w:type="dxa"/>
          </w:tcPr>
          <w:p w14:paraId="3B0ADF31"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POMCA de la cuenca hidrográfica de los ríos Grande y Chico</w:t>
            </w:r>
          </w:p>
        </w:tc>
        <w:tc>
          <w:tcPr>
            <w:tcW w:w="3447" w:type="dxa"/>
          </w:tcPr>
          <w:p w14:paraId="2B213AC9"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CORANTIOQUIA, 2015.</w:t>
            </w:r>
          </w:p>
        </w:tc>
        <w:tc>
          <w:tcPr>
            <w:tcW w:w="2443" w:type="dxa"/>
          </w:tcPr>
          <w:p w14:paraId="34D8FEA5"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Yarumal, San José de la Montana y San Andrés de Cuerquia</w:t>
            </w:r>
          </w:p>
        </w:tc>
      </w:tr>
      <w:tr w:rsidR="004863D8" w:rsidRPr="009676D7" w14:paraId="52AFF8ED" w14:textId="77777777" w:rsidTr="00F149A0">
        <w:trPr>
          <w:trHeight w:val="285"/>
        </w:trPr>
        <w:tc>
          <w:tcPr>
            <w:tcW w:w="2938" w:type="dxa"/>
          </w:tcPr>
          <w:p w14:paraId="4091136E"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Plan de Ordenamiento del Recurso Hídrico – PORH para el Río Dolores</w:t>
            </w:r>
          </w:p>
        </w:tc>
        <w:tc>
          <w:tcPr>
            <w:tcW w:w="3447" w:type="dxa"/>
          </w:tcPr>
          <w:p w14:paraId="18A340D9"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CORANTIOQUIA, 2022.</w:t>
            </w:r>
          </w:p>
        </w:tc>
        <w:tc>
          <w:tcPr>
            <w:tcW w:w="2443" w:type="dxa"/>
          </w:tcPr>
          <w:p w14:paraId="49FB8F29"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Angostura</w:t>
            </w:r>
          </w:p>
        </w:tc>
      </w:tr>
      <w:tr w:rsidR="004863D8" w:rsidRPr="009676D7" w14:paraId="1E0C109C" w14:textId="77777777" w:rsidTr="00F149A0">
        <w:trPr>
          <w:trHeight w:val="285"/>
        </w:trPr>
        <w:tc>
          <w:tcPr>
            <w:tcW w:w="2938" w:type="dxa"/>
          </w:tcPr>
          <w:p w14:paraId="43ED7E8E"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PORH para la Quebrada Yarumalito.</w:t>
            </w:r>
          </w:p>
        </w:tc>
        <w:tc>
          <w:tcPr>
            <w:tcW w:w="3447" w:type="dxa"/>
          </w:tcPr>
          <w:p w14:paraId="091CDAFE"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CORANTIOQUIA, 2021.</w:t>
            </w:r>
          </w:p>
        </w:tc>
        <w:tc>
          <w:tcPr>
            <w:tcW w:w="2443" w:type="dxa"/>
          </w:tcPr>
          <w:p w14:paraId="3309E7BD"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Yarumal</w:t>
            </w:r>
          </w:p>
        </w:tc>
      </w:tr>
      <w:tr w:rsidR="004863D8" w:rsidRPr="009676D7" w14:paraId="53DA9840" w14:textId="77777777" w:rsidTr="00F149A0">
        <w:trPr>
          <w:trHeight w:val="285"/>
        </w:trPr>
        <w:tc>
          <w:tcPr>
            <w:tcW w:w="2938" w:type="dxa"/>
          </w:tcPr>
          <w:p w14:paraId="4FE5E712"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PORH 2019–2029 para el Río San Andrés.</w:t>
            </w:r>
          </w:p>
        </w:tc>
        <w:tc>
          <w:tcPr>
            <w:tcW w:w="3447" w:type="dxa"/>
          </w:tcPr>
          <w:p w14:paraId="41DE726F"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CORANTIOQUIA, 2018.</w:t>
            </w:r>
          </w:p>
        </w:tc>
        <w:tc>
          <w:tcPr>
            <w:tcW w:w="2443" w:type="dxa"/>
          </w:tcPr>
          <w:p w14:paraId="0DD8DE73"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Toledo, Briceño, Yarumal, San Andrés de Cuerquia y San José de la Montaña</w:t>
            </w:r>
          </w:p>
        </w:tc>
      </w:tr>
      <w:tr w:rsidR="004863D8" w:rsidRPr="009676D7" w14:paraId="7196F685" w14:textId="77777777" w:rsidTr="00F149A0">
        <w:trPr>
          <w:trHeight w:val="285"/>
        </w:trPr>
        <w:tc>
          <w:tcPr>
            <w:tcW w:w="2938" w:type="dxa"/>
          </w:tcPr>
          <w:p w14:paraId="040FAB1E"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lastRenderedPageBreak/>
              <w:t>PORH 2019–2029 para el Río Anorí.</w:t>
            </w:r>
          </w:p>
        </w:tc>
        <w:tc>
          <w:tcPr>
            <w:tcW w:w="3447" w:type="dxa"/>
          </w:tcPr>
          <w:p w14:paraId="68244589"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CORANTIOQUIA, 2018.</w:t>
            </w:r>
          </w:p>
        </w:tc>
        <w:tc>
          <w:tcPr>
            <w:tcW w:w="2443" w:type="dxa"/>
          </w:tcPr>
          <w:p w14:paraId="528C75FB"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Anorí</w:t>
            </w:r>
          </w:p>
        </w:tc>
      </w:tr>
      <w:tr w:rsidR="004863D8" w:rsidRPr="009676D7" w14:paraId="061B3600" w14:textId="77777777" w:rsidTr="00F149A0">
        <w:trPr>
          <w:trHeight w:val="285"/>
        </w:trPr>
        <w:tc>
          <w:tcPr>
            <w:tcW w:w="2938" w:type="dxa"/>
          </w:tcPr>
          <w:p w14:paraId="477C5270"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PORH del Río Guadalupe.</w:t>
            </w:r>
          </w:p>
        </w:tc>
        <w:tc>
          <w:tcPr>
            <w:tcW w:w="3447" w:type="dxa"/>
          </w:tcPr>
          <w:p w14:paraId="077371ED"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CORANTIOQUIA, 2017.</w:t>
            </w:r>
          </w:p>
        </w:tc>
        <w:tc>
          <w:tcPr>
            <w:tcW w:w="2443" w:type="dxa"/>
          </w:tcPr>
          <w:p w14:paraId="72E63F67" w14:textId="77777777" w:rsidR="004863D8" w:rsidRPr="009676D7" w:rsidRDefault="004863D8" w:rsidP="00F149A0">
            <w:pPr>
              <w:spacing w:line="276" w:lineRule="auto"/>
              <w:contextualSpacing/>
              <w:rPr>
                <w:rFonts w:ascii="Times New Roman" w:hAnsi="Times New Roman" w:cs="Times New Roman"/>
                <w:sz w:val="16"/>
                <w:szCs w:val="16"/>
              </w:rPr>
            </w:pPr>
            <w:r w:rsidRPr="009676D7">
              <w:rPr>
                <w:rFonts w:ascii="Times New Roman" w:eastAsia="Arial" w:hAnsi="Times New Roman" w:cs="Times New Roman"/>
                <w:sz w:val="16"/>
                <w:szCs w:val="16"/>
              </w:rPr>
              <w:t>Guadalupe, Gómez Plata y Carolina del Príncipe</w:t>
            </w:r>
          </w:p>
        </w:tc>
      </w:tr>
    </w:tbl>
    <w:p w14:paraId="5CF360E9" w14:textId="77777777" w:rsidR="004863D8" w:rsidRPr="009676D7" w:rsidRDefault="004863D8" w:rsidP="004863D8">
      <w:pPr>
        <w:spacing w:before="0"/>
      </w:pPr>
      <w:r w:rsidRPr="73BC2806">
        <w:rPr>
          <w:rFonts w:ascii="Times New Roman" w:eastAsia="Arial" w:hAnsi="Times New Roman" w:cs="Times New Roman"/>
          <w:b/>
          <w:bCs/>
          <w:color w:val="000000" w:themeColor="text1"/>
          <w:sz w:val="18"/>
          <w:szCs w:val="18"/>
        </w:rPr>
        <w:t>Fuente:</w:t>
      </w:r>
      <w:r w:rsidRPr="73BC2806">
        <w:rPr>
          <w:rFonts w:ascii="Times New Roman" w:eastAsia="Arial" w:hAnsi="Times New Roman" w:cs="Times New Roman"/>
          <w:color w:val="000000" w:themeColor="text1"/>
          <w:sz w:val="18"/>
          <w:szCs w:val="18"/>
        </w:rPr>
        <w:t xml:space="preserve"> </w:t>
      </w:r>
      <w:r w:rsidRPr="73BC2806">
        <w:rPr>
          <w:rFonts w:ascii="Times New Roman" w:eastAsia="Times New Roman" w:hAnsi="Times New Roman" w:cs="Times New Roman"/>
          <w:sz w:val="18"/>
          <w:szCs w:val="18"/>
        </w:rPr>
        <w:t>Corantioquia (s.f.)</w:t>
      </w:r>
    </w:p>
    <w:p w14:paraId="7FD9AC59" w14:textId="77777777" w:rsidR="004863D8" w:rsidRPr="009676D7" w:rsidRDefault="004863D8" w:rsidP="004863D8">
      <w:pPr>
        <w:contextualSpacing/>
        <w:rPr>
          <w:rFonts w:ascii="Times New Roman" w:eastAsia="Arial" w:hAnsi="Times New Roman" w:cs="Times New Roman"/>
          <w:color w:val="000000" w:themeColor="text1"/>
        </w:rPr>
      </w:pPr>
      <w:r w:rsidRPr="009676D7">
        <w:rPr>
          <w:rFonts w:ascii="Times New Roman" w:eastAsia="Arial" w:hAnsi="Times New Roman" w:cs="Times New Roman"/>
          <w:color w:val="000000" w:themeColor="text1"/>
        </w:rPr>
        <w:t>Estos planes constituyen herramientas de planificación que orientan la gestión integral del recurso hídrico, establecen objetivos de calidad, definen usos del agua y formulan componentes programáticos alineados con la Política Nacional para la Gestión Integral del Recurso Hídrico (PNGIRH).</w:t>
      </w:r>
    </w:p>
    <w:p w14:paraId="5CB5CD23" w14:textId="77777777" w:rsidR="004863D8" w:rsidRPr="009676D7" w:rsidRDefault="004863D8" w:rsidP="004863D8">
      <w:pPr>
        <w:pStyle w:val="Heading4"/>
        <w:rPr>
          <w:rFonts w:ascii="Times New Roman" w:eastAsiaTheme="minorEastAsia" w:hAnsi="Times New Roman" w:cs="Times New Roman"/>
          <w:b/>
          <w:bCs/>
          <w:color w:val="auto"/>
        </w:rPr>
      </w:pPr>
      <w:r w:rsidRPr="009676D7">
        <w:rPr>
          <w:rFonts w:ascii="Times New Roman" w:hAnsi="Times New Roman" w:cs="Times New Roman"/>
        </w:rPr>
        <w:t>Tránsito y trasporte</w:t>
      </w:r>
    </w:p>
    <w:p w14:paraId="458BACD4" w14:textId="77777777" w:rsidR="004863D8" w:rsidRPr="009676D7" w:rsidRDefault="004863D8" w:rsidP="004863D8">
      <w:pPr>
        <w:rPr>
          <w:rFonts w:ascii="Times New Roman" w:hAnsi="Times New Roman" w:cs="Times New Roman"/>
        </w:rPr>
      </w:pPr>
      <w:r w:rsidRPr="009676D7">
        <w:rPr>
          <w:rFonts w:ascii="Times New Roman" w:eastAsia="Arial" w:hAnsi="Times New Roman" w:cs="Times New Roman"/>
          <w:color w:val="000000" w:themeColor="text1"/>
        </w:rPr>
        <w:t>El PEMP de la PAP Bio-energética se inscribe en un marco normativo robusto para la planificación multiescalar del transporte. La Ley 1454 de 2011 faculta a los esquemas asociativos territoriales para orientar la localización de infraestructura física promoviendo la equidad municipal. La Ley 2200 de 2022 establece que los departamentos deben promover la conectividad vial para fortalecer vínculos urbano-rurales (Gobernación de Antioquia, 2023, p. 2). El Decreto departamental que adopta el Plan maestro de transporte y logística de Antioquia (PMTLA) lo articula con la Agenda Antioquia 2040, proporcionando horizonte de largo plazo para las inversiones en transporte y logística.</w:t>
      </w:r>
    </w:p>
    <w:p w14:paraId="1A721730" w14:textId="77777777" w:rsidR="004863D8" w:rsidRPr="009676D7" w:rsidRDefault="004863D8" w:rsidP="004863D8">
      <w:pPr>
        <w:rPr>
          <w:rFonts w:ascii="Times New Roman" w:hAnsi="Times New Roman" w:cs="Times New Roman"/>
        </w:rPr>
      </w:pPr>
      <w:r w:rsidRPr="009676D7">
        <w:rPr>
          <w:rFonts w:ascii="Times New Roman" w:eastAsia="Arial" w:hAnsi="Times New Roman" w:cs="Times New Roman"/>
          <w:color w:val="000000" w:themeColor="text1"/>
        </w:rPr>
        <w:t xml:space="preserve">En el sector de vías, tránsito, transporte y logística, la articulación opera en tres niveles. En el nacional, el Plan Nacional de Vías para la Integración Regional (PNVIR) y el </w:t>
      </w:r>
      <w:r>
        <w:rPr>
          <w:rFonts w:ascii="Times New Roman" w:eastAsia="Arial" w:hAnsi="Times New Roman" w:cs="Times New Roman"/>
          <w:color w:val="000000" w:themeColor="text1"/>
        </w:rPr>
        <w:t>Plan de Manejo de Tránsito</w:t>
      </w:r>
      <w:r w:rsidRPr="009676D7">
        <w:rPr>
          <w:rFonts w:ascii="Times New Roman" w:eastAsia="Arial" w:hAnsi="Times New Roman" w:cs="Times New Roman"/>
          <w:color w:val="000000" w:themeColor="text1"/>
        </w:rPr>
        <w:t xml:space="preserve"> (PMT) proveen lineamientos para la red secundaria y terciaria, priorizando municipios afectados por el conflicto armado con criterios técnicos, sociales y económicos (Ministerio de Transporte, 2018, pp. 17–22). En el departamental, el Plan Maestro de Transporte y Logística de Antioquia (PMTLA) define una visión multimodal reconociendo que la red vial del Norte totaliza 2.858 km, con predominancia terciaria de 2.028 km (Gobernación de Antioquia, 2023, p. 29). En el provincial, el PEMP tiene la oportunidad de traducir estos mandatos en estrategias concretas de integración territorial.</w:t>
      </w:r>
    </w:p>
    <w:p w14:paraId="25F03B92" w14:textId="77777777" w:rsidR="004863D8" w:rsidRPr="009676D7" w:rsidRDefault="004863D8" w:rsidP="004863D8">
      <w:pPr>
        <w:rPr>
          <w:rFonts w:ascii="Times New Roman" w:hAnsi="Times New Roman" w:cs="Times New Roman"/>
        </w:rPr>
      </w:pPr>
      <w:r w:rsidRPr="009676D7">
        <w:rPr>
          <w:rFonts w:ascii="Times New Roman" w:eastAsia="Arial" w:hAnsi="Times New Roman" w:cs="Times New Roman"/>
          <w:color w:val="000000" w:themeColor="text1"/>
        </w:rPr>
        <w:t>Se identifica como limitación institucional la ausencia de planes viales municipales actualizados y armonizados con el PMTLA en la mayoría de los trece municipios, lo que dificulta la priorización articulada de inversiones provinciales. El PEMP debe constituirse en el instrumento que traduzca lineamientos departamentales y nacionales en un programa coordinado, que priorice la red terciaria como eje de desarrollo rural y fortalezca la conexión con la Troncal de Occidente. Asimismo, debe aprovechar los criterios de focalización del PNVIR para canalizar recursos hacia los municipios PDET (Ituango, Briceño, Valdivia y Anorí), cerrando brechas de equidad territorial.</w:t>
      </w:r>
    </w:p>
    <w:p w14:paraId="0C2A0D2F" w14:textId="77777777" w:rsidR="004863D8" w:rsidRPr="009676D7" w:rsidRDefault="004863D8" w:rsidP="004863D8">
      <w:pPr>
        <w:rPr>
          <w:rFonts w:ascii="Times New Roman" w:hAnsi="Times New Roman" w:cs="Times New Roman"/>
        </w:rPr>
      </w:pPr>
      <w:commentRangeStart w:id="17"/>
      <w:commentRangeStart w:id="18"/>
      <w:r w:rsidRPr="73BC2806">
        <w:rPr>
          <w:rFonts w:ascii="Times New Roman" w:eastAsia="Arial" w:hAnsi="Times New Roman" w:cs="Times New Roman"/>
          <w:color w:val="000000" w:themeColor="text1"/>
        </w:rPr>
        <w:t>La PAP Bio-energética del Norte de Antioquia presenta un panorama vial dominado por la red terciaria. Según la Gobernación de Antioquia (Red Vial en el departamento. Circular 10, 2023), Ituango registra apenas 0,08 km de vía total por área de municipio, mientras Campamento, Briceño y Yarumal se ubican alrededor de 0,56, San Andrés de Cuerquia y San José de la Montaña tienen 0,62 y Toledo alcanza 0,68, evidenciando profundas asimetrías interprovinciales. El PMTLA reconoce a Yarumal como centro subregional y prioriza su conexión con municipios periféricos como Ituango, Toledo y Briceño (Gobernación de Antioquia, 2023b, p. 29). La ausencia de vías primarias en once de los trece municipios configura un hecho provincial crítico que demanda intervención articulada entre los tres niveles de gobierno.</w:t>
      </w:r>
      <w:commentRangeEnd w:id="17"/>
      <w:r w:rsidRPr="009676D7">
        <w:rPr>
          <w:rStyle w:val="CommentReference"/>
          <w:rFonts w:ascii="Times New Roman" w:hAnsi="Times New Roman" w:cs="Times New Roman"/>
        </w:rPr>
        <w:commentReference w:id="17"/>
      </w:r>
      <w:commentRangeEnd w:id="18"/>
      <w:r>
        <w:commentReference w:id="18"/>
      </w:r>
    </w:p>
    <w:p w14:paraId="44487FF1" w14:textId="77777777" w:rsidR="004863D8" w:rsidRPr="009676D7" w:rsidRDefault="004863D8" w:rsidP="004863D8">
      <w:pPr>
        <w:pStyle w:val="Caption"/>
        <w:keepNext/>
        <w:rPr>
          <w:rFonts w:ascii="Times New Roman" w:hAnsi="Times New Roman" w:cs="Times New Roman"/>
          <w:i w:val="0"/>
          <w:sz w:val="20"/>
          <w:szCs w:val="20"/>
        </w:rPr>
      </w:pPr>
      <w:r w:rsidRPr="009676D7">
        <w:rPr>
          <w:rFonts w:ascii="Times New Roman" w:hAnsi="Times New Roman" w:cs="Times New Roman"/>
          <w:i w:val="0"/>
          <w:sz w:val="20"/>
          <w:szCs w:val="20"/>
        </w:rPr>
        <w:lastRenderedPageBreak/>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15</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Kilómetros de vía según el área del municipio en la PAP Bio-energética del Norte de Antioquia</w:t>
      </w:r>
    </w:p>
    <w:tbl>
      <w:tblPr>
        <w:tblStyle w:val="TableGrid"/>
        <w:tblW w:w="5000" w:type="pct"/>
        <w:tblLook w:val="06A0" w:firstRow="1" w:lastRow="0" w:firstColumn="1" w:lastColumn="0" w:noHBand="1" w:noVBand="1"/>
      </w:tblPr>
      <w:tblGrid>
        <w:gridCol w:w="1788"/>
        <w:gridCol w:w="1760"/>
        <w:gridCol w:w="1760"/>
        <w:gridCol w:w="1760"/>
        <w:gridCol w:w="1760"/>
      </w:tblGrid>
      <w:tr w:rsidR="004863D8" w:rsidRPr="009676D7" w14:paraId="095E5651" w14:textId="77777777" w:rsidTr="00F149A0">
        <w:trPr>
          <w:trHeight w:val="600"/>
        </w:trPr>
        <w:tc>
          <w:tcPr>
            <w:tcW w:w="1012" w:type="pct"/>
            <w:shd w:val="clear" w:color="auto" w:fill="002060"/>
            <w:vAlign w:val="center"/>
          </w:tcPr>
          <w:p w14:paraId="2C611F69" w14:textId="77777777" w:rsidR="004863D8" w:rsidRPr="009676D7" w:rsidRDefault="004863D8" w:rsidP="00F149A0">
            <w:pPr>
              <w:spacing w:after="120"/>
              <w:contextualSpacing/>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Municipio</w:t>
            </w:r>
          </w:p>
        </w:tc>
        <w:tc>
          <w:tcPr>
            <w:tcW w:w="997" w:type="pct"/>
            <w:shd w:val="clear" w:color="auto" w:fill="002060"/>
            <w:vAlign w:val="center"/>
          </w:tcPr>
          <w:p w14:paraId="24FED756" w14:textId="77777777" w:rsidR="004863D8" w:rsidRPr="009676D7" w:rsidRDefault="004863D8" w:rsidP="00F149A0">
            <w:pPr>
              <w:spacing w:after="120"/>
              <w:contextualSpacing/>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Km de vía primaria por el área del municipio</w:t>
            </w:r>
          </w:p>
        </w:tc>
        <w:tc>
          <w:tcPr>
            <w:tcW w:w="997" w:type="pct"/>
            <w:shd w:val="clear" w:color="auto" w:fill="002060"/>
            <w:vAlign w:val="center"/>
          </w:tcPr>
          <w:p w14:paraId="5F97D010" w14:textId="77777777" w:rsidR="004863D8" w:rsidRPr="009676D7" w:rsidRDefault="004863D8" w:rsidP="00F149A0">
            <w:pPr>
              <w:spacing w:after="120"/>
              <w:contextualSpacing/>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Km de vía secundaria por el área del municipio</w:t>
            </w:r>
          </w:p>
        </w:tc>
        <w:tc>
          <w:tcPr>
            <w:tcW w:w="997" w:type="pct"/>
            <w:shd w:val="clear" w:color="auto" w:fill="002060"/>
            <w:vAlign w:val="center"/>
          </w:tcPr>
          <w:p w14:paraId="5E15DD23" w14:textId="77777777" w:rsidR="004863D8" w:rsidRPr="009676D7" w:rsidRDefault="004863D8" w:rsidP="00F149A0">
            <w:pPr>
              <w:spacing w:after="120"/>
              <w:contextualSpacing/>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Km de vía terciaria por el área del municipio</w:t>
            </w:r>
          </w:p>
        </w:tc>
        <w:tc>
          <w:tcPr>
            <w:tcW w:w="997" w:type="pct"/>
            <w:shd w:val="clear" w:color="auto" w:fill="002060"/>
            <w:vAlign w:val="center"/>
          </w:tcPr>
          <w:p w14:paraId="07D17411" w14:textId="77777777" w:rsidR="004863D8" w:rsidRPr="009676D7" w:rsidRDefault="004863D8" w:rsidP="00F149A0">
            <w:pPr>
              <w:spacing w:after="120"/>
              <w:contextualSpacing/>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Km de vía total por el área del municipio</w:t>
            </w:r>
          </w:p>
        </w:tc>
      </w:tr>
      <w:tr w:rsidR="004863D8" w:rsidRPr="009676D7" w14:paraId="4AC8D47E" w14:textId="77777777" w:rsidTr="00F149A0">
        <w:trPr>
          <w:trHeight w:val="180"/>
        </w:trPr>
        <w:tc>
          <w:tcPr>
            <w:tcW w:w="1012" w:type="pct"/>
          </w:tcPr>
          <w:p w14:paraId="0322265D" w14:textId="77777777" w:rsidR="004863D8" w:rsidRPr="009676D7" w:rsidRDefault="004863D8" w:rsidP="00F149A0">
            <w:pPr>
              <w:spacing w:after="120"/>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997" w:type="pct"/>
          </w:tcPr>
          <w:p w14:paraId="50267575"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0,04</w:t>
            </w:r>
          </w:p>
        </w:tc>
        <w:tc>
          <w:tcPr>
            <w:tcW w:w="997" w:type="pct"/>
          </w:tcPr>
          <w:p w14:paraId="6E74E1C5"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0,07</w:t>
            </w:r>
          </w:p>
        </w:tc>
        <w:tc>
          <w:tcPr>
            <w:tcW w:w="997" w:type="pct"/>
          </w:tcPr>
          <w:p w14:paraId="1506325D"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0,29</w:t>
            </w:r>
          </w:p>
        </w:tc>
        <w:tc>
          <w:tcPr>
            <w:tcW w:w="997" w:type="pct"/>
          </w:tcPr>
          <w:p w14:paraId="29C6CD90"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0,40</w:t>
            </w:r>
          </w:p>
        </w:tc>
      </w:tr>
      <w:tr w:rsidR="004863D8" w:rsidRPr="009676D7" w14:paraId="29556499" w14:textId="77777777" w:rsidTr="00F149A0">
        <w:trPr>
          <w:trHeight w:val="300"/>
        </w:trPr>
        <w:tc>
          <w:tcPr>
            <w:tcW w:w="1012" w:type="pct"/>
          </w:tcPr>
          <w:p w14:paraId="158CD50B" w14:textId="77777777" w:rsidR="004863D8" w:rsidRPr="009676D7" w:rsidRDefault="004863D8" w:rsidP="00F149A0">
            <w:pPr>
              <w:spacing w:after="120"/>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Anorí</w:t>
            </w:r>
          </w:p>
        </w:tc>
        <w:tc>
          <w:tcPr>
            <w:tcW w:w="997" w:type="pct"/>
          </w:tcPr>
          <w:p w14:paraId="56D5D6B8"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997" w:type="pct"/>
          </w:tcPr>
          <w:p w14:paraId="649B34DF"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0,04</w:t>
            </w:r>
          </w:p>
        </w:tc>
        <w:tc>
          <w:tcPr>
            <w:tcW w:w="997" w:type="pct"/>
          </w:tcPr>
          <w:p w14:paraId="31483BA9"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0,21</w:t>
            </w:r>
          </w:p>
        </w:tc>
        <w:tc>
          <w:tcPr>
            <w:tcW w:w="997" w:type="pct"/>
          </w:tcPr>
          <w:p w14:paraId="3B258468"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0,25</w:t>
            </w:r>
          </w:p>
        </w:tc>
      </w:tr>
      <w:tr w:rsidR="004863D8" w:rsidRPr="009676D7" w14:paraId="4BC3B4C8" w14:textId="77777777" w:rsidTr="00F149A0">
        <w:trPr>
          <w:trHeight w:val="300"/>
        </w:trPr>
        <w:tc>
          <w:tcPr>
            <w:tcW w:w="1012" w:type="pct"/>
          </w:tcPr>
          <w:p w14:paraId="4C00FAC0" w14:textId="77777777" w:rsidR="004863D8" w:rsidRPr="009676D7" w:rsidRDefault="004863D8" w:rsidP="00F149A0">
            <w:pPr>
              <w:spacing w:after="120"/>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Briceño</w:t>
            </w:r>
          </w:p>
        </w:tc>
        <w:tc>
          <w:tcPr>
            <w:tcW w:w="997" w:type="pct"/>
          </w:tcPr>
          <w:p w14:paraId="5CA0884A"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997" w:type="pct"/>
          </w:tcPr>
          <w:p w14:paraId="15997858"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0,09</w:t>
            </w:r>
          </w:p>
        </w:tc>
        <w:tc>
          <w:tcPr>
            <w:tcW w:w="997" w:type="pct"/>
          </w:tcPr>
          <w:p w14:paraId="3BAA8C4E"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0,49</w:t>
            </w:r>
          </w:p>
        </w:tc>
        <w:tc>
          <w:tcPr>
            <w:tcW w:w="997" w:type="pct"/>
          </w:tcPr>
          <w:p w14:paraId="18D558FE"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0,58</w:t>
            </w:r>
          </w:p>
        </w:tc>
      </w:tr>
      <w:tr w:rsidR="004863D8" w:rsidRPr="009676D7" w14:paraId="6EB28FA1" w14:textId="77777777" w:rsidTr="00F149A0">
        <w:trPr>
          <w:trHeight w:val="207"/>
        </w:trPr>
        <w:tc>
          <w:tcPr>
            <w:tcW w:w="1012" w:type="pct"/>
          </w:tcPr>
          <w:p w14:paraId="2DFB3273" w14:textId="77777777" w:rsidR="004863D8" w:rsidRPr="009676D7" w:rsidRDefault="004863D8" w:rsidP="00F149A0">
            <w:pPr>
              <w:spacing w:after="120"/>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Campamento</w:t>
            </w:r>
          </w:p>
        </w:tc>
        <w:tc>
          <w:tcPr>
            <w:tcW w:w="997" w:type="pct"/>
          </w:tcPr>
          <w:p w14:paraId="18CB3ECB"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997" w:type="pct"/>
          </w:tcPr>
          <w:p w14:paraId="4834C37E"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0,12</w:t>
            </w:r>
          </w:p>
        </w:tc>
        <w:tc>
          <w:tcPr>
            <w:tcW w:w="997" w:type="pct"/>
          </w:tcPr>
          <w:p w14:paraId="2B3C9922"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0,43</w:t>
            </w:r>
          </w:p>
        </w:tc>
        <w:tc>
          <w:tcPr>
            <w:tcW w:w="997" w:type="pct"/>
          </w:tcPr>
          <w:p w14:paraId="4ECB7774"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0,55</w:t>
            </w:r>
          </w:p>
        </w:tc>
      </w:tr>
      <w:tr w:rsidR="004863D8" w:rsidRPr="009676D7" w14:paraId="04A240D1" w14:textId="77777777" w:rsidTr="00F149A0">
        <w:trPr>
          <w:trHeight w:val="300"/>
        </w:trPr>
        <w:tc>
          <w:tcPr>
            <w:tcW w:w="1012" w:type="pct"/>
          </w:tcPr>
          <w:p w14:paraId="533D024E" w14:textId="77777777" w:rsidR="004863D8" w:rsidRPr="009676D7" w:rsidRDefault="004863D8" w:rsidP="00F149A0">
            <w:pPr>
              <w:spacing w:after="120"/>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997" w:type="pct"/>
          </w:tcPr>
          <w:p w14:paraId="668E5D0D"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997" w:type="pct"/>
          </w:tcPr>
          <w:p w14:paraId="7E949914"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0,31</w:t>
            </w:r>
          </w:p>
        </w:tc>
        <w:tc>
          <w:tcPr>
            <w:tcW w:w="997" w:type="pct"/>
          </w:tcPr>
          <w:p w14:paraId="25C1A0E8"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0,15</w:t>
            </w:r>
          </w:p>
        </w:tc>
        <w:tc>
          <w:tcPr>
            <w:tcW w:w="997" w:type="pct"/>
          </w:tcPr>
          <w:p w14:paraId="1046BBE0"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0,46</w:t>
            </w:r>
          </w:p>
        </w:tc>
      </w:tr>
      <w:tr w:rsidR="004863D8" w:rsidRPr="009676D7" w14:paraId="3F131355" w14:textId="77777777" w:rsidTr="00F149A0">
        <w:trPr>
          <w:trHeight w:val="243"/>
        </w:trPr>
        <w:tc>
          <w:tcPr>
            <w:tcW w:w="1012" w:type="pct"/>
          </w:tcPr>
          <w:p w14:paraId="5F9D4D7E" w14:textId="77777777" w:rsidR="004863D8" w:rsidRPr="009676D7" w:rsidRDefault="004863D8" w:rsidP="00F149A0">
            <w:pPr>
              <w:spacing w:after="120"/>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Gómez Plata</w:t>
            </w:r>
          </w:p>
        </w:tc>
        <w:tc>
          <w:tcPr>
            <w:tcW w:w="997" w:type="pct"/>
          </w:tcPr>
          <w:p w14:paraId="30B2C420"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997" w:type="pct"/>
          </w:tcPr>
          <w:p w14:paraId="551AC1F0"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0,12</w:t>
            </w:r>
          </w:p>
        </w:tc>
        <w:tc>
          <w:tcPr>
            <w:tcW w:w="997" w:type="pct"/>
          </w:tcPr>
          <w:p w14:paraId="7E8EE482"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0,24</w:t>
            </w:r>
          </w:p>
        </w:tc>
        <w:tc>
          <w:tcPr>
            <w:tcW w:w="997" w:type="pct"/>
          </w:tcPr>
          <w:p w14:paraId="4AE144A4"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0,37</w:t>
            </w:r>
          </w:p>
        </w:tc>
      </w:tr>
      <w:tr w:rsidR="004863D8" w:rsidRPr="009676D7" w14:paraId="1D321EA9" w14:textId="77777777" w:rsidTr="00F149A0">
        <w:trPr>
          <w:trHeight w:val="132"/>
        </w:trPr>
        <w:tc>
          <w:tcPr>
            <w:tcW w:w="1012" w:type="pct"/>
          </w:tcPr>
          <w:p w14:paraId="59D96FDB" w14:textId="77777777" w:rsidR="004863D8" w:rsidRPr="009676D7" w:rsidRDefault="004863D8" w:rsidP="00F149A0">
            <w:pPr>
              <w:spacing w:after="120"/>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Guadalupe</w:t>
            </w:r>
          </w:p>
        </w:tc>
        <w:tc>
          <w:tcPr>
            <w:tcW w:w="997" w:type="pct"/>
          </w:tcPr>
          <w:p w14:paraId="05A50572"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997" w:type="pct"/>
          </w:tcPr>
          <w:p w14:paraId="26CE9492"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0,10</w:t>
            </w:r>
          </w:p>
        </w:tc>
        <w:tc>
          <w:tcPr>
            <w:tcW w:w="997" w:type="pct"/>
          </w:tcPr>
          <w:p w14:paraId="5E267AAE"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0,52</w:t>
            </w:r>
          </w:p>
        </w:tc>
        <w:tc>
          <w:tcPr>
            <w:tcW w:w="997" w:type="pct"/>
          </w:tcPr>
          <w:p w14:paraId="053D56A8"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0,61</w:t>
            </w:r>
          </w:p>
        </w:tc>
      </w:tr>
      <w:tr w:rsidR="004863D8" w:rsidRPr="009676D7" w14:paraId="02C1F72F" w14:textId="77777777" w:rsidTr="00F149A0">
        <w:trPr>
          <w:trHeight w:val="300"/>
        </w:trPr>
        <w:tc>
          <w:tcPr>
            <w:tcW w:w="1012" w:type="pct"/>
          </w:tcPr>
          <w:p w14:paraId="26CEF2A4" w14:textId="77777777" w:rsidR="004863D8" w:rsidRPr="009676D7" w:rsidRDefault="004863D8" w:rsidP="00F149A0">
            <w:pPr>
              <w:spacing w:after="120"/>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Ituango</w:t>
            </w:r>
          </w:p>
        </w:tc>
        <w:tc>
          <w:tcPr>
            <w:tcW w:w="997" w:type="pct"/>
          </w:tcPr>
          <w:p w14:paraId="6C3F4EB9"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997" w:type="pct"/>
          </w:tcPr>
          <w:p w14:paraId="53BC048B"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0,01</w:t>
            </w:r>
          </w:p>
        </w:tc>
        <w:tc>
          <w:tcPr>
            <w:tcW w:w="997" w:type="pct"/>
          </w:tcPr>
          <w:p w14:paraId="6F0733B7"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0,07</w:t>
            </w:r>
          </w:p>
        </w:tc>
        <w:tc>
          <w:tcPr>
            <w:tcW w:w="997" w:type="pct"/>
          </w:tcPr>
          <w:p w14:paraId="0257F0EA"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0,08</w:t>
            </w:r>
          </w:p>
        </w:tc>
      </w:tr>
      <w:tr w:rsidR="004863D8" w:rsidRPr="009676D7" w14:paraId="349997C6" w14:textId="77777777" w:rsidTr="00F149A0">
        <w:trPr>
          <w:trHeight w:val="196"/>
        </w:trPr>
        <w:tc>
          <w:tcPr>
            <w:tcW w:w="1012" w:type="pct"/>
          </w:tcPr>
          <w:p w14:paraId="66348610" w14:textId="77777777" w:rsidR="004863D8" w:rsidRPr="009676D7" w:rsidRDefault="004863D8" w:rsidP="00F149A0">
            <w:pPr>
              <w:spacing w:after="120"/>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997" w:type="pct"/>
          </w:tcPr>
          <w:p w14:paraId="0808094D"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997" w:type="pct"/>
          </w:tcPr>
          <w:p w14:paraId="3759739D"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0,29</w:t>
            </w:r>
          </w:p>
        </w:tc>
        <w:tc>
          <w:tcPr>
            <w:tcW w:w="997" w:type="pct"/>
          </w:tcPr>
          <w:p w14:paraId="7DB5210D"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0,33</w:t>
            </w:r>
          </w:p>
        </w:tc>
        <w:tc>
          <w:tcPr>
            <w:tcW w:w="997" w:type="pct"/>
          </w:tcPr>
          <w:p w14:paraId="28C1F9D1"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0,62</w:t>
            </w:r>
          </w:p>
        </w:tc>
      </w:tr>
      <w:tr w:rsidR="004863D8" w:rsidRPr="009676D7" w14:paraId="258CE8DA" w14:textId="77777777" w:rsidTr="00F149A0">
        <w:trPr>
          <w:trHeight w:val="270"/>
        </w:trPr>
        <w:tc>
          <w:tcPr>
            <w:tcW w:w="1012" w:type="pct"/>
          </w:tcPr>
          <w:p w14:paraId="03606066" w14:textId="77777777" w:rsidR="004863D8" w:rsidRPr="009676D7" w:rsidRDefault="004863D8" w:rsidP="00F149A0">
            <w:pPr>
              <w:spacing w:after="120"/>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997" w:type="pct"/>
          </w:tcPr>
          <w:p w14:paraId="235ED7E3"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997" w:type="pct"/>
          </w:tcPr>
          <w:p w14:paraId="088CE71A"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0,28</w:t>
            </w:r>
          </w:p>
        </w:tc>
        <w:tc>
          <w:tcPr>
            <w:tcW w:w="997" w:type="pct"/>
          </w:tcPr>
          <w:p w14:paraId="208A7670"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0,34</w:t>
            </w:r>
          </w:p>
        </w:tc>
        <w:tc>
          <w:tcPr>
            <w:tcW w:w="997" w:type="pct"/>
          </w:tcPr>
          <w:p w14:paraId="7AEE5DAE"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0,62</w:t>
            </w:r>
          </w:p>
        </w:tc>
      </w:tr>
      <w:tr w:rsidR="004863D8" w:rsidRPr="009676D7" w14:paraId="5C978B38" w14:textId="77777777" w:rsidTr="00F149A0">
        <w:trPr>
          <w:trHeight w:val="132"/>
        </w:trPr>
        <w:tc>
          <w:tcPr>
            <w:tcW w:w="1012" w:type="pct"/>
          </w:tcPr>
          <w:p w14:paraId="29CDCACA" w14:textId="77777777" w:rsidR="004863D8" w:rsidRPr="009676D7" w:rsidRDefault="004863D8" w:rsidP="00F149A0">
            <w:pPr>
              <w:spacing w:after="120"/>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Toledo</w:t>
            </w:r>
          </w:p>
        </w:tc>
        <w:tc>
          <w:tcPr>
            <w:tcW w:w="997" w:type="pct"/>
          </w:tcPr>
          <w:p w14:paraId="56E967D2"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997" w:type="pct"/>
          </w:tcPr>
          <w:p w14:paraId="5340C538"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0,31</w:t>
            </w:r>
          </w:p>
        </w:tc>
        <w:tc>
          <w:tcPr>
            <w:tcW w:w="997" w:type="pct"/>
          </w:tcPr>
          <w:p w14:paraId="76DADEB1"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0,36</w:t>
            </w:r>
          </w:p>
        </w:tc>
        <w:tc>
          <w:tcPr>
            <w:tcW w:w="997" w:type="pct"/>
          </w:tcPr>
          <w:p w14:paraId="459E14FA"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0,68</w:t>
            </w:r>
          </w:p>
        </w:tc>
      </w:tr>
      <w:tr w:rsidR="004863D8" w:rsidRPr="009676D7" w14:paraId="3300494A" w14:textId="77777777" w:rsidTr="00F149A0">
        <w:trPr>
          <w:trHeight w:val="220"/>
        </w:trPr>
        <w:tc>
          <w:tcPr>
            <w:tcW w:w="1012" w:type="pct"/>
          </w:tcPr>
          <w:p w14:paraId="3CC4B95D" w14:textId="77777777" w:rsidR="004863D8" w:rsidRPr="009676D7" w:rsidRDefault="004863D8" w:rsidP="00F149A0">
            <w:pPr>
              <w:spacing w:after="120"/>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Valdivia</w:t>
            </w:r>
          </w:p>
        </w:tc>
        <w:tc>
          <w:tcPr>
            <w:tcW w:w="997" w:type="pct"/>
          </w:tcPr>
          <w:p w14:paraId="6207EC57"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0,10</w:t>
            </w:r>
          </w:p>
        </w:tc>
        <w:tc>
          <w:tcPr>
            <w:tcW w:w="997" w:type="pct"/>
          </w:tcPr>
          <w:p w14:paraId="6502B15A"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0,01</w:t>
            </w:r>
          </w:p>
        </w:tc>
        <w:tc>
          <w:tcPr>
            <w:tcW w:w="997" w:type="pct"/>
          </w:tcPr>
          <w:p w14:paraId="335AAB2E"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0,19</w:t>
            </w:r>
          </w:p>
        </w:tc>
        <w:tc>
          <w:tcPr>
            <w:tcW w:w="997" w:type="pct"/>
          </w:tcPr>
          <w:p w14:paraId="3865C340"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0,30</w:t>
            </w:r>
          </w:p>
        </w:tc>
      </w:tr>
      <w:tr w:rsidR="004863D8" w:rsidRPr="009676D7" w14:paraId="5AABC4F6" w14:textId="77777777" w:rsidTr="00F149A0">
        <w:trPr>
          <w:trHeight w:val="138"/>
        </w:trPr>
        <w:tc>
          <w:tcPr>
            <w:tcW w:w="1012" w:type="pct"/>
          </w:tcPr>
          <w:p w14:paraId="2D0869F6" w14:textId="77777777" w:rsidR="004863D8" w:rsidRPr="009676D7" w:rsidRDefault="004863D8" w:rsidP="00F149A0">
            <w:pPr>
              <w:spacing w:after="120"/>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Yarumal</w:t>
            </w:r>
          </w:p>
        </w:tc>
        <w:tc>
          <w:tcPr>
            <w:tcW w:w="997" w:type="pct"/>
          </w:tcPr>
          <w:p w14:paraId="36D5C02F"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0,05</w:t>
            </w:r>
          </w:p>
        </w:tc>
        <w:tc>
          <w:tcPr>
            <w:tcW w:w="997" w:type="pct"/>
          </w:tcPr>
          <w:p w14:paraId="413A9F4B"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0,04</w:t>
            </w:r>
          </w:p>
        </w:tc>
        <w:tc>
          <w:tcPr>
            <w:tcW w:w="997" w:type="pct"/>
          </w:tcPr>
          <w:p w14:paraId="00FDE062"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0,47</w:t>
            </w:r>
          </w:p>
        </w:tc>
        <w:tc>
          <w:tcPr>
            <w:tcW w:w="997" w:type="pct"/>
          </w:tcPr>
          <w:p w14:paraId="2695C4CD" w14:textId="77777777" w:rsidR="004863D8" w:rsidRPr="009676D7" w:rsidRDefault="004863D8" w:rsidP="00F149A0">
            <w:pPr>
              <w:spacing w:after="120"/>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0,57</w:t>
            </w:r>
          </w:p>
        </w:tc>
      </w:tr>
    </w:tbl>
    <w:p w14:paraId="0AB00A91" w14:textId="77777777" w:rsidR="004863D8" w:rsidRPr="009676D7" w:rsidRDefault="004863D8" w:rsidP="004863D8">
      <w:pPr>
        <w:spacing w:before="0"/>
      </w:pPr>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xml:space="preserve"> </w:t>
      </w:r>
      <w:r w:rsidRPr="7A5A1C4E">
        <w:rPr>
          <w:rFonts w:ascii="Times New Roman" w:eastAsia="Arial" w:hAnsi="Times New Roman" w:cs="Times New Roman"/>
          <w:color w:val="000000" w:themeColor="text1"/>
          <w:sz w:val="18"/>
          <w:szCs w:val="18"/>
        </w:rPr>
        <w:t>Gobernación de Antioquia (s.f.-g).</w:t>
      </w:r>
    </w:p>
    <w:p w14:paraId="1E921BC5" w14:textId="77777777" w:rsidR="004863D8" w:rsidRPr="009676D7" w:rsidRDefault="004863D8" w:rsidP="004863D8">
      <w:pPr>
        <w:contextualSpacing/>
        <w:rPr>
          <w:rFonts w:ascii="Times New Roman" w:hAnsi="Times New Roman" w:cs="Times New Roman"/>
        </w:rPr>
      </w:pPr>
      <w:r w:rsidRPr="009676D7">
        <w:rPr>
          <w:rFonts w:ascii="Times New Roman" w:eastAsia="Arial" w:hAnsi="Times New Roman" w:cs="Times New Roman"/>
        </w:rPr>
        <w:t>El indicador de kilómetros de vía por cada mil habitantes dimensiona el déficit de accesibilidad territorial. En cuanto a vías primarias solo Yarumal, Valdivia y Angostura cuentan con esta tipología, en vías secundarias Valdivia y Yarumal tienen la menor proporción de km por cada mil habitantes, en vías terciarias el mayor número de km por cada mil habitantes corresponde a Briceño (21,64), Anorí (15,38) y San José de la Montaña (11,03), si se analizan las vías como un todo Briceño presenta la mayor dotación relativa con 25,86 km/1.000 hab., frente a Ituango con apenas 7,72 km/1.000 hab. (Gobernación de Antioquia, Red vial en el departamento. Circular 10, 2023). El PNVIR establece criterios de priorización con peso significativo en el componente social —35 puntos sobre 100—, incluyendo índice de concentración de víctimas y población beneficiada (Ministerio de Transporte, 2018, p. 20). Municipios como Ituango, Briceño, Valdivia y Anorí, reconocidos como territorios PDET, cumplen con dichos criterios para la priorización de corredores estratégicos.</w:t>
      </w:r>
    </w:p>
    <w:p w14:paraId="664005CB" w14:textId="77777777" w:rsidR="004863D8" w:rsidRPr="009676D7" w:rsidRDefault="004863D8" w:rsidP="004863D8">
      <w:pPr>
        <w:contextualSpacing/>
        <w:rPr>
          <w:rFonts w:ascii="Times New Roman" w:hAnsi="Times New Roman" w:cs="Times New Roman"/>
        </w:rPr>
      </w:pPr>
    </w:p>
    <w:p w14:paraId="412B238C"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16</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Kilómetros de vía por cada mil habitantes en la PAP Bio-energética del Norte de Antioquia</w:t>
      </w:r>
    </w:p>
    <w:tbl>
      <w:tblPr>
        <w:tblStyle w:val="TableGrid"/>
        <w:tblW w:w="0" w:type="auto"/>
        <w:tblLook w:val="06A0" w:firstRow="1" w:lastRow="0" w:firstColumn="1" w:lastColumn="0" w:noHBand="1" w:noVBand="1"/>
      </w:tblPr>
      <w:tblGrid>
        <w:gridCol w:w="1777"/>
        <w:gridCol w:w="1760"/>
        <w:gridCol w:w="1771"/>
        <w:gridCol w:w="1760"/>
        <w:gridCol w:w="1760"/>
      </w:tblGrid>
      <w:tr w:rsidR="004863D8" w:rsidRPr="009676D7" w14:paraId="7C55F79D" w14:textId="77777777" w:rsidTr="00F149A0">
        <w:trPr>
          <w:trHeight w:val="600"/>
        </w:trPr>
        <w:tc>
          <w:tcPr>
            <w:tcW w:w="1777" w:type="dxa"/>
            <w:shd w:val="clear" w:color="auto" w:fill="002060"/>
            <w:vAlign w:val="center"/>
          </w:tcPr>
          <w:p w14:paraId="2EFF93CB"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Municipio</w:t>
            </w:r>
          </w:p>
        </w:tc>
        <w:tc>
          <w:tcPr>
            <w:tcW w:w="1760" w:type="dxa"/>
            <w:shd w:val="clear" w:color="auto" w:fill="002060"/>
            <w:vAlign w:val="center"/>
          </w:tcPr>
          <w:p w14:paraId="1DD595BC"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Km de vías primarias por cada 1000 habitantes</w:t>
            </w:r>
          </w:p>
        </w:tc>
        <w:tc>
          <w:tcPr>
            <w:tcW w:w="1771" w:type="dxa"/>
            <w:shd w:val="clear" w:color="auto" w:fill="002060"/>
            <w:vAlign w:val="center"/>
          </w:tcPr>
          <w:p w14:paraId="25DE0F9C"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Km de vías secundarias por cada 1000 habitantes</w:t>
            </w:r>
          </w:p>
        </w:tc>
        <w:tc>
          <w:tcPr>
            <w:tcW w:w="1760" w:type="dxa"/>
            <w:shd w:val="clear" w:color="auto" w:fill="002060"/>
            <w:vAlign w:val="center"/>
          </w:tcPr>
          <w:p w14:paraId="5309A3FF"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Km de vías terciarias por cada 1000 habitantes</w:t>
            </w:r>
          </w:p>
        </w:tc>
        <w:tc>
          <w:tcPr>
            <w:tcW w:w="1760" w:type="dxa"/>
            <w:shd w:val="clear" w:color="auto" w:fill="002060"/>
            <w:vAlign w:val="center"/>
          </w:tcPr>
          <w:p w14:paraId="33E53CB0"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Km en total por cada 1000 habitantes</w:t>
            </w:r>
          </w:p>
        </w:tc>
      </w:tr>
      <w:tr w:rsidR="004863D8" w:rsidRPr="009676D7" w14:paraId="719D42DA" w14:textId="77777777" w:rsidTr="00F149A0">
        <w:trPr>
          <w:trHeight w:val="162"/>
        </w:trPr>
        <w:tc>
          <w:tcPr>
            <w:tcW w:w="1777" w:type="dxa"/>
          </w:tcPr>
          <w:p w14:paraId="09092D69" w14:textId="77777777" w:rsidR="004863D8" w:rsidRPr="009676D7" w:rsidRDefault="004863D8" w:rsidP="00F149A0">
            <w:pPr>
              <w:spacing w:after="120" w:line="276" w:lineRule="auto"/>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1760" w:type="dxa"/>
            <w:vAlign w:val="center"/>
          </w:tcPr>
          <w:p w14:paraId="401FD3DC"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1,13</w:t>
            </w:r>
          </w:p>
        </w:tc>
        <w:tc>
          <w:tcPr>
            <w:tcW w:w="1771" w:type="dxa"/>
            <w:vAlign w:val="center"/>
          </w:tcPr>
          <w:p w14:paraId="200F7A09"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1,89</w:t>
            </w:r>
          </w:p>
        </w:tc>
        <w:tc>
          <w:tcPr>
            <w:tcW w:w="1760" w:type="dxa"/>
            <w:vAlign w:val="center"/>
          </w:tcPr>
          <w:p w14:paraId="0CC98051"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8,17</w:t>
            </w:r>
          </w:p>
        </w:tc>
        <w:tc>
          <w:tcPr>
            <w:tcW w:w="1760" w:type="dxa"/>
            <w:vAlign w:val="center"/>
          </w:tcPr>
          <w:p w14:paraId="294C5D1F"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11,19</w:t>
            </w:r>
          </w:p>
        </w:tc>
      </w:tr>
      <w:tr w:rsidR="004863D8" w:rsidRPr="009676D7" w14:paraId="1499A7FA" w14:textId="77777777" w:rsidTr="00F149A0">
        <w:trPr>
          <w:trHeight w:val="300"/>
        </w:trPr>
        <w:tc>
          <w:tcPr>
            <w:tcW w:w="1777" w:type="dxa"/>
          </w:tcPr>
          <w:p w14:paraId="391AA82C" w14:textId="77777777" w:rsidR="004863D8" w:rsidRPr="009676D7" w:rsidRDefault="004863D8" w:rsidP="00F149A0">
            <w:pPr>
              <w:spacing w:after="120" w:line="276" w:lineRule="auto"/>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Anorí</w:t>
            </w:r>
          </w:p>
        </w:tc>
        <w:tc>
          <w:tcPr>
            <w:tcW w:w="1760" w:type="dxa"/>
            <w:vAlign w:val="center"/>
          </w:tcPr>
          <w:p w14:paraId="4EB266F1"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1771" w:type="dxa"/>
            <w:vAlign w:val="center"/>
          </w:tcPr>
          <w:p w14:paraId="2D2405EA"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2,94</w:t>
            </w:r>
          </w:p>
        </w:tc>
        <w:tc>
          <w:tcPr>
            <w:tcW w:w="1760" w:type="dxa"/>
            <w:vAlign w:val="center"/>
          </w:tcPr>
          <w:p w14:paraId="5A03BE18"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15,38</w:t>
            </w:r>
          </w:p>
        </w:tc>
        <w:tc>
          <w:tcPr>
            <w:tcW w:w="1760" w:type="dxa"/>
            <w:vAlign w:val="center"/>
          </w:tcPr>
          <w:p w14:paraId="5CA0819F"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18,32</w:t>
            </w:r>
          </w:p>
        </w:tc>
      </w:tr>
      <w:tr w:rsidR="004863D8" w:rsidRPr="009676D7" w14:paraId="2136EDFC" w14:textId="77777777" w:rsidTr="00F149A0">
        <w:trPr>
          <w:trHeight w:val="300"/>
        </w:trPr>
        <w:tc>
          <w:tcPr>
            <w:tcW w:w="1777" w:type="dxa"/>
          </w:tcPr>
          <w:p w14:paraId="65CDD4EB" w14:textId="77777777" w:rsidR="004863D8" w:rsidRPr="009676D7" w:rsidRDefault="004863D8" w:rsidP="00F149A0">
            <w:pPr>
              <w:spacing w:after="120" w:line="276" w:lineRule="auto"/>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Briceño</w:t>
            </w:r>
          </w:p>
        </w:tc>
        <w:tc>
          <w:tcPr>
            <w:tcW w:w="1760" w:type="dxa"/>
            <w:vAlign w:val="center"/>
          </w:tcPr>
          <w:p w14:paraId="246E36EE"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1771" w:type="dxa"/>
            <w:vAlign w:val="center"/>
          </w:tcPr>
          <w:p w14:paraId="333E1018"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4,20</w:t>
            </w:r>
          </w:p>
        </w:tc>
        <w:tc>
          <w:tcPr>
            <w:tcW w:w="1760" w:type="dxa"/>
            <w:vAlign w:val="center"/>
          </w:tcPr>
          <w:p w14:paraId="6EFC3511"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21,65</w:t>
            </w:r>
          </w:p>
        </w:tc>
        <w:tc>
          <w:tcPr>
            <w:tcW w:w="1760" w:type="dxa"/>
            <w:vAlign w:val="center"/>
          </w:tcPr>
          <w:p w14:paraId="5C8CD0E6"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25,86</w:t>
            </w:r>
          </w:p>
        </w:tc>
      </w:tr>
      <w:tr w:rsidR="004863D8" w:rsidRPr="009676D7" w14:paraId="5C68350E" w14:textId="77777777" w:rsidTr="00F149A0">
        <w:trPr>
          <w:trHeight w:val="316"/>
        </w:trPr>
        <w:tc>
          <w:tcPr>
            <w:tcW w:w="1777" w:type="dxa"/>
          </w:tcPr>
          <w:p w14:paraId="53549BA3" w14:textId="77777777" w:rsidR="004863D8" w:rsidRPr="009676D7" w:rsidRDefault="004863D8" w:rsidP="00F149A0">
            <w:pPr>
              <w:spacing w:after="120" w:line="276" w:lineRule="auto"/>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Campamento</w:t>
            </w:r>
          </w:p>
        </w:tc>
        <w:tc>
          <w:tcPr>
            <w:tcW w:w="1760" w:type="dxa"/>
            <w:vAlign w:val="center"/>
          </w:tcPr>
          <w:p w14:paraId="6FE393CE"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1771" w:type="dxa"/>
            <w:vAlign w:val="center"/>
          </w:tcPr>
          <w:p w14:paraId="08AA2CA4"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2,87</w:t>
            </w:r>
          </w:p>
        </w:tc>
        <w:tc>
          <w:tcPr>
            <w:tcW w:w="1760" w:type="dxa"/>
            <w:vAlign w:val="center"/>
          </w:tcPr>
          <w:p w14:paraId="037F4B26"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10,31</w:t>
            </w:r>
          </w:p>
        </w:tc>
        <w:tc>
          <w:tcPr>
            <w:tcW w:w="1760" w:type="dxa"/>
            <w:vAlign w:val="center"/>
          </w:tcPr>
          <w:p w14:paraId="4572B3CA"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13,19</w:t>
            </w:r>
          </w:p>
        </w:tc>
      </w:tr>
      <w:tr w:rsidR="004863D8" w:rsidRPr="009676D7" w14:paraId="4AB6B265" w14:textId="77777777" w:rsidTr="00F149A0">
        <w:trPr>
          <w:trHeight w:val="300"/>
        </w:trPr>
        <w:tc>
          <w:tcPr>
            <w:tcW w:w="1777" w:type="dxa"/>
          </w:tcPr>
          <w:p w14:paraId="24C850C6" w14:textId="77777777" w:rsidR="004863D8" w:rsidRPr="009676D7" w:rsidRDefault="004863D8" w:rsidP="00F149A0">
            <w:pPr>
              <w:spacing w:after="120" w:line="276" w:lineRule="auto"/>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1760" w:type="dxa"/>
            <w:vAlign w:val="center"/>
          </w:tcPr>
          <w:p w14:paraId="33CF8AFB"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1771" w:type="dxa"/>
            <w:vAlign w:val="center"/>
          </w:tcPr>
          <w:p w14:paraId="3C138ADD"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10,98</w:t>
            </w:r>
          </w:p>
        </w:tc>
        <w:tc>
          <w:tcPr>
            <w:tcW w:w="1760" w:type="dxa"/>
            <w:vAlign w:val="center"/>
          </w:tcPr>
          <w:p w14:paraId="54C3054B"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5,49</w:t>
            </w:r>
          </w:p>
        </w:tc>
        <w:tc>
          <w:tcPr>
            <w:tcW w:w="1760" w:type="dxa"/>
            <w:vAlign w:val="center"/>
          </w:tcPr>
          <w:p w14:paraId="58AEF340"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16,47</w:t>
            </w:r>
          </w:p>
        </w:tc>
      </w:tr>
      <w:tr w:rsidR="004863D8" w:rsidRPr="009676D7" w14:paraId="5B07A6C0" w14:textId="77777777" w:rsidTr="00F149A0">
        <w:trPr>
          <w:trHeight w:val="240"/>
        </w:trPr>
        <w:tc>
          <w:tcPr>
            <w:tcW w:w="1777" w:type="dxa"/>
          </w:tcPr>
          <w:p w14:paraId="5DE6A5DB" w14:textId="77777777" w:rsidR="004863D8" w:rsidRPr="009676D7" w:rsidRDefault="004863D8" w:rsidP="00F149A0">
            <w:pPr>
              <w:spacing w:after="120" w:line="276" w:lineRule="auto"/>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Gómez Plata</w:t>
            </w:r>
          </w:p>
        </w:tc>
        <w:tc>
          <w:tcPr>
            <w:tcW w:w="1760" w:type="dxa"/>
            <w:vAlign w:val="center"/>
          </w:tcPr>
          <w:p w14:paraId="7475A23D"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1771" w:type="dxa"/>
            <w:vAlign w:val="center"/>
          </w:tcPr>
          <w:p w14:paraId="5FDDFCA3"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3,95</w:t>
            </w:r>
          </w:p>
        </w:tc>
        <w:tc>
          <w:tcPr>
            <w:tcW w:w="1760" w:type="dxa"/>
            <w:vAlign w:val="center"/>
          </w:tcPr>
          <w:p w14:paraId="6231EA6E"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7,83</w:t>
            </w:r>
          </w:p>
        </w:tc>
        <w:tc>
          <w:tcPr>
            <w:tcW w:w="1760" w:type="dxa"/>
            <w:vAlign w:val="center"/>
          </w:tcPr>
          <w:p w14:paraId="2FFB6969"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11,79</w:t>
            </w:r>
          </w:p>
        </w:tc>
      </w:tr>
      <w:tr w:rsidR="004863D8" w:rsidRPr="009676D7" w14:paraId="7C8A6126" w14:textId="77777777" w:rsidTr="00F149A0">
        <w:trPr>
          <w:trHeight w:val="127"/>
        </w:trPr>
        <w:tc>
          <w:tcPr>
            <w:tcW w:w="1777" w:type="dxa"/>
          </w:tcPr>
          <w:p w14:paraId="4F950A23" w14:textId="77777777" w:rsidR="004863D8" w:rsidRPr="009676D7" w:rsidRDefault="004863D8" w:rsidP="00F149A0">
            <w:pPr>
              <w:spacing w:after="120" w:line="276" w:lineRule="auto"/>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Guadalupe</w:t>
            </w:r>
          </w:p>
        </w:tc>
        <w:tc>
          <w:tcPr>
            <w:tcW w:w="1760" w:type="dxa"/>
            <w:vAlign w:val="center"/>
          </w:tcPr>
          <w:p w14:paraId="23B2BA42"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1771" w:type="dxa"/>
            <w:vAlign w:val="center"/>
          </w:tcPr>
          <w:p w14:paraId="1AA02BC7"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1,64</w:t>
            </w:r>
          </w:p>
        </w:tc>
        <w:tc>
          <w:tcPr>
            <w:tcW w:w="1760" w:type="dxa"/>
            <w:vAlign w:val="center"/>
          </w:tcPr>
          <w:p w14:paraId="0DBC34CF"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8,84</w:t>
            </w:r>
          </w:p>
        </w:tc>
        <w:tc>
          <w:tcPr>
            <w:tcW w:w="1760" w:type="dxa"/>
            <w:vAlign w:val="center"/>
          </w:tcPr>
          <w:p w14:paraId="08428F91"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10,47</w:t>
            </w:r>
          </w:p>
        </w:tc>
      </w:tr>
      <w:tr w:rsidR="004863D8" w:rsidRPr="009676D7" w14:paraId="5ECAE3CA" w14:textId="77777777" w:rsidTr="00F149A0">
        <w:trPr>
          <w:trHeight w:val="300"/>
        </w:trPr>
        <w:tc>
          <w:tcPr>
            <w:tcW w:w="1777" w:type="dxa"/>
          </w:tcPr>
          <w:p w14:paraId="63BDE6D7" w14:textId="77777777" w:rsidR="004863D8" w:rsidRPr="009676D7" w:rsidRDefault="004863D8" w:rsidP="00F149A0">
            <w:pPr>
              <w:spacing w:after="120" w:line="276" w:lineRule="auto"/>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Ituango</w:t>
            </w:r>
          </w:p>
        </w:tc>
        <w:tc>
          <w:tcPr>
            <w:tcW w:w="1760" w:type="dxa"/>
            <w:vAlign w:val="center"/>
          </w:tcPr>
          <w:p w14:paraId="074D9FA6"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1771" w:type="dxa"/>
            <w:vAlign w:val="center"/>
          </w:tcPr>
          <w:p w14:paraId="47F2591A"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1,19</w:t>
            </w:r>
          </w:p>
        </w:tc>
        <w:tc>
          <w:tcPr>
            <w:tcW w:w="1760" w:type="dxa"/>
            <w:vAlign w:val="center"/>
          </w:tcPr>
          <w:p w14:paraId="37512452"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6,53</w:t>
            </w:r>
          </w:p>
        </w:tc>
        <w:tc>
          <w:tcPr>
            <w:tcW w:w="1760" w:type="dxa"/>
            <w:vAlign w:val="center"/>
          </w:tcPr>
          <w:p w14:paraId="3EEB2A84"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7,72</w:t>
            </w:r>
          </w:p>
        </w:tc>
      </w:tr>
      <w:tr w:rsidR="004863D8" w:rsidRPr="009676D7" w14:paraId="633216F0" w14:textId="77777777" w:rsidTr="00F149A0">
        <w:trPr>
          <w:trHeight w:val="269"/>
        </w:trPr>
        <w:tc>
          <w:tcPr>
            <w:tcW w:w="1777" w:type="dxa"/>
          </w:tcPr>
          <w:p w14:paraId="2891B46B" w14:textId="77777777" w:rsidR="004863D8" w:rsidRPr="009676D7" w:rsidRDefault="004863D8" w:rsidP="00F149A0">
            <w:pPr>
              <w:spacing w:after="120" w:line="276" w:lineRule="auto"/>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1760" w:type="dxa"/>
            <w:vAlign w:val="center"/>
          </w:tcPr>
          <w:p w14:paraId="78C34642"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1771" w:type="dxa"/>
            <w:vAlign w:val="center"/>
          </w:tcPr>
          <w:p w14:paraId="766B4690"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7,94</w:t>
            </w:r>
          </w:p>
        </w:tc>
        <w:tc>
          <w:tcPr>
            <w:tcW w:w="1760" w:type="dxa"/>
            <w:vAlign w:val="center"/>
          </w:tcPr>
          <w:p w14:paraId="0C7EF46F"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8,91</w:t>
            </w:r>
          </w:p>
        </w:tc>
        <w:tc>
          <w:tcPr>
            <w:tcW w:w="1760" w:type="dxa"/>
            <w:vAlign w:val="center"/>
          </w:tcPr>
          <w:p w14:paraId="7D73EC02"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16,85</w:t>
            </w:r>
          </w:p>
        </w:tc>
      </w:tr>
      <w:tr w:rsidR="004863D8" w:rsidRPr="009676D7" w14:paraId="47922A2F" w14:textId="77777777" w:rsidTr="00F149A0">
        <w:trPr>
          <w:trHeight w:val="287"/>
        </w:trPr>
        <w:tc>
          <w:tcPr>
            <w:tcW w:w="1777" w:type="dxa"/>
          </w:tcPr>
          <w:p w14:paraId="13A6EC1A" w14:textId="77777777" w:rsidR="004863D8" w:rsidRPr="009676D7" w:rsidRDefault="004863D8" w:rsidP="00F149A0">
            <w:pPr>
              <w:spacing w:after="120" w:line="276" w:lineRule="auto"/>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1760" w:type="dxa"/>
            <w:vAlign w:val="center"/>
          </w:tcPr>
          <w:p w14:paraId="05BC5F0A"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1771" w:type="dxa"/>
            <w:vAlign w:val="center"/>
          </w:tcPr>
          <w:p w14:paraId="2696C1F3"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9,07</w:t>
            </w:r>
          </w:p>
        </w:tc>
        <w:tc>
          <w:tcPr>
            <w:tcW w:w="1760" w:type="dxa"/>
            <w:vAlign w:val="center"/>
          </w:tcPr>
          <w:p w14:paraId="009B4D6A"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11,03</w:t>
            </w:r>
          </w:p>
        </w:tc>
        <w:tc>
          <w:tcPr>
            <w:tcW w:w="1760" w:type="dxa"/>
            <w:vAlign w:val="center"/>
          </w:tcPr>
          <w:p w14:paraId="60F58F95"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20,10</w:t>
            </w:r>
          </w:p>
        </w:tc>
      </w:tr>
      <w:tr w:rsidR="004863D8" w:rsidRPr="009676D7" w14:paraId="0CD01027" w14:textId="77777777" w:rsidTr="00F149A0">
        <w:trPr>
          <w:trHeight w:val="300"/>
        </w:trPr>
        <w:tc>
          <w:tcPr>
            <w:tcW w:w="1777" w:type="dxa"/>
          </w:tcPr>
          <w:p w14:paraId="4D693752" w14:textId="77777777" w:rsidR="004863D8" w:rsidRPr="009676D7" w:rsidRDefault="004863D8" w:rsidP="00F149A0">
            <w:pPr>
              <w:spacing w:after="120" w:line="276" w:lineRule="auto"/>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Toledo</w:t>
            </w:r>
          </w:p>
        </w:tc>
        <w:tc>
          <w:tcPr>
            <w:tcW w:w="1760" w:type="dxa"/>
            <w:vAlign w:val="center"/>
          </w:tcPr>
          <w:p w14:paraId="587C345B"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1771" w:type="dxa"/>
            <w:vAlign w:val="center"/>
          </w:tcPr>
          <w:p w14:paraId="2FF172A8"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8,02</w:t>
            </w:r>
          </w:p>
        </w:tc>
        <w:tc>
          <w:tcPr>
            <w:tcW w:w="1760" w:type="dxa"/>
            <w:vAlign w:val="center"/>
          </w:tcPr>
          <w:p w14:paraId="5CC86A93"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9,37</w:t>
            </w:r>
          </w:p>
        </w:tc>
        <w:tc>
          <w:tcPr>
            <w:tcW w:w="1760" w:type="dxa"/>
            <w:vAlign w:val="center"/>
          </w:tcPr>
          <w:p w14:paraId="0FAD778D"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17,39</w:t>
            </w:r>
          </w:p>
        </w:tc>
      </w:tr>
      <w:tr w:rsidR="004863D8" w:rsidRPr="009676D7" w14:paraId="276181A8" w14:textId="77777777" w:rsidTr="00F149A0">
        <w:trPr>
          <w:trHeight w:val="300"/>
        </w:trPr>
        <w:tc>
          <w:tcPr>
            <w:tcW w:w="1777" w:type="dxa"/>
          </w:tcPr>
          <w:p w14:paraId="250856ED" w14:textId="77777777" w:rsidR="004863D8" w:rsidRPr="009676D7" w:rsidRDefault="004863D8" w:rsidP="00F149A0">
            <w:pPr>
              <w:spacing w:after="120" w:line="276" w:lineRule="auto"/>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Valdivia</w:t>
            </w:r>
          </w:p>
        </w:tc>
        <w:tc>
          <w:tcPr>
            <w:tcW w:w="1760" w:type="dxa"/>
            <w:vAlign w:val="center"/>
          </w:tcPr>
          <w:p w14:paraId="4BFB82C3"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3,74</w:t>
            </w:r>
          </w:p>
        </w:tc>
        <w:tc>
          <w:tcPr>
            <w:tcW w:w="1771" w:type="dxa"/>
            <w:vAlign w:val="center"/>
          </w:tcPr>
          <w:p w14:paraId="0AD44351"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0,44</w:t>
            </w:r>
          </w:p>
        </w:tc>
        <w:tc>
          <w:tcPr>
            <w:tcW w:w="1760" w:type="dxa"/>
            <w:vAlign w:val="center"/>
          </w:tcPr>
          <w:p w14:paraId="0C27310D"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7,50</w:t>
            </w:r>
          </w:p>
        </w:tc>
        <w:tc>
          <w:tcPr>
            <w:tcW w:w="1760" w:type="dxa"/>
            <w:vAlign w:val="center"/>
          </w:tcPr>
          <w:p w14:paraId="56918328"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11,68</w:t>
            </w:r>
          </w:p>
        </w:tc>
      </w:tr>
      <w:tr w:rsidR="004863D8" w:rsidRPr="009676D7" w14:paraId="0EF63E37" w14:textId="77777777" w:rsidTr="00F149A0">
        <w:trPr>
          <w:trHeight w:val="300"/>
        </w:trPr>
        <w:tc>
          <w:tcPr>
            <w:tcW w:w="1777" w:type="dxa"/>
          </w:tcPr>
          <w:p w14:paraId="62B7C1A0" w14:textId="77777777" w:rsidR="004863D8" w:rsidRPr="009676D7" w:rsidRDefault="004863D8" w:rsidP="00F149A0">
            <w:pPr>
              <w:spacing w:after="120" w:line="276" w:lineRule="auto"/>
              <w:contextualSpacing/>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lastRenderedPageBreak/>
              <w:t>Yarumal</w:t>
            </w:r>
          </w:p>
        </w:tc>
        <w:tc>
          <w:tcPr>
            <w:tcW w:w="1760" w:type="dxa"/>
            <w:vAlign w:val="center"/>
          </w:tcPr>
          <w:p w14:paraId="3E8C0EC9"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0,88</w:t>
            </w:r>
          </w:p>
        </w:tc>
        <w:tc>
          <w:tcPr>
            <w:tcW w:w="1771" w:type="dxa"/>
            <w:vAlign w:val="center"/>
          </w:tcPr>
          <w:p w14:paraId="1E2011EF"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0,63</w:t>
            </w:r>
          </w:p>
        </w:tc>
        <w:tc>
          <w:tcPr>
            <w:tcW w:w="1760" w:type="dxa"/>
            <w:vAlign w:val="center"/>
          </w:tcPr>
          <w:p w14:paraId="4F5CBA4A"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7,64</w:t>
            </w:r>
          </w:p>
        </w:tc>
        <w:tc>
          <w:tcPr>
            <w:tcW w:w="1760" w:type="dxa"/>
            <w:vAlign w:val="center"/>
          </w:tcPr>
          <w:p w14:paraId="33639920"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Calibri" w:hAnsi="Times New Roman" w:cs="Times New Roman"/>
                <w:sz w:val="16"/>
                <w:szCs w:val="16"/>
              </w:rPr>
              <w:t>9,14</w:t>
            </w:r>
          </w:p>
        </w:tc>
      </w:tr>
    </w:tbl>
    <w:p w14:paraId="17BD7270" w14:textId="77777777" w:rsidR="004863D8" w:rsidRPr="009676D7" w:rsidRDefault="004863D8" w:rsidP="004863D8">
      <w:pPr>
        <w:spacing w:before="0"/>
      </w:pPr>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xml:space="preserve"> </w:t>
      </w:r>
      <w:r w:rsidRPr="7A5A1C4E">
        <w:rPr>
          <w:rFonts w:ascii="Times New Roman" w:eastAsia="Arial" w:hAnsi="Times New Roman" w:cs="Times New Roman"/>
          <w:color w:val="000000" w:themeColor="text1"/>
          <w:sz w:val="18"/>
          <w:szCs w:val="18"/>
        </w:rPr>
        <w:t>Gobernación de Antioquia (s.f.-g). Cálculos propios.</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418"/>
        <w:gridCol w:w="4418"/>
      </w:tblGrid>
      <w:tr w:rsidR="004863D8" w14:paraId="66A9FB4C" w14:textId="77777777" w:rsidTr="00F149A0">
        <w:trPr>
          <w:trHeight w:val="300"/>
        </w:trPr>
        <w:tc>
          <w:tcPr>
            <w:tcW w:w="4418" w:type="dxa"/>
          </w:tcPr>
          <w:p w14:paraId="59DBFDD7" w14:textId="77777777" w:rsidR="004863D8" w:rsidRDefault="004863D8" w:rsidP="00F149A0">
            <w:pPr>
              <w:pStyle w:val="Caption"/>
              <w:keepNext/>
              <w:jc w:val="center"/>
            </w:pPr>
            <w:r w:rsidRPr="75AA67FD">
              <w:rPr>
                <w:rFonts w:ascii="Times New Roman" w:hAnsi="Times New Roman" w:cs="Times New Roman"/>
                <w:i w:val="0"/>
                <w:iCs w:val="0"/>
                <w:sz w:val="20"/>
                <w:szCs w:val="20"/>
              </w:rPr>
              <w:t>Gráfico X. Kilómetros de vía según el área del municipio en la PAP Bio-energética del Norte de Antioquia.</w:t>
            </w:r>
          </w:p>
        </w:tc>
        <w:tc>
          <w:tcPr>
            <w:tcW w:w="4418" w:type="dxa"/>
          </w:tcPr>
          <w:p w14:paraId="67A60210" w14:textId="77777777" w:rsidR="004863D8" w:rsidRDefault="004863D8" w:rsidP="00F149A0">
            <w:pPr>
              <w:pStyle w:val="Caption"/>
              <w:keepNext/>
              <w:jc w:val="center"/>
            </w:pPr>
            <w:r w:rsidRPr="75AA67FD">
              <w:rPr>
                <w:rFonts w:ascii="Times New Roman" w:hAnsi="Times New Roman" w:cs="Times New Roman"/>
                <w:i w:val="0"/>
                <w:iCs w:val="0"/>
                <w:sz w:val="20"/>
                <w:szCs w:val="20"/>
              </w:rPr>
              <w:t>Gráfico X. Kilómetros de vía por cada mil habitantes en la PAP Bio-energética del Norte de Antioquia</w:t>
            </w:r>
          </w:p>
        </w:tc>
      </w:tr>
      <w:tr w:rsidR="004863D8" w14:paraId="03BD7854" w14:textId="77777777" w:rsidTr="00F149A0">
        <w:trPr>
          <w:trHeight w:val="3955"/>
        </w:trPr>
        <w:tc>
          <w:tcPr>
            <w:tcW w:w="4418" w:type="dxa"/>
          </w:tcPr>
          <w:p w14:paraId="221A8A7F" w14:textId="77777777" w:rsidR="004863D8" w:rsidRDefault="004863D8" w:rsidP="00F149A0">
            <w:r>
              <w:rPr>
                <w:noProof/>
                <w:lang w:eastAsia="es-CO"/>
              </w:rPr>
              <w:drawing>
                <wp:inline distT="0" distB="0" distL="0" distR="0" wp14:anchorId="1C93711C" wp14:editId="5F670DEB">
                  <wp:extent cx="2657475" cy="2543175"/>
                  <wp:effectExtent l="0" t="0" r="0" b="0"/>
                  <wp:docPr id="908761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51141" name="Picture 925651141"/>
                          <pic:cNvPicPr/>
                        </pic:nvPicPr>
                        <pic:blipFill>
                          <a:blip r:embed="rId20">
                            <a:extLst>
                              <a:ext uri="{28A0092B-C50C-407E-A947-70E740481C1C}">
                                <a14:useLocalDpi xmlns:a14="http://schemas.microsoft.com/office/drawing/2010/main"/>
                              </a:ext>
                            </a:extLst>
                          </a:blip>
                          <a:stretch>
                            <a:fillRect/>
                          </a:stretch>
                        </pic:blipFill>
                        <pic:spPr>
                          <a:xfrm>
                            <a:off x="0" y="0"/>
                            <a:ext cx="2657475" cy="2543175"/>
                          </a:xfrm>
                          <a:prstGeom prst="rect">
                            <a:avLst/>
                          </a:prstGeom>
                        </pic:spPr>
                      </pic:pic>
                    </a:graphicData>
                  </a:graphic>
                </wp:inline>
              </w:drawing>
            </w:r>
          </w:p>
        </w:tc>
        <w:tc>
          <w:tcPr>
            <w:tcW w:w="4418" w:type="dxa"/>
          </w:tcPr>
          <w:p w14:paraId="6F3FF596" w14:textId="77777777" w:rsidR="004863D8" w:rsidRDefault="004863D8" w:rsidP="00F149A0">
            <w:r>
              <w:rPr>
                <w:noProof/>
                <w:lang w:eastAsia="es-CO"/>
              </w:rPr>
              <w:drawing>
                <wp:inline distT="0" distB="0" distL="0" distR="0" wp14:anchorId="0F8DECE8" wp14:editId="52C62F69">
                  <wp:extent cx="2657475" cy="2543175"/>
                  <wp:effectExtent l="0" t="0" r="0" b="0"/>
                  <wp:docPr id="1972804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61154" name="Picture 904161154"/>
                          <pic:cNvPicPr/>
                        </pic:nvPicPr>
                        <pic:blipFill>
                          <a:blip r:embed="rId21">
                            <a:extLst>
                              <a:ext uri="{28A0092B-C50C-407E-A947-70E740481C1C}">
                                <a14:useLocalDpi xmlns:a14="http://schemas.microsoft.com/office/drawing/2010/main"/>
                              </a:ext>
                            </a:extLst>
                          </a:blip>
                          <a:stretch>
                            <a:fillRect/>
                          </a:stretch>
                        </pic:blipFill>
                        <pic:spPr>
                          <a:xfrm>
                            <a:off x="0" y="0"/>
                            <a:ext cx="2657475" cy="2543175"/>
                          </a:xfrm>
                          <a:prstGeom prst="rect">
                            <a:avLst/>
                          </a:prstGeom>
                        </pic:spPr>
                      </pic:pic>
                    </a:graphicData>
                  </a:graphic>
                </wp:inline>
              </w:drawing>
            </w:r>
          </w:p>
        </w:tc>
      </w:tr>
      <w:tr w:rsidR="004863D8" w14:paraId="055C70BD" w14:textId="77777777" w:rsidTr="00F149A0">
        <w:trPr>
          <w:trHeight w:val="300"/>
        </w:trPr>
        <w:tc>
          <w:tcPr>
            <w:tcW w:w="4418" w:type="dxa"/>
          </w:tcPr>
          <w:p w14:paraId="16BDD34F" w14:textId="77777777" w:rsidR="004863D8" w:rsidRDefault="004863D8" w:rsidP="00F149A0">
            <w:pPr>
              <w:spacing w:before="0"/>
            </w:pPr>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xml:space="preserve"> </w:t>
            </w:r>
            <w:r w:rsidRPr="7A5A1C4E">
              <w:rPr>
                <w:rFonts w:ascii="Times New Roman" w:eastAsia="Arial" w:hAnsi="Times New Roman" w:cs="Times New Roman"/>
                <w:color w:val="000000" w:themeColor="text1"/>
                <w:sz w:val="18"/>
                <w:szCs w:val="18"/>
              </w:rPr>
              <w:t>Gobernación de Antioquia (s.f.-g).</w:t>
            </w:r>
          </w:p>
        </w:tc>
        <w:tc>
          <w:tcPr>
            <w:tcW w:w="4418" w:type="dxa"/>
          </w:tcPr>
          <w:p w14:paraId="0B60384C" w14:textId="77777777" w:rsidR="004863D8" w:rsidRDefault="004863D8" w:rsidP="00F149A0">
            <w:pPr>
              <w:spacing w:before="0"/>
            </w:pPr>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xml:space="preserve"> </w:t>
            </w:r>
            <w:r w:rsidRPr="7A5A1C4E">
              <w:rPr>
                <w:rFonts w:ascii="Times New Roman" w:eastAsia="Arial" w:hAnsi="Times New Roman" w:cs="Times New Roman"/>
                <w:color w:val="000000" w:themeColor="text1"/>
                <w:sz w:val="18"/>
                <w:szCs w:val="18"/>
              </w:rPr>
              <w:t>Gobernación de Antioquia (s.f.-g).</w:t>
            </w:r>
          </w:p>
        </w:tc>
      </w:tr>
    </w:tbl>
    <w:p w14:paraId="465DADD2" w14:textId="77777777" w:rsidR="004863D8" w:rsidRDefault="004863D8" w:rsidP="004863D8">
      <w:pPr>
        <w:spacing w:before="0"/>
        <w:rPr>
          <w:rFonts w:ascii="Times New Roman" w:eastAsia="Arial" w:hAnsi="Times New Roman" w:cs="Times New Roman"/>
          <w:color w:val="000000" w:themeColor="text1"/>
          <w:sz w:val="18"/>
          <w:szCs w:val="18"/>
        </w:rPr>
      </w:pPr>
    </w:p>
    <w:p w14:paraId="12E21CBF" w14:textId="77777777" w:rsidR="004863D8" w:rsidRPr="009676D7" w:rsidRDefault="004863D8" w:rsidP="004863D8">
      <w:pPr>
        <w:spacing w:after="0"/>
        <w:contextualSpacing/>
      </w:pPr>
      <w:r w:rsidRPr="2C3D3FD4">
        <w:rPr>
          <w:rFonts w:ascii="Times New Roman" w:hAnsi="Times New Roman" w:cs="Times New Roman"/>
          <w:color w:val="000000" w:themeColor="text1"/>
        </w:rPr>
        <w:t>Finalmente, los instrumentos de planeación convergen en un hecho interjurisdiccional central: consolidar corredores transversales que conecten la zona norte de la provincia con el eje de la Troncal de Occidente, la cual está identificada como punto crítico de siniestralidad vial (Gobernación de Antioquia, 2023, p. 21). En este contexto, el PMT 2010–2032 recomienda fortalecer el proceso de descentralización en el sector vial para que sean los gobiernos locales y departamentales quienes planifiquen la expansión y mantenimiento de sus redes secundarias y terciarias (Ministerio de Transporte y DNP, 2010, p. 52). Por lo tanto, el PEMP debe articular las apuestas municipales de mejoramiento terciario con los lineamientos del PMTLA y los criterios del PNVIR para priorizar las vías como ejes fundamentales de las cadenas productivas y reducir brechas campo-ciudad.</w:t>
      </w:r>
    </w:p>
    <w:p w14:paraId="07757B7F" w14:textId="77777777" w:rsidR="004863D8" w:rsidRDefault="004863D8" w:rsidP="004863D8">
      <w:pPr>
        <w:pStyle w:val="Heading4"/>
      </w:pPr>
      <w:commentRangeStart w:id="19"/>
      <w:r w:rsidRPr="05E548FB">
        <w:rPr>
          <w:rFonts w:ascii="Times New Roman" w:hAnsi="Times New Roman" w:cs="Times New Roman"/>
        </w:rPr>
        <w:t>Ciencia, Tecnología e Innovación</w:t>
      </w:r>
      <w:commentRangeEnd w:id="19"/>
      <w:r>
        <w:rPr>
          <w:rStyle w:val="CommentReference"/>
        </w:rPr>
        <w:commentReference w:id="19"/>
      </w:r>
    </w:p>
    <w:p w14:paraId="410F5BC7" w14:textId="77777777" w:rsidR="004863D8" w:rsidRDefault="004863D8" w:rsidP="004863D8">
      <w:r w:rsidRPr="05E548FB">
        <w:rPr>
          <w:rFonts w:ascii="Times New Roman" w:eastAsia="Times New Roman" w:hAnsi="Times New Roman" w:cs="Times New Roman"/>
        </w:rPr>
        <w:t xml:space="preserve">La Ciencia, la Tecnología y la Innovación constituyen un habilitador fundamental para que la Provincia avance hacia un modelo de desarrollo más competitivo, sostenible e integrado. En un territorio con vocación agropecuaria, potencial bioenergético, riqueza ambiental y brechas de conectividad, la CTI debe entenderse como una herramienta práctica para resolver problemas reales del territorio: mejorar la productividad rural, optimizar la gestión pública, fortalecer cadenas de valor, impulsar emprendimientos, cerrar brechas digitales y generar soluciones para la sostenibilidad ambiental. </w:t>
      </w:r>
    </w:p>
    <w:p w14:paraId="0540B451" w14:textId="77777777" w:rsidR="004863D8" w:rsidRDefault="004863D8" w:rsidP="004863D8">
      <w:r w:rsidRPr="05E548FB">
        <w:rPr>
          <w:rFonts w:ascii="Times New Roman" w:eastAsia="Times New Roman" w:hAnsi="Times New Roman" w:cs="Times New Roman"/>
        </w:rPr>
        <w:t xml:space="preserve">La subregión Norte cuenta con una base institucional sólida para impulsar la Ciencia, Tecnología e Innovación, especialmente a través del Comité Universidad Empresa Estado (CUEE) Norte, que articula universidad, empresa, Estado y sociedad en torno a la generación y aplicación del conocimiento, y de los Planes Subregionales de CTI+E 2040, concebidos como hoja de ruta para </w:t>
      </w:r>
      <w:r w:rsidRPr="05E548FB">
        <w:rPr>
          <w:rFonts w:ascii="Times New Roman" w:eastAsia="Times New Roman" w:hAnsi="Times New Roman" w:cs="Times New Roman"/>
        </w:rPr>
        <w:lastRenderedPageBreak/>
        <w:t>orientar políticas públicas y fortalecer la apropiación social del conocimiento. Este marco institucional ofrece una oportunidad estratégica para que la Provincia territorialice y acelere las apuestas existentes, actuando como plataforma de integración entre capacidades técnicas, necesidades municipales y prioridades productivas. No obstante, estos avances conviven con limitaciones persistentes en ejecución, financiación, capacidades locales y apropiación tecnológica, reflejadas en brechas de conectividad digital, uso de datos, formación de talento especializado y adopción tecnológica en el tejido productivo, especialmente en actividades agropecuarias y en economías locales de pequeña escala.</w:t>
      </w:r>
    </w:p>
    <w:p w14:paraId="1E5244CB" w14:textId="77777777" w:rsidR="004863D8" w:rsidRDefault="004863D8" w:rsidP="004863D8">
      <w:r w:rsidRPr="05E548FB">
        <w:rPr>
          <w:rFonts w:ascii="Times New Roman" w:eastAsia="Times New Roman" w:hAnsi="Times New Roman" w:cs="Times New Roman"/>
        </w:rPr>
        <w:t>Por su parte, el Plan de Desarrollo Departamental 2024–2027 plantea una apuesta explícita por el desarrollo tecnológico y la innovación para el crecimiento empresarial, lo que abre oportunidades para que la Provincia gestione recursos, programas y alianzas. En este contexto, la Provincia debe asumir un rol articulador: conectar capacidades, priorizar retos, formular proyectos y llevar soluciones de CTI a los 13 municipios.</w:t>
      </w:r>
    </w:p>
    <w:p w14:paraId="5525F085" w14:textId="77777777" w:rsidR="004863D8" w:rsidRDefault="004863D8" w:rsidP="004863D8">
      <w:r w:rsidRPr="05E548FB">
        <w:rPr>
          <w:rFonts w:ascii="Times New Roman" w:eastAsia="Times New Roman" w:hAnsi="Times New Roman" w:cs="Times New Roman"/>
        </w:rPr>
        <w:t>El análisis de Ciencia, Tecnología e Innovación (CTI) en la Provincia Bioenergética del Norte de Antioquia se desarrolla a partir de un conjunto de indicadores que permiten evaluar las capacidades territoriales para la innovación, la digitalización y el desarrollo científico. Este apartado integra variables asociadas a: tasa de tránsito inmediato a la educación superior, Índice Municipal de Competitividad (IMC) y sus dimensiones (adopción TIC, capacidades, dinamismo empresarial, infraestructura, instituciones, mercado laboral, sistema financiero), Índice de Gobierno Digital, y infraestructura de internet fijo (líneas instaladas, proporción de fibra óptica y densidad de acceso por cada 1.000 habitantes). En conjunto, estas variables permiten caracterizar el estado actual de la CTI en la Provincia y orientar las apuestas estratégicas para su fortalecimiento.</w:t>
      </w:r>
    </w:p>
    <w:p w14:paraId="2B88F0D0" w14:textId="77777777" w:rsidR="004863D8" w:rsidRDefault="004863D8" w:rsidP="004863D8">
      <w:pPr>
        <w:rPr>
          <w:rFonts w:ascii="Times New Roman" w:eastAsia="Times New Roman" w:hAnsi="Times New Roman" w:cs="Times New Roman"/>
        </w:rPr>
      </w:pPr>
      <w:r w:rsidRPr="05E548FB">
        <w:rPr>
          <w:rFonts w:ascii="Times New Roman" w:eastAsia="Times New Roman" w:hAnsi="Times New Roman" w:cs="Times New Roman"/>
        </w:rPr>
        <w:t>La tasa de tránsito inmediato a la educación superior es un indicador clave para evaluar la capacidad de los territorios en la formación de talento humano y en la consolidación de un ecosistema de ciencia, tecnología e innovación. En el contexto de la PAP Bioenergética del Norte de Antioquia, este indicador permite identificar brechas estructurales entre municipios y anticipar los desafíos que enfrenta la Provincia para fortalecer la continuidad educativa y el desarrollo de capacidades científicas y tecnológicas.</w:t>
      </w:r>
    </w:p>
    <w:p w14:paraId="3F8B34E1" w14:textId="77777777" w:rsidR="004863D8" w:rsidRDefault="004863D8" w:rsidP="004863D8">
      <w:r w:rsidRPr="05E548FB">
        <w:rPr>
          <w:rFonts w:ascii="Times New Roman" w:eastAsia="Times New Roman" w:hAnsi="Times New Roman" w:cs="Times New Roman"/>
        </w:rPr>
        <w:t>La mayoría de los municipios registran tasas de tránsito inmediato cercanas al 32 %, lo que evidencia que solo uno de cada tres jóvenes accede de manera inmediata a la educación superior, un patrón típico de territorios rurales donde persisten barreras económicas, geográficas e institucionales. En contraste, Gómez Plata (54,43%) y Guadalupe (48,98%) muestran un desempeño significativamente superior, asociado a mejores condiciones de conectividad, oferta educativa y redes de apoyo escolar. Esta diferencia revela una brecha territorial marcada: mientras estos dos municipios se acercan al promedio departamental, el resto mantiene tasas bajas y homogéneas que reflejan limitaciones estructurales en acceso, orientación vocacional, infraestructura y oportunidades de formación postsecundaria.</w:t>
      </w:r>
    </w:p>
    <w:p w14:paraId="5A7862FE" w14:textId="77777777" w:rsidR="004863D8" w:rsidRDefault="004863D8" w:rsidP="004863D8">
      <w:pPr>
        <w:jc w:val="center"/>
        <w:rPr>
          <w:rFonts w:ascii="Times New Roman" w:hAnsi="Times New Roman" w:cs="Times New Roman"/>
          <w:noProof/>
          <w:sz w:val="20"/>
          <w:szCs w:val="20"/>
        </w:rPr>
      </w:pPr>
      <w:r w:rsidRPr="2C3D3FD4">
        <w:rPr>
          <w:rFonts w:eastAsiaTheme="minorEastAsia"/>
          <w:color w:val="44546A" w:themeColor="text2"/>
          <w:sz w:val="20"/>
          <w:szCs w:val="20"/>
        </w:rPr>
        <w:t>Tabla X. Tasa de tránsito inmediato a la educación superior por municipio de la PAP</w:t>
      </w: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130"/>
        <w:gridCol w:w="2385"/>
      </w:tblGrid>
      <w:tr w:rsidR="004863D8" w14:paraId="5D717534" w14:textId="77777777" w:rsidTr="00F149A0">
        <w:trPr>
          <w:trHeight w:val="645"/>
          <w:jc w:val="center"/>
        </w:trPr>
        <w:tc>
          <w:tcPr>
            <w:tcW w:w="2130" w:type="dxa"/>
            <w:shd w:val="clear" w:color="auto" w:fill="002060"/>
            <w:vAlign w:val="center"/>
          </w:tcPr>
          <w:p w14:paraId="577AA082" w14:textId="77777777" w:rsidR="004863D8" w:rsidRDefault="004863D8" w:rsidP="00F149A0">
            <w:pPr>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Municipio</w:t>
            </w:r>
          </w:p>
        </w:tc>
        <w:tc>
          <w:tcPr>
            <w:tcW w:w="2385" w:type="dxa"/>
            <w:shd w:val="clear" w:color="auto" w:fill="002060"/>
            <w:vAlign w:val="center"/>
          </w:tcPr>
          <w:p w14:paraId="166C8D32"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sz w:val="16"/>
                <w:szCs w:val="16"/>
              </w:rPr>
              <w:t>Tasa de tránsito inmediato a educación superior</w:t>
            </w:r>
          </w:p>
        </w:tc>
      </w:tr>
      <w:tr w:rsidR="004863D8" w14:paraId="2AE89D65" w14:textId="77777777" w:rsidTr="00F149A0">
        <w:trPr>
          <w:trHeight w:val="345"/>
          <w:jc w:val="center"/>
        </w:trPr>
        <w:tc>
          <w:tcPr>
            <w:tcW w:w="2130" w:type="dxa"/>
            <w:vAlign w:val="center"/>
          </w:tcPr>
          <w:p w14:paraId="64AA3503"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t>Angostura</w:t>
            </w:r>
          </w:p>
        </w:tc>
        <w:tc>
          <w:tcPr>
            <w:tcW w:w="2385" w:type="dxa"/>
            <w:vAlign w:val="center"/>
          </w:tcPr>
          <w:p w14:paraId="70C0AE38" w14:textId="77777777" w:rsidR="004863D8" w:rsidRDefault="004863D8" w:rsidP="00F149A0">
            <w:pPr>
              <w:spacing w:before="0"/>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13.89</w:t>
            </w:r>
          </w:p>
        </w:tc>
      </w:tr>
      <w:tr w:rsidR="004863D8" w14:paraId="4273F1EE" w14:textId="77777777" w:rsidTr="00F149A0">
        <w:trPr>
          <w:trHeight w:val="285"/>
          <w:jc w:val="center"/>
        </w:trPr>
        <w:tc>
          <w:tcPr>
            <w:tcW w:w="2130" w:type="dxa"/>
            <w:vAlign w:val="center"/>
          </w:tcPr>
          <w:p w14:paraId="38EAF9B1"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lastRenderedPageBreak/>
              <w:t>Anorí</w:t>
            </w:r>
          </w:p>
        </w:tc>
        <w:tc>
          <w:tcPr>
            <w:tcW w:w="2385" w:type="dxa"/>
            <w:vAlign w:val="center"/>
          </w:tcPr>
          <w:p w14:paraId="2979D883" w14:textId="77777777" w:rsidR="004863D8" w:rsidRDefault="004863D8" w:rsidP="00F149A0">
            <w:pPr>
              <w:spacing w:before="0"/>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20.36</w:t>
            </w:r>
          </w:p>
        </w:tc>
      </w:tr>
      <w:tr w:rsidR="004863D8" w14:paraId="4252A8C5" w14:textId="77777777" w:rsidTr="00F149A0">
        <w:trPr>
          <w:trHeight w:val="285"/>
          <w:jc w:val="center"/>
        </w:trPr>
        <w:tc>
          <w:tcPr>
            <w:tcW w:w="2130" w:type="dxa"/>
            <w:vAlign w:val="center"/>
          </w:tcPr>
          <w:p w14:paraId="75151737"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t>Briceño</w:t>
            </w:r>
          </w:p>
        </w:tc>
        <w:tc>
          <w:tcPr>
            <w:tcW w:w="2385" w:type="dxa"/>
            <w:vAlign w:val="center"/>
          </w:tcPr>
          <w:p w14:paraId="45289E6E" w14:textId="77777777" w:rsidR="004863D8" w:rsidRDefault="004863D8" w:rsidP="00F149A0">
            <w:pPr>
              <w:spacing w:before="0"/>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38.46</w:t>
            </w:r>
          </w:p>
        </w:tc>
      </w:tr>
      <w:tr w:rsidR="004863D8" w14:paraId="64C27B2D" w14:textId="77777777" w:rsidTr="00F149A0">
        <w:trPr>
          <w:trHeight w:val="285"/>
          <w:jc w:val="center"/>
        </w:trPr>
        <w:tc>
          <w:tcPr>
            <w:tcW w:w="2130" w:type="dxa"/>
            <w:vAlign w:val="center"/>
          </w:tcPr>
          <w:p w14:paraId="782159FD"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t>Campamento</w:t>
            </w:r>
          </w:p>
        </w:tc>
        <w:tc>
          <w:tcPr>
            <w:tcW w:w="2385" w:type="dxa"/>
            <w:vAlign w:val="center"/>
          </w:tcPr>
          <w:p w14:paraId="3286499B" w14:textId="77777777" w:rsidR="004863D8" w:rsidRDefault="004863D8" w:rsidP="00F149A0">
            <w:pPr>
              <w:spacing w:before="0"/>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15.38</w:t>
            </w:r>
          </w:p>
        </w:tc>
      </w:tr>
      <w:tr w:rsidR="004863D8" w14:paraId="30B4983D" w14:textId="77777777" w:rsidTr="00F149A0">
        <w:trPr>
          <w:trHeight w:val="285"/>
          <w:jc w:val="center"/>
        </w:trPr>
        <w:tc>
          <w:tcPr>
            <w:tcW w:w="2130" w:type="dxa"/>
            <w:vAlign w:val="center"/>
          </w:tcPr>
          <w:p w14:paraId="13FC4C36"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t>Carolina del Príncipe</w:t>
            </w:r>
          </w:p>
        </w:tc>
        <w:tc>
          <w:tcPr>
            <w:tcW w:w="2385" w:type="dxa"/>
            <w:vAlign w:val="center"/>
          </w:tcPr>
          <w:p w14:paraId="51046572" w14:textId="77777777" w:rsidR="004863D8" w:rsidRDefault="004863D8" w:rsidP="00F149A0">
            <w:pPr>
              <w:spacing w:before="0"/>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47.37</w:t>
            </w:r>
          </w:p>
        </w:tc>
      </w:tr>
      <w:tr w:rsidR="004863D8" w14:paraId="27949F2D" w14:textId="77777777" w:rsidTr="00F149A0">
        <w:trPr>
          <w:trHeight w:val="285"/>
          <w:jc w:val="center"/>
        </w:trPr>
        <w:tc>
          <w:tcPr>
            <w:tcW w:w="2130" w:type="dxa"/>
            <w:vAlign w:val="center"/>
          </w:tcPr>
          <w:p w14:paraId="1B411D20"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t>Guadalupe</w:t>
            </w:r>
          </w:p>
        </w:tc>
        <w:tc>
          <w:tcPr>
            <w:tcW w:w="2385" w:type="dxa"/>
            <w:vAlign w:val="center"/>
          </w:tcPr>
          <w:p w14:paraId="2C071A9C" w14:textId="77777777" w:rsidR="004863D8" w:rsidRDefault="004863D8" w:rsidP="00F149A0">
            <w:pPr>
              <w:spacing w:before="0"/>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48.98</w:t>
            </w:r>
          </w:p>
        </w:tc>
      </w:tr>
      <w:tr w:rsidR="004863D8" w14:paraId="4BC42E11" w14:textId="77777777" w:rsidTr="00F149A0">
        <w:trPr>
          <w:trHeight w:val="285"/>
          <w:jc w:val="center"/>
        </w:trPr>
        <w:tc>
          <w:tcPr>
            <w:tcW w:w="2130" w:type="dxa"/>
            <w:vAlign w:val="center"/>
          </w:tcPr>
          <w:p w14:paraId="0BAB4649"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t>Gómez Plata</w:t>
            </w:r>
          </w:p>
        </w:tc>
        <w:tc>
          <w:tcPr>
            <w:tcW w:w="2385" w:type="dxa"/>
            <w:vAlign w:val="center"/>
          </w:tcPr>
          <w:p w14:paraId="44B41631" w14:textId="77777777" w:rsidR="004863D8" w:rsidRDefault="004863D8" w:rsidP="00F149A0">
            <w:pPr>
              <w:spacing w:before="0"/>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54.43</w:t>
            </w:r>
          </w:p>
        </w:tc>
      </w:tr>
      <w:tr w:rsidR="004863D8" w14:paraId="4523B58C" w14:textId="77777777" w:rsidTr="00F149A0">
        <w:trPr>
          <w:trHeight w:val="285"/>
          <w:jc w:val="center"/>
        </w:trPr>
        <w:tc>
          <w:tcPr>
            <w:tcW w:w="2130" w:type="dxa"/>
            <w:vAlign w:val="center"/>
          </w:tcPr>
          <w:p w14:paraId="40281AF7"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t>Ituango</w:t>
            </w:r>
          </w:p>
        </w:tc>
        <w:tc>
          <w:tcPr>
            <w:tcW w:w="2385" w:type="dxa"/>
            <w:vAlign w:val="center"/>
          </w:tcPr>
          <w:p w14:paraId="5D9F58EF" w14:textId="77777777" w:rsidR="004863D8" w:rsidRDefault="004863D8" w:rsidP="00F149A0">
            <w:pPr>
              <w:spacing w:before="0"/>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21.46</w:t>
            </w:r>
          </w:p>
        </w:tc>
      </w:tr>
      <w:tr w:rsidR="004863D8" w14:paraId="50312C04" w14:textId="77777777" w:rsidTr="00F149A0">
        <w:trPr>
          <w:trHeight w:val="285"/>
          <w:jc w:val="center"/>
        </w:trPr>
        <w:tc>
          <w:tcPr>
            <w:tcW w:w="2130" w:type="dxa"/>
            <w:vAlign w:val="center"/>
          </w:tcPr>
          <w:p w14:paraId="05F884D8"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t>San Andrés de Cuerquia</w:t>
            </w:r>
          </w:p>
        </w:tc>
        <w:tc>
          <w:tcPr>
            <w:tcW w:w="2385" w:type="dxa"/>
            <w:vAlign w:val="center"/>
          </w:tcPr>
          <w:p w14:paraId="2A0D02CD" w14:textId="77777777" w:rsidR="004863D8" w:rsidRDefault="004863D8" w:rsidP="00F149A0">
            <w:pPr>
              <w:spacing w:before="0"/>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44.78</w:t>
            </w:r>
          </w:p>
        </w:tc>
      </w:tr>
      <w:tr w:rsidR="004863D8" w14:paraId="033731C6" w14:textId="77777777" w:rsidTr="00F149A0">
        <w:trPr>
          <w:trHeight w:val="285"/>
          <w:jc w:val="center"/>
        </w:trPr>
        <w:tc>
          <w:tcPr>
            <w:tcW w:w="2130" w:type="dxa"/>
            <w:vAlign w:val="center"/>
          </w:tcPr>
          <w:p w14:paraId="0972827A"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t>San José de la Montaña</w:t>
            </w:r>
          </w:p>
        </w:tc>
        <w:tc>
          <w:tcPr>
            <w:tcW w:w="2385" w:type="dxa"/>
            <w:vAlign w:val="center"/>
          </w:tcPr>
          <w:p w14:paraId="090440D0" w14:textId="77777777" w:rsidR="004863D8" w:rsidRDefault="004863D8" w:rsidP="00F149A0">
            <w:pPr>
              <w:spacing w:before="0"/>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17.65</w:t>
            </w:r>
          </w:p>
        </w:tc>
      </w:tr>
      <w:tr w:rsidR="004863D8" w14:paraId="3C45107E" w14:textId="77777777" w:rsidTr="00F149A0">
        <w:trPr>
          <w:trHeight w:val="285"/>
          <w:jc w:val="center"/>
        </w:trPr>
        <w:tc>
          <w:tcPr>
            <w:tcW w:w="2130" w:type="dxa"/>
            <w:vAlign w:val="center"/>
          </w:tcPr>
          <w:p w14:paraId="777D33F8"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t>Toledo</w:t>
            </w:r>
          </w:p>
        </w:tc>
        <w:tc>
          <w:tcPr>
            <w:tcW w:w="2385" w:type="dxa"/>
            <w:vAlign w:val="center"/>
          </w:tcPr>
          <w:p w14:paraId="193FB665" w14:textId="77777777" w:rsidR="004863D8" w:rsidRDefault="004863D8" w:rsidP="00F149A0">
            <w:pPr>
              <w:spacing w:before="0"/>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37.21</w:t>
            </w:r>
          </w:p>
        </w:tc>
      </w:tr>
      <w:tr w:rsidR="004863D8" w14:paraId="04670517" w14:textId="77777777" w:rsidTr="00F149A0">
        <w:trPr>
          <w:trHeight w:val="285"/>
          <w:jc w:val="center"/>
        </w:trPr>
        <w:tc>
          <w:tcPr>
            <w:tcW w:w="2130" w:type="dxa"/>
            <w:vAlign w:val="center"/>
          </w:tcPr>
          <w:p w14:paraId="40967668"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t>Valdivia</w:t>
            </w:r>
          </w:p>
        </w:tc>
        <w:tc>
          <w:tcPr>
            <w:tcW w:w="2385" w:type="dxa"/>
            <w:vAlign w:val="center"/>
          </w:tcPr>
          <w:p w14:paraId="67495C4E" w14:textId="77777777" w:rsidR="004863D8" w:rsidRDefault="004863D8" w:rsidP="00F149A0">
            <w:pPr>
              <w:spacing w:before="0"/>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27.78</w:t>
            </w:r>
          </w:p>
        </w:tc>
      </w:tr>
      <w:tr w:rsidR="004863D8" w14:paraId="6FEC8AD4" w14:textId="77777777" w:rsidTr="00F149A0">
        <w:trPr>
          <w:trHeight w:val="285"/>
          <w:jc w:val="center"/>
        </w:trPr>
        <w:tc>
          <w:tcPr>
            <w:tcW w:w="2130" w:type="dxa"/>
            <w:vAlign w:val="center"/>
          </w:tcPr>
          <w:p w14:paraId="7F3AF448" w14:textId="77777777" w:rsidR="004863D8" w:rsidRDefault="004863D8" w:rsidP="00F149A0">
            <w:pPr>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t>Yarumal</w:t>
            </w:r>
          </w:p>
        </w:tc>
        <w:tc>
          <w:tcPr>
            <w:tcW w:w="2385" w:type="dxa"/>
            <w:vAlign w:val="center"/>
          </w:tcPr>
          <w:p w14:paraId="13BA5F73" w14:textId="77777777" w:rsidR="004863D8" w:rsidRDefault="004863D8" w:rsidP="00F149A0">
            <w:pPr>
              <w:spacing w:before="0"/>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27.24</w:t>
            </w:r>
          </w:p>
        </w:tc>
      </w:tr>
      <w:tr w:rsidR="004863D8" w14:paraId="306DC11F" w14:textId="77777777" w:rsidTr="00F149A0">
        <w:trPr>
          <w:trHeight w:val="300"/>
          <w:jc w:val="center"/>
        </w:trPr>
        <w:tc>
          <w:tcPr>
            <w:tcW w:w="2130" w:type="dxa"/>
            <w:vAlign w:val="center"/>
          </w:tcPr>
          <w:p w14:paraId="6096CEDD" w14:textId="77777777" w:rsidR="004863D8" w:rsidRDefault="004863D8" w:rsidP="00F149A0">
            <w:pPr>
              <w:jc w:val="center"/>
              <w:rPr>
                <w:rFonts w:ascii="Times New Roman" w:eastAsia="Times New Roman" w:hAnsi="Times New Roman" w:cs="Times New Roman"/>
                <w:sz w:val="16"/>
                <w:szCs w:val="16"/>
              </w:rPr>
            </w:pPr>
            <w:r w:rsidRPr="2C3D3FD4">
              <w:rPr>
                <w:rFonts w:ascii="Times New Roman" w:eastAsia="Times New Roman" w:hAnsi="Times New Roman" w:cs="Times New Roman"/>
                <w:sz w:val="16"/>
                <w:szCs w:val="16"/>
              </w:rPr>
              <w:t>Promedio, Provincia</w:t>
            </w:r>
          </w:p>
        </w:tc>
        <w:tc>
          <w:tcPr>
            <w:tcW w:w="2385" w:type="dxa"/>
            <w:vAlign w:val="center"/>
          </w:tcPr>
          <w:p w14:paraId="148AEB33" w14:textId="77777777" w:rsidR="004863D8" w:rsidRDefault="004863D8" w:rsidP="00F149A0">
            <w:pPr>
              <w:spacing w:before="0"/>
              <w:jc w:val="center"/>
              <w:rPr>
                <w:rFonts w:ascii="Times New Roman" w:eastAsia="Times New Roman" w:hAnsi="Times New Roman" w:cs="Times New Roman"/>
                <w:b/>
                <w:bCs/>
                <w:sz w:val="16"/>
                <w:szCs w:val="16"/>
              </w:rPr>
            </w:pPr>
            <w:r w:rsidRPr="2C3D3FD4">
              <w:rPr>
                <w:rFonts w:ascii="Times New Roman" w:eastAsia="Times New Roman" w:hAnsi="Times New Roman" w:cs="Times New Roman"/>
                <w:b/>
                <w:bCs/>
                <w:sz w:val="16"/>
                <w:szCs w:val="16"/>
              </w:rPr>
              <w:t>31.92</w:t>
            </w:r>
          </w:p>
        </w:tc>
      </w:tr>
    </w:tbl>
    <w:p w14:paraId="7D968193" w14:textId="77777777" w:rsidR="004863D8" w:rsidRDefault="004863D8" w:rsidP="004863D8">
      <w:pPr>
        <w:jc w:val="center"/>
        <w:rPr>
          <w:rFonts w:ascii="Times New Roman" w:eastAsia="Times New Roman" w:hAnsi="Times New Roman" w:cs="Times New Roman"/>
          <w:b/>
          <w:bCs/>
          <w:color w:val="000000" w:themeColor="text1"/>
          <w:sz w:val="18"/>
          <w:szCs w:val="18"/>
        </w:rPr>
      </w:pPr>
      <w:r w:rsidRPr="2C3D3FD4">
        <w:rPr>
          <w:rFonts w:eastAsiaTheme="minorEastAsia"/>
          <w:b/>
          <w:bCs/>
          <w:color w:val="000000" w:themeColor="text1"/>
          <w:sz w:val="18"/>
          <w:szCs w:val="18"/>
        </w:rPr>
        <w:t xml:space="preserve">Fuente: </w:t>
      </w:r>
      <w:r w:rsidRPr="2C3D3FD4">
        <w:rPr>
          <w:rFonts w:eastAsiaTheme="minorEastAsia"/>
          <w:color w:val="000000" w:themeColor="text1"/>
          <w:sz w:val="18"/>
          <w:szCs w:val="18"/>
        </w:rPr>
        <w:t>SNIES (2024)</w:t>
      </w:r>
    </w:p>
    <w:p w14:paraId="11F5D0E7" w14:textId="77777777" w:rsidR="004863D8" w:rsidRDefault="004863D8" w:rsidP="004863D8">
      <w:pPr>
        <w:jc w:val="center"/>
      </w:pPr>
      <w:r>
        <w:rPr>
          <w:noProof/>
          <w:lang w:eastAsia="es-CO"/>
        </w:rPr>
        <w:drawing>
          <wp:inline distT="0" distB="0" distL="0" distR="0" wp14:anchorId="1815B2A7" wp14:editId="13736C8A">
            <wp:extent cx="4148364" cy="3308814"/>
            <wp:effectExtent l="0" t="0" r="0" b="0"/>
            <wp:docPr id="1629098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949" name="Picture 3500949"/>
                    <pic:cNvPicPr/>
                  </pic:nvPicPr>
                  <pic:blipFill>
                    <a:blip r:embed="rId22">
                      <a:extLst>
                        <a:ext uri="{28A0092B-C50C-407E-A947-70E740481C1C}">
                          <a14:useLocalDpi xmlns:a14="http://schemas.microsoft.com/office/drawing/2010/main"/>
                        </a:ext>
                      </a:extLst>
                    </a:blip>
                    <a:stretch>
                      <a:fillRect/>
                    </a:stretch>
                  </pic:blipFill>
                  <pic:spPr>
                    <a:xfrm>
                      <a:off x="0" y="0"/>
                      <a:ext cx="4148364" cy="3308814"/>
                    </a:xfrm>
                    <a:prstGeom prst="rect">
                      <a:avLst/>
                    </a:prstGeom>
                  </pic:spPr>
                </pic:pic>
              </a:graphicData>
            </a:graphic>
          </wp:inline>
        </w:drawing>
      </w:r>
    </w:p>
    <w:p w14:paraId="1E5BE1FF" w14:textId="77777777" w:rsidR="004863D8" w:rsidRDefault="004863D8" w:rsidP="004863D8">
      <w:pPr>
        <w:jc w:val="center"/>
        <w:rPr>
          <w:rFonts w:ascii="Times New Roman" w:eastAsia="Times New Roman" w:hAnsi="Times New Roman" w:cs="Times New Roman"/>
          <w:sz w:val="18"/>
          <w:szCs w:val="18"/>
        </w:rPr>
      </w:pPr>
      <w:r w:rsidRPr="2C3D3FD4">
        <w:rPr>
          <w:rFonts w:ascii="Times New Roman" w:eastAsia="Times New Roman" w:hAnsi="Times New Roman" w:cs="Times New Roman"/>
          <w:b/>
          <w:bCs/>
          <w:sz w:val="18"/>
          <w:szCs w:val="18"/>
        </w:rPr>
        <w:t xml:space="preserve">Nota: </w:t>
      </w:r>
      <w:r w:rsidRPr="2C3D3FD4">
        <w:rPr>
          <w:rFonts w:ascii="Times New Roman" w:eastAsia="Times New Roman" w:hAnsi="Times New Roman" w:cs="Times New Roman"/>
          <w:sz w:val="18"/>
          <w:szCs w:val="18"/>
        </w:rPr>
        <w:t>Línea punteada con el promedio de la provincia (31.9%)</w:t>
      </w:r>
    </w:p>
    <w:p w14:paraId="45F9B054" w14:textId="77777777" w:rsidR="004863D8" w:rsidRDefault="004863D8" w:rsidP="004863D8">
      <w:r w:rsidRPr="05E548FB">
        <w:rPr>
          <w:rFonts w:ascii="Times New Roman" w:eastAsia="Times New Roman" w:hAnsi="Times New Roman" w:cs="Times New Roman"/>
        </w:rPr>
        <w:t xml:space="preserve">En conjunto, la distribución de las tasas sugiere que la PAP requiere estrategias diferenciadas para fortalecer la transición educativa: ampliación de la oferta de educación superior en modalidades flexibles, programas de becas y apoyos económicos, alianzas con instituciones universitarias </w:t>
      </w:r>
      <w:r w:rsidRPr="05E548FB">
        <w:rPr>
          <w:rFonts w:ascii="Times New Roman" w:eastAsia="Times New Roman" w:hAnsi="Times New Roman" w:cs="Times New Roman"/>
        </w:rPr>
        <w:lastRenderedPageBreak/>
        <w:t>regionales, y acciones de acompañamiento escolar que reduzcan la deserción en el tránsito entre educación media y superior. Este indicador es además fundamental para la planificación en ciencia, tecnología e innovación, pues la disponibilidad de talento humano es un requisito indispensable para el desarrollo de capacidades científicas y tecnológicas en el territorio.</w:t>
      </w:r>
    </w:p>
    <w:p w14:paraId="16EE654E" w14:textId="77777777" w:rsidR="004863D8" w:rsidRDefault="004863D8" w:rsidP="004863D8">
      <w:r w:rsidRPr="05E548FB">
        <w:rPr>
          <w:rFonts w:ascii="Times New Roman" w:eastAsia="Times New Roman" w:hAnsi="Times New Roman" w:cs="Times New Roman"/>
        </w:rPr>
        <w:t>De otro lado, el Índice Municipal de Competitividad permite evaluar las capacidades estructurales de los municipios en materia de adopción tecnológica, infraestructura, dinamismo empresarial, instituciones, mercado laboral, salud y sistema financiero. Para la PAP Bio-energética del Norte de Antioquia, los resultados evidencian una estructura territorial heterogénea, marcada por brechas significativas entre municipios y por un desempeño general que se ubica en niveles medios y bajos de competitividad.</w:t>
      </w:r>
    </w:p>
    <w:p w14:paraId="52B10C32" w14:textId="77777777" w:rsidR="004863D8" w:rsidRDefault="004863D8" w:rsidP="004863D8">
      <w:r w:rsidRPr="05E548FB">
        <w:rPr>
          <w:rFonts w:ascii="Times New Roman" w:eastAsia="Times New Roman" w:hAnsi="Times New Roman" w:cs="Times New Roman"/>
        </w:rPr>
        <w:t>En términos globales, el puntaje promedio de la Provincia (30,36) refleja un nivel de competitividad limitado, condicionado por factores estructurales como baja adopción TIC (6,90), capacidades institucionales moderadas (37,02), infraestructura insuficiente (48,68) y un sistema financiero poco desarrollado (20,86). La dimensión de innovación presenta valores nulos en todos los municipios, lo que confirma la ausencia de ecosistemas locales de ciencia y tecnología y la necesidad de fortalecer capacidades para la generación, transferencia y adopción de conocimiento.</w:t>
      </w:r>
    </w:p>
    <w:p w14:paraId="6D2DB01B" w14:textId="77777777" w:rsidR="004863D8" w:rsidRDefault="004863D8" w:rsidP="004863D8">
      <w:r w:rsidRPr="05E548FB">
        <w:rPr>
          <w:rFonts w:ascii="Times New Roman" w:eastAsia="Times New Roman" w:hAnsi="Times New Roman" w:cs="Times New Roman"/>
        </w:rPr>
        <w:t>A nivel municipal se observan brechas marcadas de competitividad: Yarumal (35,02), Carolina del Príncipe (35,61) y San José de la Montaña (34,54) destacan como los territorios con mejor desempeño, impulsados por mayores capacidades institucionales, mejor infraestructura, mercados laborales más dinámicos y entornos favorables para la atracción de inversión y el desarrollo empresarial. En contraste, Briceño (26,31), Ituango (26,55) y Valdivia (27,27) registran los puntajes más bajos, asociados a rezagos en adopción TIC, dinamismo empresarial, mercado de bienes y sistema financiero, lo que refleja entornos productivos más frágiles, menor conectividad económica y mayores barreras para la creación y sostenibilidad de negocios.</w:t>
      </w:r>
    </w:p>
    <w:p w14:paraId="0CC9E2C3" w14:textId="77777777" w:rsidR="004863D8" w:rsidRDefault="004863D8" w:rsidP="004863D8">
      <w:r w:rsidRPr="05E548FB">
        <w:rPr>
          <w:rFonts w:ascii="Times New Roman" w:eastAsia="Times New Roman" w:hAnsi="Times New Roman" w:cs="Times New Roman"/>
        </w:rPr>
        <w:t>El dinamismo de los negocios presenta valores relativamente altos en la Provincia (55,87), con municipios como Gómez Plata (64,16), Toledo (62,14) y San José de la Montaña (60,54) destacándose por encima del promedio. Esto sugiere la presencia de redes comerciales activas y una base empresarial que, aunque pequeña, muestra dinamismo y potencial de crecimiento. Sin embargo, este dinamismo no se traduce en innovación, debido a la ausencia de capacidades científicas y tecnológicas.</w:t>
      </w:r>
    </w:p>
    <w:p w14:paraId="380D1C7F" w14:textId="77777777" w:rsidR="004863D8" w:rsidRDefault="004863D8" w:rsidP="004863D8">
      <w:r w:rsidRPr="05E548FB">
        <w:rPr>
          <w:rFonts w:ascii="Times New Roman" w:eastAsia="Times New Roman" w:hAnsi="Times New Roman" w:cs="Times New Roman"/>
        </w:rPr>
        <w:t>En cuanto al mercado laboral, los municipios exhiben comportamientos mixtos: algunos como Angostura, Briceño, Ituango y San Andrés de Cuerquia superan los 50 puntos, mientras otros como Yarumal, Guadalupe y Toledo se ubican por debajo de 30. Esta heterogeneidad refleja diferencias en oportunidades de empleo, estructura productiva y calidad de la inserción laboral.</w:t>
      </w:r>
    </w:p>
    <w:p w14:paraId="6A0AFCD1" w14:textId="77777777" w:rsidR="004863D8" w:rsidRDefault="004863D8" w:rsidP="004863D8">
      <w:pPr>
        <w:jc w:val="center"/>
      </w:pPr>
      <w:r w:rsidRPr="05E548FB">
        <w:rPr>
          <w:rFonts w:ascii="Times New Roman" w:eastAsia="Times New Roman" w:hAnsi="Times New Roman" w:cs="Times New Roman"/>
        </w:rPr>
        <w:t xml:space="preserve">  </w:t>
      </w:r>
      <w:r w:rsidRPr="05E548FB">
        <w:rPr>
          <w:rFonts w:eastAsiaTheme="minorEastAsia"/>
          <w:color w:val="445369"/>
          <w:sz w:val="20"/>
          <w:szCs w:val="20"/>
        </w:rPr>
        <w:t>Tabla X. Índice Municipal de Competitividad en Antioquia (IMCA) - 2022</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047"/>
        <w:gridCol w:w="383"/>
        <w:gridCol w:w="595"/>
        <w:gridCol w:w="779"/>
        <w:gridCol w:w="702"/>
        <w:gridCol w:w="947"/>
        <w:gridCol w:w="688"/>
        <w:gridCol w:w="779"/>
        <w:gridCol w:w="554"/>
        <w:gridCol w:w="554"/>
        <w:gridCol w:w="383"/>
        <w:gridCol w:w="624"/>
        <w:gridCol w:w="797"/>
      </w:tblGrid>
      <w:tr w:rsidR="004863D8" w14:paraId="485ECB7C" w14:textId="77777777" w:rsidTr="00F149A0">
        <w:trPr>
          <w:trHeight w:val="705"/>
        </w:trPr>
        <w:tc>
          <w:tcPr>
            <w:tcW w:w="750" w:type="dxa"/>
            <w:shd w:val="clear" w:color="auto" w:fill="002060"/>
            <w:tcMar>
              <w:top w:w="15" w:type="dxa"/>
              <w:left w:w="15" w:type="dxa"/>
              <w:right w:w="15" w:type="dxa"/>
            </w:tcMar>
            <w:vAlign w:val="bottom"/>
          </w:tcPr>
          <w:p w14:paraId="4291BF1C"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commentRangeStart w:id="20"/>
            <w:r w:rsidRPr="2C3D3FD4">
              <w:rPr>
                <w:rFonts w:ascii="Times New Roman" w:eastAsia="Calibri" w:hAnsi="Times New Roman" w:cs="Times New Roman"/>
                <w:b/>
                <w:bCs/>
                <w:color w:val="FFFFFF" w:themeColor="background1"/>
                <w:sz w:val="14"/>
                <w:szCs w:val="14"/>
              </w:rPr>
              <w:t>Municipio</w:t>
            </w:r>
            <w:commentRangeEnd w:id="20"/>
            <w:r>
              <w:rPr>
                <w:rStyle w:val="CommentReference"/>
              </w:rPr>
              <w:commentReference w:id="20"/>
            </w:r>
          </w:p>
        </w:tc>
        <w:tc>
          <w:tcPr>
            <w:tcW w:w="555" w:type="dxa"/>
            <w:shd w:val="clear" w:color="auto" w:fill="002060"/>
            <w:tcMar>
              <w:top w:w="15" w:type="dxa"/>
              <w:left w:w="15" w:type="dxa"/>
              <w:right w:w="15" w:type="dxa"/>
            </w:tcMar>
            <w:vAlign w:val="bottom"/>
          </w:tcPr>
          <w:p w14:paraId="6C5D5F33"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Total</w:t>
            </w:r>
          </w:p>
        </w:tc>
        <w:tc>
          <w:tcPr>
            <w:tcW w:w="660" w:type="dxa"/>
            <w:shd w:val="clear" w:color="auto" w:fill="002060"/>
            <w:tcMar>
              <w:top w:w="15" w:type="dxa"/>
              <w:left w:w="15" w:type="dxa"/>
              <w:right w:w="15" w:type="dxa"/>
            </w:tcMar>
            <w:vAlign w:val="bottom"/>
          </w:tcPr>
          <w:p w14:paraId="551A130C"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Adopción TIC</w:t>
            </w:r>
          </w:p>
        </w:tc>
        <w:tc>
          <w:tcPr>
            <w:tcW w:w="510" w:type="dxa"/>
            <w:shd w:val="clear" w:color="auto" w:fill="002060"/>
            <w:tcMar>
              <w:top w:w="15" w:type="dxa"/>
              <w:left w:w="15" w:type="dxa"/>
              <w:right w:w="15" w:type="dxa"/>
            </w:tcMar>
            <w:vAlign w:val="bottom"/>
          </w:tcPr>
          <w:p w14:paraId="6459A65F"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 xml:space="preserve"> Capacidades</w:t>
            </w:r>
          </w:p>
        </w:tc>
        <w:tc>
          <w:tcPr>
            <w:tcW w:w="660" w:type="dxa"/>
            <w:shd w:val="clear" w:color="auto" w:fill="002060"/>
            <w:tcMar>
              <w:top w:w="15" w:type="dxa"/>
              <w:left w:w="15" w:type="dxa"/>
              <w:right w:w="15" w:type="dxa"/>
            </w:tcMar>
            <w:vAlign w:val="bottom"/>
          </w:tcPr>
          <w:p w14:paraId="5E5083BF"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Dinamismo de los negocios</w:t>
            </w:r>
          </w:p>
        </w:tc>
        <w:tc>
          <w:tcPr>
            <w:tcW w:w="525" w:type="dxa"/>
            <w:shd w:val="clear" w:color="auto" w:fill="002060"/>
            <w:tcMar>
              <w:top w:w="15" w:type="dxa"/>
              <w:left w:w="15" w:type="dxa"/>
              <w:right w:w="15" w:type="dxa"/>
            </w:tcMar>
            <w:vAlign w:val="bottom"/>
          </w:tcPr>
          <w:p w14:paraId="51DB0C2E"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Infraestructura</w:t>
            </w:r>
          </w:p>
        </w:tc>
        <w:tc>
          <w:tcPr>
            <w:tcW w:w="765" w:type="dxa"/>
            <w:shd w:val="clear" w:color="auto" w:fill="002060"/>
            <w:tcMar>
              <w:top w:w="15" w:type="dxa"/>
              <w:left w:w="15" w:type="dxa"/>
              <w:right w:w="15" w:type="dxa"/>
            </w:tcMar>
            <w:vAlign w:val="bottom"/>
          </w:tcPr>
          <w:p w14:paraId="5B6F19B9"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Innovación</w:t>
            </w:r>
          </w:p>
        </w:tc>
        <w:tc>
          <w:tcPr>
            <w:tcW w:w="930" w:type="dxa"/>
            <w:shd w:val="clear" w:color="auto" w:fill="002060"/>
            <w:tcMar>
              <w:top w:w="15" w:type="dxa"/>
              <w:left w:w="15" w:type="dxa"/>
              <w:right w:w="15" w:type="dxa"/>
            </w:tcMar>
            <w:vAlign w:val="bottom"/>
          </w:tcPr>
          <w:p w14:paraId="503AC651"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Instituciones</w:t>
            </w:r>
          </w:p>
        </w:tc>
        <w:tc>
          <w:tcPr>
            <w:tcW w:w="775" w:type="dxa"/>
            <w:shd w:val="clear" w:color="auto" w:fill="002060"/>
            <w:tcMar>
              <w:top w:w="15" w:type="dxa"/>
              <w:left w:w="15" w:type="dxa"/>
              <w:right w:w="15" w:type="dxa"/>
            </w:tcMar>
            <w:vAlign w:val="bottom"/>
          </w:tcPr>
          <w:p w14:paraId="79D6F1C8"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Mercado de bienes</w:t>
            </w:r>
          </w:p>
        </w:tc>
        <w:tc>
          <w:tcPr>
            <w:tcW w:w="687" w:type="dxa"/>
            <w:shd w:val="clear" w:color="auto" w:fill="002060"/>
            <w:tcMar>
              <w:top w:w="15" w:type="dxa"/>
              <w:left w:w="15" w:type="dxa"/>
              <w:right w:w="15" w:type="dxa"/>
            </w:tcMar>
            <w:vAlign w:val="bottom"/>
          </w:tcPr>
          <w:p w14:paraId="46067620"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Mercado laboral</w:t>
            </w:r>
          </w:p>
        </w:tc>
        <w:tc>
          <w:tcPr>
            <w:tcW w:w="597" w:type="dxa"/>
            <w:shd w:val="clear" w:color="auto" w:fill="002060"/>
            <w:tcMar>
              <w:top w:w="15" w:type="dxa"/>
              <w:left w:w="15" w:type="dxa"/>
              <w:right w:w="15" w:type="dxa"/>
            </w:tcMar>
            <w:vAlign w:val="bottom"/>
          </w:tcPr>
          <w:p w14:paraId="00EE75D5"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Salud</w:t>
            </w:r>
          </w:p>
        </w:tc>
        <w:tc>
          <w:tcPr>
            <w:tcW w:w="867" w:type="dxa"/>
            <w:shd w:val="clear" w:color="auto" w:fill="002060"/>
            <w:tcMar>
              <w:top w:w="15" w:type="dxa"/>
              <w:left w:w="15" w:type="dxa"/>
              <w:right w:w="15" w:type="dxa"/>
            </w:tcMar>
            <w:vAlign w:val="bottom"/>
          </w:tcPr>
          <w:p w14:paraId="572B1570"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Sistema financiero</w:t>
            </w:r>
          </w:p>
        </w:tc>
        <w:tc>
          <w:tcPr>
            <w:tcW w:w="732" w:type="dxa"/>
            <w:shd w:val="clear" w:color="auto" w:fill="002060"/>
            <w:tcMar>
              <w:top w:w="15" w:type="dxa"/>
              <w:left w:w="15" w:type="dxa"/>
              <w:right w:w="15" w:type="dxa"/>
            </w:tcMar>
            <w:vAlign w:val="bottom"/>
          </w:tcPr>
          <w:p w14:paraId="2AE25836"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Tamaño del mercado</w:t>
            </w:r>
          </w:p>
        </w:tc>
      </w:tr>
      <w:tr w:rsidR="004863D8" w14:paraId="08977589" w14:textId="77777777" w:rsidTr="00F149A0">
        <w:trPr>
          <w:trHeight w:val="285"/>
        </w:trPr>
        <w:tc>
          <w:tcPr>
            <w:tcW w:w="750" w:type="dxa"/>
            <w:tcMar>
              <w:top w:w="15" w:type="dxa"/>
              <w:left w:w="15" w:type="dxa"/>
              <w:right w:w="15" w:type="dxa"/>
            </w:tcMar>
            <w:vAlign w:val="bottom"/>
          </w:tcPr>
          <w:p w14:paraId="77B132E7"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Anori</w:t>
            </w:r>
          </w:p>
        </w:tc>
        <w:tc>
          <w:tcPr>
            <w:tcW w:w="555" w:type="dxa"/>
            <w:tcMar>
              <w:top w:w="15" w:type="dxa"/>
              <w:left w:w="15" w:type="dxa"/>
              <w:right w:w="15" w:type="dxa"/>
            </w:tcMar>
            <w:vAlign w:val="bottom"/>
          </w:tcPr>
          <w:p w14:paraId="63FAC678"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28.16</w:t>
            </w:r>
          </w:p>
        </w:tc>
        <w:tc>
          <w:tcPr>
            <w:tcW w:w="660" w:type="dxa"/>
            <w:tcMar>
              <w:top w:w="15" w:type="dxa"/>
              <w:left w:w="15" w:type="dxa"/>
              <w:right w:w="15" w:type="dxa"/>
            </w:tcMar>
            <w:vAlign w:val="bottom"/>
          </w:tcPr>
          <w:p w14:paraId="269CE1DB"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5.91</w:t>
            </w:r>
          </w:p>
        </w:tc>
        <w:tc>
          <w:tcPr>
            <w:tcW w:w="510" w:type="dxa"/>
            <w:tcMar>
              <w:top w:w="15" w:type="dxa"/>
              <w:left w:w="15" w:type="dxa"/>
              <w:right w:w="15" w:type="dxa"/>
            </w:tcMar>
            <w:vAlign w:val="bottom"/>
          </w:tcPr>
          <w:p w14:paraId="6B91567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32.66</w:t>
            </w:r>
          </w:p>
        </w:tc>
        <w:tc>
          <w:tcPr>
            <w:tcW w:w="660" w:type="dxa"/>
            <w:tcMar>
              <w:top w:w="15" w:type="dxa"/>
              <w:left w:w="15" w:type="dxa"/>
              <w:right w:w="15" w:type="dxa"/>
            </w:tcMar>
            <w:vAlign w:val="bottom"/>
          </w:tcPr>
          <w:p w14:paraId="41AFE1A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51.81</w:t>
            </w:r>
          </w:p>
        </w:tc>
        <w:tc>
          <w:tcPr>
            <w:tcW w:w="525" w:type="dxa"/>
            <w:tcMar>
              <w:top w:w="15" w:type="dxa"/>
              <w:left w:w="15" w:type="dxa"/>
              <w:right w:w="15" w:type="dxa"/>
            </w:tcMar>
            <w:vAlign w:val="bottom"/>
          </w:tcPr>
          <w:p w14:paraId="136FF72B"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47.55</w:t>
            </w:r>
          </w:p>
        </w:tc>
        <w:tc>
          <w:tcPr>
            <w:tcW w:w="765" w:type="dxa"/>
            <w:tcMar>
              <w:top w:w="15" w:type="dxa"/>
              <w:left w:w="15" w:type="dxa"/>
              <w:right w:w="15" w:type="dxa"/>
            </w:tcMar>
            <w:vAlign w:val="bottom"/>
          </w:tcPr>
          <w:p w14:paraId="4969F50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00E8ECA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45.06</w:t>
            </w:r>
          </w:p>
        </w:tc>
        <w:tc>
          <w:tcPr>
            <w:tcW w:w="775" w:type="dxa"/>
            <w:tcMar>
              <w:top w:w="15" w:type="dxa"/>
              <w:left w:w="15" w:type="dxa"/>
              <w:right w:w="15" w:type="dxa"/>
            </w:tcMar>
            <w:vAlign w:val="bottom"/>
          </w:tcPr>
          <w:p w14:paraId="02CC5D0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12.66</w:t>
            </w:r>
          </w:p>
        </w:tc>
        <w:tc>
          <w:tcPr>
            <w:tcW w:w="687" w:type="dxa"/>
            <w:tcMar>
              <w:top w:w="15" w:type="dxa"/>
              <w:left w:w="15" w:type="dxa"/>
              <w:right w:w="15" w:type="dxa"/>
            </w:tcMar>
            <w:vAlign w:val="bottom"/>
          </w:tcPr>
          <w:p w14:paraId="75188CA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42.05</w:t>
            </w:r>
          </w:p>
        </w:tc>
        <w:tc>
          <w:tcPr>
            <w:tcW w:w="597" w:type="dxa"/>
            <w:tcMar>
              <w:top w:w="15" w:type="dxa"/>
              <w:left w:w="15" w:type="dxa"/>
              <w:right w:w="15" w:type="dxa"/>
            </w:tcMar>
            <w:vAlign w:val="bottom"/>
          </w:tcPr>
          <w:p w14:paraId="49D9158F"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42.60</w:t>
            </w:r>
          </w:p>
        </w:tc>
        <w:tc>
          <w:tcPr>
            <w:tcW w:w="867" w:type="dxa"/>
            <w:tcMar>
              <w:top w:w="15" w:type="dxa"/>
              <w:left w:w="15" w:type="dxa"/>
              <w:right w:w="15" w:type="dxa"/>
            </w:tcMar>
            <w:vAlign w:val="bottom"/>
          </w:tcPr>
          <w:p w14:paraId="281CD84E"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16.89</w:t>
            </w:r>
          </w:p>
        </w:tc>
        <w:tc>
          <w:tcPr>
            <w:tcW w:w="732" w:type="dxa"/>
            <w:tcMar>
              <w:top w:w="15" w:type="dxa"/>
              <w:left w:w="15" w:type="dxa"/>
              <w:right w:w="15" w:type="dxa"/>
            </w:tcMar>
            <w:vAlign w:val="bottom"/>
          </w:tcPr>
          <w:p w14:paraId="75A2FB81"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12.52</w:t>
            </w:r>
          </w:p>
        </w:tc>
      </w:tr>
      <w:tr w:rsidR="004863D8" w14:paraId="10D6F957" w14:textId="77777777" w:rsidTr="00F149A0">
        <w:trPr>
          <w:trHeight w:val="285"/>
        </w:trPr>
        <w:tc>
          <w:tcPr>
            <w:tcW w:w="750" w:type="dxa"/>
            <w:tcMar>
              <w:top w:w="15" w:type="dxa"/>
              <w:left w:w="15" w:type="dxa"/>
              <w:right w:w="15" w:type="dxa"/>
            </w:tcMar>
            <w:vAlign w:val="bottom"/>
          </w:tcPr>
          <w:p w14:paraId="3584AB0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Angostura</w:t>
            </w:r>
          </w:p>
        </w:tc>
        <w:tc>
          <w:tcPr>
            <w:tcW w:w="555" w:type="dxa"/>
            <w:tcMar>
              <w:top w:w="15" w:type="dxa"/>
              <w:left w:w="15" w:type="dxa"/>
              <w:right w:w="15" w:type="dxa"/>
            </w:tcMar>
            <w:vAlign w:val="bottom"/>
          </w:tcPr>
          <w:p w14:paraId="3DA16C4E"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30.16</w:t>
            </w:r>
          </w:p>
        </w:tc>
        <w:tc>
          <w:tcPr>
            <w:tcW w:w="660" w:type="dxa"/>
            <w:tcMar>
              <w:top w:w="15" w:type="dxa"/>
              <w:left w:w="15" w:type="dxa"/>
              <w:right w:w="15" w:type="dxa"/>
            </w:tcMar>
            <w:vAlign w:val="bottom"/>
          </w:tcPr>
          <w:p w14:paraId="74C4BA7C"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4.27</w:t>
            </w:r>
          </w:p>
        </w:tc>
        <w:tc>
          <w:tcPr>
            <w:tcW w:w="510" w:type="dxa"/>
            <w:tcMar>
              <w:top w:w="15" w:type="dxa"/>
              <w:left w:w="15" w:type="dxa"/>
              <w:right w:w="15" w:type="dxa"/>
            </w:tcMar>
            <w:vAlign w:val="bottom"/>
          </w:tcPr>
          <w:p w14:paraId="3A331232"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28.80</w:t>
            </w:r>
          </w:p>
        </w:tc>
        <w:tc>
          <w:tcPr>
            <w:tcW w:w="660" w:type="dxa"/>
            <w:tcMar>
              <w:top w:w="15" w:type="dxa"/>
              <w:left w:w="15" w:type="dxa"/>
              <w:right w:w="15" w:type="dxa"/>
            </w:tcMar>
            <w:vAlign w:val="bottom"/>
          </w:tcPr>
          <w:p w14:paraId="544DD86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60.14</w:t>
            </w:r>
          </w:p>
        </w:tc>
        <w:tc>
          <w:tcPr>
            <w:tcW w:w="525" w:type="dxa"/>
            <w:tcMar>
              <w:top w:w="15" w:type="dxa"/>
              <w:left w:w="15" w:type="dxa"/>
              <w:right w:w="15" w:type="dxa"/>
            </w:tcMar>
            <w:vAlign w:val="bottom"/>
          </w:tcPr>
          <w:p w14:paraId="49742297"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43.70</w:t>
            </w:r>
          </w:p>
        </w:tc>
        <w:tc>
          <w:tcPr>
            <w:tcW w:w="765" w:type="dxa"/>
            <w:tcMar>
              <w:top w:w="15" w:type="dxa"/>
              <w:left w:w="15" w:type="dxa"/>
              <w:right w:w="15" w:type="dxa"/>
            </w:tcMar>
            <w:vAlign w:val="bottom"/>
          </w:tcPr>
          <w:p w14:paraId="075FCAA8"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00EE53AB"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51.19</w:t>
            </w:r>
          </w:p>
        </w:tc>
        <w:tc>
          <w:tcPr>
            <w:tcW w:w="775" w:type="dxa"/>
            <w:tcMar>
              <w:top w:w="15" w:type="dxa"/>
              <w:left w:w="15" w:type="dxa"/>
              <w:right w:w="15" w:type="dxa"/>
            </w:tcMar>
            <w:vAlign w:val="bottom"/>
          </w:tcPr>
          <w:p w14:paraId="520C8948"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2.90</w:t>
            </w:r>
          </w:p>
        </w:tc>
        <w:tc>
          <w:tcPr>
            <w:tcW w:w="687" w:type="dxa"/>
            <w:tcMar>
              <w:top w:w="15" w:type="dxa"/>
              <w:left w:w="15" w:type="dxa"/>
              <w:right w:w="15" w:type="dxa"/>
            </w:tcMar>
            <w:vAlign w:val="bottom"/>
          </w:tcPr>
          <w:p w14:paraId="45FB77E8"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58.23</w:t>
            </w:r>
          </w:p>
        </w:tc>
        <w:tc>
          <w:tcPr>
            <w:tcW w:w="597" w:type="dxa"/>
            <w:tcMar>
              <w:top w:w="15" w:type="dxa"/>
              <w:left w:w="15" w:type="dxa"/>
              <w:right w:w="15" w:type="dxa"/>
            </w:tcMar>
            <w:vAlign w:val="bottom"/>
          </w:tcPr>
          <w:p w14:paraId="5B33E20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45.61</w:t>
            </w:r>
          </w:p>
        </w:tc>
        <w:tc>
          <w:tcPr>
            <w:tcW w:w="867" w:type="dxa"/>
            <w:tcMar>
              <w:top w:w="15" w:type="dxa"/>
              <w:left w:w="15" w:type="dxa"/>
              <w:right w:w="15" w:type="dxa"/>
            </w:tcMar>
            <w:vAlign w:val="bottom"/>
          </w:tcPr>
          <w:p w14:paraId="70735C8B"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18.02</w:t>
            </w:r>
          </w:p>
        </w:tc>
        <w:tc>
          <w:tcPr>
            <w:tcW w:w="732" w:type="dxa"/>
            <w:tcMar>
              <w:top w:w="15" w:type="dxa"/>
              <w:left w:w="15" w:type="dxa"/>
              <w:right w:w="15" w:type="dxa"/>
            </w:tcMar>
            <w:vAlign w:val="bottom"/>
          </w:tcPr>
          <w:p w14:paraId="14B22235"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18.90</w:t>
            </w:r>
          </w:p>
        </w:tc>
      </w:tr>
      <w:tr w:rsidR="004863D8" w14:paraId="2F442565" w14:textId="77777777" w:rsidTr="00F149A0">
        <w:trPr>
          <w:trHeight w:val="285"/>
        </w:trPr>
        <w:tc>
          <w:tcPr>
            <w:tcW w:w="750" w:type="dxa"/>
            <w:tcMar>
              <w:top w:w="15" w:type="dxa"/>
              <w:left w:w="15" w:type="dxa"/>
              <w:right w:w="15" w:type="dxa"/>
            </w:tcMar>
            <w:vAlign w:val="bottom"/>
          </w:tcPr>
          <w:p w14:paraId="222826EB"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lastRenderedPageBreak/>
              <w:t>Briceno</w:t>
            </w:r>
          </w:p>
        </w:tc>
        <w:tc>
          <w:tcPr>
            <w:tcW w:w="555" w:type="dxa"/>
            <w:tcMar>
              <w:top w:w="15" w:type="dxa"/>
              <w:left w:w="15" w:type="dxa"/>
              <w:right w:w="15" w:type="dxa"/>
            </w:tcMar>
            <w:vAlign w:val="bottom"/>
          </w:tcPr>
          <w:p w14:paraId="7969D491"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26.31</w:t>
            </w:r>
          </w:p>
        </w:tc>
        <w:tc>
          <w:tcPr>
            <w:tcW w:w="660" w:type="dxa"/>
            <w:tcMar>
              <w:top w:w="15" w:type="dxa"/>
              <w:left w:w="15" w:type="dxa"/>
              <w:right w:w="15" w:type="dxa"/>
            </w:tcMar>
            <w:vAlign w:val="bottom"/>
          </w:tcPr>
          <w:p w14:paraId="6C0CBEA7"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6.19</w:t>
            </w:r>
          </w:p>
        </w:tc>
        <w:tc>
          <w:tcPr>
            <w:tcW w:w="510" w:type="dxa"/>
            <w:tcMar>
              <w:top w:w="15" w:type="dxa"/>
              <w:left w:w="15" w:type="dxa"/>
              <w:right w:w="15" w:type="dxa"/>
            </w:tcMar>
            <w:vAlign w:val="bottom"/>
          </w:tcPr>
          <w:p w14:paraId="3FFAEFCC"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26.11</w:t>
            </w:r>
          </w:p>
        </w:tc>
        <w:tc>
          <w:tcPr>
            <w:tcW w:w="660" w:type="dxa"/>
            <w:tcMar>
              <w:top w:w="15" w:type="dxa"/>
              <w:left w:w="15" w:type="dxa"/>
              <w:right w:w="15" w:type="dxa"/>
            </w:tcMar>
            <w:vAlign w:val="bottom"/>
          </w:tcPr>
          <w:p w14:paraId="18CE4AF1"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31.55</w:t>
            </w:r>
          </w:p>
        </w:tc>
        <w:tc>
          <w:tcPr>
            <w:tcW w:w="525" w:type="dxa"/>
            <w:tcMar>
              <w:top w:w="15" w:type="dxa"/>
              <w:left w:w="15" w:type="dxa"/>
              <w:right w:w="15" w:type="dxa"/>
            </w:tcMar>
            <w:vAlign w:val="bottom"/>
          </w:tcPr>
          <w:p w14:paraId="3D1DAD42"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45.10</w:t>
            </w:r>
          </w:p>
        </w:tc>
        <w:tc>
          <w:tcPr>
            <w:tcW w:w="765" w:type="dxa"/>
            <w:tcMar>
              <w:top w:w="15" w:type="dxa"/>
              <w:left w:w="15" w:type="dxa"/>
              <w:right w:w="15" w:type="dxa"/>
            </w:tcMar>
            <w:vAlign w:val="bottom"/>
          </w:tcPr>
          <w:p w14:paraId="368C8F2C"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495D6EC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49.08</w:t>
            </w:r>
          </w:p>
        </w:tc>
        <w:tc>
          <w:tcPr>
            <w:tcW w:w="775" w:type="dxa"/>
            <w:tcMar>
              <w:top w:w="15" w:type="dxa"/>
              <w:left w:w="15" w:type="dxa"/>
              <w:right w:w="15" w:type="dxa"/>
            </w:tcMar>
            <w:vAlign w:val="bottom"/>
          </w:tcPr>
          <w:p w14:paraId="2070132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2.19</w:t>
            </w:r>
          </w:p>
        </w:tc>
        <w:tc>
          <w:tcPr>
            <w:tcW w:w="687" w:type="dxa"/>
            <w:tcMar>
              <w:top w:w="15" w:type="dxa"/>
              <w:left w:w="15" w:type="dxa"/>
              <w:right w:w="15" w:type="dxa"/>
            </w:tcMar>
            <w:vAlign w:val="bottom"/>
          </w:tcPr>
          <w:p w14:paraId="069A8101"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50.83</w:t>
            </w:r>
          </w:p>
        </w:tc>
        <w:tc>
          <w:tcPr>
            <w:tcW w:w="597" w:type="dxa"/>
            <w:tcMar>
              <w:top w:w="15" w:type="dxa"/>
              <w:left w:w="15" w:type="dxa"/>
              <w:right w:w="15" w:type="dxa"/>
            </w:tcMar>
            <w:vAlign w:val="bottom"/>
          </w:tcPr>
          <w:p w14:paraId="7053B6B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53.35</w:t>
            </w:r>
          </w:p>
        </w:tc>
        <w:tc>
          <w:tcPr>
            <w:tcW w:w="867" w:type="dxa"/>
            <w:tcMar>
              <w:top w:w="15" w:type="dxa"/>
              <w:left w:w="15" w:type="dxa"/>
              <w:right w:w="15" w:type="dxa"/>
            </w:tcMar>
            <w:vAlign w:val="bottom"/>
          </w:tcPr>
          <w:p w14:paraId="5694680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11.52</w:t>
            </w:r>
          </w:p>
        </w:tc>
        <w:tc>
          <w:tcPr>
            <w:tcW w:w="732" w:type="dxa"/>
            <w:tcMar>
              <w:top w:w="15" w:type="dxa"/>
              <w:left w:w="15" w:type="dxa"/>
              <w:right w:w="15" w:type="dxa"/>
            </w:tcMar>
            <w:vAlign w:val="bottom"/>
          </w:tcPr>
          <w:p w14:paraId="166802E7"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13.56</w:t>
            </w:r>
          </w:p>
        </w:tc>
      </w:tr>
      <w:tr w:rsidR="004863D8" w14:paraId="14D562C3" w14:textId="77777777" w:rsidTr="00F149A0">
        <w:trPr>
          <w:trHeight w:val="285"/>
        </w:trPr>
        <w:tc>
          <w:tcPr>
            <w:tcW w:w="750" w:type="dxa"/>
            <w:tcMar>
              <w:top w:w="15" w:type="dxa"/>
              <w:left w:w="15" w:type="dxa"/>
              <w:right w:w="15" w:type="dxa"/>
            </w:tcMar>
            <w:vAlign w:val="bottom"/>
          </w:tcPr>
          <w:p w14:paraId="645B667C"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Campamento</w:t>
            </w:r>
          </w:p>
        </w:tc>
        <w:tc>
          <w:tcPr>
            <w:tcW w:w="555" w:type="dxa"/>
            <w:tcMar>
              <w:top w:w="15" w:type="dxa"/>
              <w:left w:w="15" w:type="dxa"/>
              <w:right w:w="15" w:type="dxa"/>
            </w:tcMar>
            <w:vAlign w:val="bottom"/>
          </w:tcPr>
          <w:p w14:paraId="2177983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27.67</w:t>
            </w:r>
          </w:p>
        </w:tc>
        <w:tc>
          <w:tcPr>
            <w:tcW w:w="660" w:type="dxa"/>
            <w:tcMar>
              <w:top w:w="15" w:type="dxa"/>
              <w:left w:w="15" w:type="dxa"/>
              <w:right w:w="15" w:type="dxa"/>
            </w:tcMar>
            <w:vAlign w:val="bottom"/>
          </w:tcPr>
          <w:p w14:paraId="041812F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3.15</w:t>
            </w:r>
          </w:p>
        </w:tc>
        <w:tc>
          <w:tcPr>
            <w:tcW w:w="510" w:type="dxa"/>
            <w:tcMar>
              <w:top w:w="15" w:type="dxa"/>
              <w:left w:w="15" w:type="dxa"/>
              <w:right w:w="15" w:type="dxa"/>
            </w:tcMar>
            <w:vAlign w:val="bottom"/>
          </w:tcPr>
          <w:p w14:paraId="2A9B2C3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27.32</w:t>
            </w:r>
          </w:p>
        </w:tc>
        <w:tc>
          <w:tcPr>
            <w:tcW w:w="660" w:type="dxa"/>
            <w:tcMar>
              <w:top w:w="15" w:type="dxa"/>
              <w:left w:w="15" w:type="dxa"/>
              <w:right w:w="15" w:type="dxa"/>
            </w:tcMar>
            <w:vAlign w:val="bottom"/>
          </w:tcPr>
          <w:p w14:paraId="1DFB5E0C"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57.83</w:t>
            </w:r>
          </w:p>
        </w:tc>
        <w:tc>
          <w:tcPr>
            <w:tcW w:w="525" w:type="dxa"/>
            <w:tcMar>
              <w:top w:w="15" w:type="dxa"/>
              <w:left w:w="15" w:type="dxa"/>
              <w:right w:w="15" w:type="dxa"/>
            </w:tcMar>
            <w:vAlign w:val="bottom"/>
          </w:tcPr>
          <w:p w14:paraId="4F53AAB4"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48.61</w:t>
            </w:r>
          </w:p>
        </w:tc>
        <w:tc>
          <w:tcPr>
            <w:tcW w:w="765" w:type="dxa"/>
            <w:tcMar>
              <w:top w:w="15" w:type="dxa"/>
              <w:left w:w="15" w:type="dxa"/>
              <w:right w:w="15" w:type="dxa"/>
            </w:tcMar>
            <w:vAlign w:val="bottom"/>
          </w:tcPr>
          <w:p w14:paraId="57C8AC02"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487BA2C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48.09</w:t>
            </w:r>
          </w:p>
        </w:tc>
        <w:tc>
          <w:tcPr>
            <w:tcW w:w="775" w:type="dxa"/>
            <w:tcMar>
              <w:top w:w="15" w:type="dxa"/>
              <w:left w:w="15" w:type="dxa"/>
              <w:right w:w="15" w:type="dxa"/>
            </w:tcMar>
            <w:vAlign w:val="bottom"/>
          </w:tcPr>
          <w:p w14:paraId="4A2105F6"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0.77</w:t>
            </w:r>
          </w:p>
        </w:tc>
        <w:tc>
          <w:tcPr>
            <w:tcW w:w="687" w:type="dxa"/>
            <w:tcMar>
              <w:top w:w="15" w:type="dxa"/>
              <w:left w:w="15" w:type="dxa"/>
              <w:right w:w="15" w:type="dxa"/>
            </w:tcMar>
            <w:vAlign w:val="bottom"/>
          </w:tcPr>
          <w:p w14:paraId="6FEE7B64"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41.37</w:t>
            </w:r>
          </w:p>
        </w:tc>
        <w:tc>
          <w:tcPr>
            <w:tcW w:w="597" w:type="dxa"/>
            <w:tcMar>
              <w:top w:w="15" w:type="dxa"/>
              <w:left w:w="15" w:type="dxa"/>
              <w:right w:w="15" w:type="dxa"/>
            </w:tcMar>
            <w:vAlign w:val="bottom"/>
          </w:tcPr>
          <w:p w14:paraId="2B00A10B"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40.10</w:t>
            </w:r>
          </w:p>
        </w:tc>
        <w:tc>
          <w:tcPr>
            <w:tcW w:w="867" w:type="dxa"/>
            <w:tcMar>
              <w:top w:w="15" w:type="dxa"/>
              <w:left w:w="15" w:type="dxa"/>
              <w:right w:w="15" w:type="dxa"/>
            </w:tcMar>
            <w:vAlign w:val="bottom"/>
          </w:tcPr>
          <w:p w14:paraId="522EE442"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22.78</w:t>
            </w:r>
          </w:p>
        </w:tc>
        <w:tc>
          <w:tcPr>
            <w:tcW w:w="732" w:type="dxa"/>
            <w:tcMar>
              <w:top w:w="15" w:type="dxa"/>
              <w:left w:w="15" w:type="dxa"/>
              <w:right w:w="15" w:type="dxa"/>
            </w:tcMar>
            <w:vAlign w:val="bottom"/>
          </w:tcPr>
          <w:p w14:paraId="6BF799D5"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14.40</w:t>
            </w:r>
          </w:p>
        </w:tc>
      </w:tr>
      <w:tr w:rsidR="004863D8" w14:paraId="299ECA74" w14:textId="77777777" w:rsidTr="00F149A0">
        <w:trPr>
          <w:trHeight w:val="285"/>
        </w:trPr>
        <w:tc>
          <w:tcPr>
            <w:tcW w:w="750" w:type="dxa"/>
            <w:tcMar>
              <w:top w:w="15" w:type="dxa"/>
              <w:left w:w="15" w:type="dxa"/>
              <w:right w:w="15" w:type="dxa"/>
            </w:tcMar>
            <w:vAlign w:val="bottom"/>
          </w:tcPr>
          <w:p w14:paraId="593A995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Carolina Del Principe</w:t>
            </w:r>
          </w:p>
        </w:tc>
        <w:tc>
          <w:tcPr>
            <w:tcW w:w="555" w:type="dxa"/>
            <w:tcMar>
              <w:top w:w="15" w:type="dxa"/>
              <w:left w:w="15" w:type="dxa"/>
              <w:right w:w="15" w:type="dxa"/>
            </w:tcMar>
            <w:vAlign w:val="bottom"/>
          </w:tcPr>
          <w:p w14:paraId="3819C24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35.61</w:t>
            </w:r>
          </w:p>
        </w:tc>
        <w:tc>
          <w:tcPr>
            <w:tcW w:w="660" w:type="dxa"/>
            <w:tcMar>
              <w:top w:w="15" w:type="dxa"/>
              <w:left w:w="15" w:type="dxa"/>
              <w:right w:w="15" w:type="dxa"/>
            </w:tcMar>
            <w:vAlign w:val="bottom"/>
          </w:tcPr>
          <w:p w14:paraId="4F3DDFB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7.98</w:t>
            </w:r>
          </w:p>
        </w:tc>
        <w:tc>
          <w:tcPr>
            <w:tcW w:w="510" w:type="dxa"/>
            <w:tcMar>
              <w:top w:w="15" w:type="dxa"/>
              <w:left w:w="15" w:type="dxa"/>
              <w:right w:w="15" w:type="dxa"/>
            </w:tcMar>
            <w:vAlign w:val="bottom"/>
          </w:tcPr>
          <w:p w14:paraId="13BBB6B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55.04</w:t>
            </w:r>
          </w:p>
        </w:tc>
        <w:tc>
          <w:tcPr>
            <w:tcW w:w="660" w:type="dxa"/>
            <w:tcMar>
              <w:top w:w="15" w:type="dxa"/>
              <w:left w:w="15" w:type="dxa"/>
              <w:right w:w="15" w:type="dxa"/>
            </w:tcMar>
            <w:vAlign w:val="bottom"/>
          </w:tcPr>
          <w:p w14:paraId="235C3D8E"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59.60</w:t>
            </w:r>
          </w:p>
        </w:tc>
        <w:tc>
          <w:tcPr>
            <w:tcW w:w="525" w:type="dxa"/>
            <w:tcMar>
              <w:top w:w="15" w:type="dxa"/>
              <w:left w:w="15" w:type="dxa"/>
              <w:right w:w="15" w:type="dxa"/>
            </w:tcMar>
            <w:vAlign w:val="bottom"/>
          </w:tcPr>
          <w:p w14:paraId="24B22C3B"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55.39</w:t>
            </w:r>
          </w:p>
        </w:tc>
        <w:tc>
          <w:tcPr>
            <w:tcW w:w="765" w:type="dxa"/>
            <w:tcMar>
              <w:top w:w="15" w:type="dxa"/>
              <w:left w:w="15" w:type="dxa"/>
              <w:right w:w="15" w:type="dxa"/>
            </w:tcMar>
            <w:vAlign w:val="bottom"/>
          </w:tcPr>
          <w:p w14:paraId="62579D6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563DC385"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61.65</w:t>
            </w:r>
          </w:p>
        </w:tc>
        <w:tc>
          <w:tcPr>
            <w:tcW w:w="775" w:type="dxa"/>
            <w:tcMar>
              <w:top w:w="15" w:type="dxa"/>
              <w:left w:w="15" w:type="dxa"/>
              <w:right w:w="15" w:type="dxa"/>
            </w:tcMar>
            <w:vAlign w:val="bottom"/>
          </w:tcPr>
          <w:p w14:paraId="1A829604"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7.61</w:t>
            </w:r>
          </w:p>
        </w:tc>
        <w:tc>
          <w:tcPr>
            <w:tcW w:w="687" w:type="dxa"/>
            <w:tcMar>
              <w:top w:w="15" w:type="dxa"/>
              <w:left w:w="15" w:type="dxa"/>
              <w:right w:w="15" w:type="dxa"/>
            </w:tcMar>
            <w:vAlign w:val="bottom"/>
          </w:tcPr>
          <w:p w14:paraId="1EC1E2FC"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47.92</w:t>
            </w:r>
          </w:p>
        </w:tc>
        <w:tc>
          <w:tcPr>
            <w:tcW w:w="597" w:type="dxa"/>
            <w:tcMar>
              <w:top w:w="15" w:type="dxa"/>
              <w:left w:w="15" w:type="dxa"/>
              <w:right w:w="15" w:type="dxa"/>
            </w:tcMar>
            <w:vAlign w:val="bottom"/>
          </w:tcPr>
          <w:p w14:paraId="0F2D949F"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48.60</w:t>
            </w:r>
          </w:p>
        </w:tc>
        <w:tc>
          <w:tcPr>
            <w:tcW w:w="867" w:type="dxa"/>
            <w:tcMar>
              <w:top w:w="15" w:type="dxa"/>
              <w:left w:w="15" w:type="dxa"/>
              <w:right w:w="15" w:type="dxa"/>
            </w:tcMar>
            <w:vAlign w:val="bottom"/>
          </w:tcPr>
          <w:p w14:paraId="62AB5EA4"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21.37</w:t>
            </w:r>
          </w:p>
        </w:tc>
        <w:tc>
          <w:tcPr>
            <w:tcW w:w="732" w:type="dxa"/>
            <w:tcMar>
              <w:top w:w="15" w:type="dxa"/>
              <w:left w:w="15" w:type="dxa"/>
              <w:right w:w="15" w:type="dxa"/>
            </w:tcMar>
            <w:vAlign w:val="bottom"/>
          </w:tcPr>
          <w:p w14:paraId="635AB356"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26.54</w:t>
            </w:r>
          </w:p>
        </w:tc>
      </w:tr>
      <w:tr w:rsidR="004863D8" w14:paraId="6632DC97" w14:textId="77777777" w:rsidTr="00F149A0">
        <w:trPr>
          <w:trHeight w:val="285"/>
        </w:trPr>
        <w:tc>
          <w:tcPr>
            <w:tcW w:w="750" w:type="dxa"/>
            <w:tcMar>
              <w:top w:w="15" w:type="dxa"/>
              <w:left w:w="15" w:type="dxa"/>
              <w:right w:w="15" w:type="dxa"/>
            </w:tcMar>
            <w:vAlign w:val="bottom"/>
          </w:tcPr>
          <w:p w14:paraId="4BC9804F"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Gómez Plata</w:t>
            </w:r>
          </w:p>
        </w:tc>
        <w:tc>
          <w:tcPr>
            <w:tcW w:w="555" w:type="dxa"/>
            <w:tcMar>
              <w:top w:w="15" w:type="dxa"/>
              <w:left w:w="15" w:type="dxa"/>
              <w:right w:w="15" w:type="dxa"/>
            </w:tcMar>
            <w:vAlign w:val="bottom"/>
          </w:tcPr>
          <w:p w14:paraId="0C4C2B12"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32.21</w:t>
            </w:r>
          </w:p>
        </w:tc>
        <w:tc>
          <w:tcPr>
            <w:tcW w:w="660" w:type="dxa"/>
            <w:tcMar>
              <w:top w:w="15" w:type="dxa"/>
              <w:left w:w="15" w:type="dxa"/>
              <w:right w:w="15" w:type="dxa"/>
            </w:tcMar>
            <w:vAlign w:val="bottom"/>
          </w:tcPr>
          <w:p w14:paraId="611D193E"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7.32</w:t>
            </w:r>
          </w:p>
        </w:tc>
        <w:tc>
          <w:tcPr>
            <w:tcW w:w="510" w:type="dxa"/>
            <w:tcMar>
              <w:top w:w="15" w:type="dxa"/>
              <w:left w:w="15" w:type="dxa"/>
              <w:right w:w="15" w:type="dxa"/>
            </w:tcMar>
            <w:vAlign w:val="bottom"/>
          </w:tcPr>
          <w:p w14:paraId="345E5935"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38.75</w:t>
            </w:r>
          </w:p>
        </w:tc>
        <w:tc>
          <w:tcPr>
            <w:tcW w:w="660" w:type="dxa"/>
            <w:tcMar>
              <w:top w:w="15" w:type="dxa"/>
              <w:left w:w="15" w:type="dxa"/>
              <w:right w:w="15" w:type="dxa"/>
            </w:tcMar>
            <w:vAlign w:val="bottom"/>
          </w:tcPr>
          <w:p w14:paraId="22911F7F"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64.16</w:t>
            </w:r>
          </w:p>
        </w:tc>
        <w:tc>
          <w:tcPr>
            <w:tcW w:w="525" w:type="dxa"/>
            <w:tcMar>
              <w:top w:w="15" w:type="dxa"/>
              <w:left w:w="15" w:type="dxa"/>
              <w:right w:w="15" w:type="dxa"/>
            </w:tcMar>
            <w:vAlign w:val="bottom"/>
          </w:tcPr>
          <w:p w14:paraId="34720B6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51.13</w:t>
            </w:r>
          </w:p>
        </w:tc>
        <w:tc>
          <w:tcPr>
            <w:tcW w:w="765" w:type="dxa"/>
            <w:tcMar>
              <w:top w:w="15" w:type="dxa"/>
              <w:left w:w="15" w:type="dxa"/>
              <w:right w:w="15" w:type="dxa"/>
            </w:tcMar>
            <w:vAlign w:val="bottom"/>
          </w:tcPr>
          <w:p w14:paraId="162D2898"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5D7B1A72"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52.64</w:t>
            </w:r>
          </w:p>
        </w:tc>
        <w:tc>
          <w:tcPr>
            <w:tcW w:w="775" w:type="dxa"/>
            <w:tcMar>
              <w:top w:w="15" w:type="dxa"/>
              <w:left w:w="15" w:type="dxa"/>
              <w:right w:w="15" w:type="dxa"/>
            </w:tcMar>
            <w:vAlign w:val="bottom"/>
          </w:tcPr>
          <w:p w14:paraId="56B26F57"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6.14</w:t>
            </w:r>
          </w:p>
        </w:tc>
        <w:tc>
          <w:tcPr>
            <w:tcW w:w="687" w:type="dxa"/>
            <w:tcMar>
              <w:top w:w="15" w:type="dxa"/>
              <w:left w:w="15" w:type="dxa"/>
              <w:right w:w="15" w:type="dxa"/>
            </w:tcMar>
            <w:vAlign w:val="bottom"/>
          </w:tcPr>
          <w:p w14:paraId="166633F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31.26</w:t>
            </w:r>
          </w:p>
        </w:tc>
        <w:tc>
          <w:tcPr>
            <w:tcW w:w="597" w:type="dxa"/>
            <w:tcMar>
              <w:top w:w="15" w:type="dxa"/>
              <w:left w:w="15" w:type="dxa"/>
              <w:right w:w="15" w:type="dxa"/>
            </w:tcMar>
            <w:vAlign w:val="bottom"/>
          </w:tcPr>
          <w:p w14:paraId="69E4A95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56.14</w:t>
            </w:r>
          </w:p>
        </w:tc>
        <w:tc>
          <w:tcPr>
            <w:tcW w:w="867" w:type="dxa"/>
            <w:tcMar>
              <w:top w:w="15" w:type="dxa"/>
              <w:left w:w="15" w:type="dxa"/>
              <w:right w:w="15" w:type="dxa"/>
            </w:tcMar>
            <w:vAlign w:val="bottom"/>
          </w:tcPr>
          <w:p w14:paraId="0441CFFE"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17.94</w:t>
            </w:r>
          </w:p>
        </w:tc>
        <w:tc>
          <w:tcPr>
            <w:tcW w:w="732" w:type="dxa"/>
            <w:tcMar>
              <w:top w:w="15" w:type="dxa"/>
              <w:left w:w="15" w:type="dxa"/>
              <w:right w:w="15" w:type="dxa"/>
            </w:tcMar>
            <w:vAlign w:val="bottom"/>
          </w:tcPr>
          <w:p w14:paraId="6BD50522"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28.85</w:t>
            </w:r>
          </w:p>
        </w:tc>
      </w:tr>
      <w:tr w:rsidR="004863D8" w14:paraId="3C942B72" w14:textId="77777777" w:rsidTr="00F149A0">
        <w:trPr>
          <w:trHeight w:val="285"/>
        </w:trPr>
        <w:tc>
          <w:tcPr>
            <w:tcW w:w="750" w:type="dxa"/>
            <w:tcMar>
              <w:top w:w="15" w:type="dxa"/>
              <w:left w:w="15" w:type="dxa"/>
              <w:right w:w="15" w:type="dxa"/>
            </w:tcMar>
            <w:vAlign w:val="bottom"/>
          </w:tcPr>
          <w:p w14:paraId="484574C8"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Guadalupe</w:t>
            </w:r>
          </w:p>
        </w:tc>
        <w:tc>
          <w:tcPr>
            <w:tcW w:w="555" w:type="dxa"/>
            <w:tcMar>
              <w:top w:w="15" w:type="dxa"/>
              <w:left w:w="15" w:type="dxa"/>
              <w:right w:w="15" w:type="dxa"/>
            </w:tcMar>
            <w:vAlign w:val="bottom"/>
          </w:tcPr>
          <w:p w14:paraId="2B9DF406"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29.44</w:t>
            </w:r>
          </w:p>
        </w:tc>
        <w:tc>
          <w:tcPr>
            <w:tcW w:w="660" w:type="dxa"/>
            <w:tcMar>
              <w:top w:w="15" w:type="dxa"/>
              <w:left w:w="15" w:type="dxa"/>
              <w:right w:w="15" w:type="dxa"/>
            </w:tcMar>
            <w:vAlign w:val="bottom"/>
          </w:tcPr>
          <w:p w14:paraId="65A75C1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4.61</w:t>
            </w:r>
          </w:p>
        </w:tc>
        <w:tc>
          <w:tcPr>
            <w:tcW w:w="510" w:type="dxa"/>
            <w:tcMar>
              <w:top w:w="15" w:type="dxa"/>
              <w:left w:w="15" w:type="dxa"/>
              <w:right w:w="15" w:type="dxa"/>
            </w:tcMar>
            <w:vAlign w:val="bottom"/>
          </w:tcPr>
          <w:p w14:paraId="60843332"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38.55</w:t>
            </w:r>
          </w:p>
        </w:tc>
        <w:tc>
          <w:tcPr>
            <w:tcW w:w="660" w:type="dxa"/>
            <w:tcMar>
              <w:top w:w="15" w:type="dxa"/>
              <w:left w:w="15" w:type="dxa"/>
              <w:right w:w="15" w:type="dxa"/>
            </w:tcMar>
            <w:vAlign w:val="bottom"/>
          </w:tcPr>
          <w:p w14:paraId="4AACED64"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58.50</w:t>
            </w:r>
          </w:p>
        </w:tc>
        <w:tc>
          <w:tcPr>
            <w:tcW w:w="525" w:type="dxa"/>
            <w:tcMar>
              <w:top w:w="15" w:type="dxa"/>
              <w:left w:w="15" w:type="dxa"/>
              <w:right w:w="15" w:type="dxa"/>
            </w:tcMar>
            <w:vAlign w:val="bottom"/>
          </w:tcPr>
          <w:p w14:paraId="671BE234"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48.33</w:t>
            </w:r>
          </w:p>
        </w:tc>
        <w:tc>
          <w:tcPr>
            <w:tcW w:w="765" w:type="dxa"/>
            <w:tcMar>
              <w:top w:w="15" w:type="dxa"/>
              <w:left w:w="15" w:type="dxa"/>
              <w:right w:w="15" w:type="dxa"/>
            </w:tcMar>
            <w:vAlign w:val="bottom"/>
          </w:tcPr>
          <w:p w14:paraId="33C1CCAB"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2CD5858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56.96</w:t>
            </w:r>
          </w:p>
        </w:tc>
        <w:tc>
          <w:tcPr>
            <w:tcW w:w="775" w:type="dxa"/>
            <w:tcMar>
              <w:top w:w="15" w:type="dxa"/>
              <w:left w:w="15" w:type="dxa"/>
              <w:right w:w="15" w:type="dxa"/>
            </w:tcMar>
            <w:vAlign w:val="bottom"/>
          </w:tcPr>
          <w:p w14:paraId="16714C5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1.31</w:t>
            </w:r>
          </w:p>
        </w:tc>
        <w:tc>
          <w:tcPr>
            <w:tcW w:w="687" w:type="dxa"/>
            <w:tcMar>
              <w:top w:w="15" w:type="dxa"/>
              <w:left w:w="15" w:type="dxa"/>
              <w:right w:w="15" w:type="dxa"/>
            </w:tcMar>
            <w:vAlign w:val="bottom"/>
          </w:tcPr>
          <w:p w14:paraId="138B52F8"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29.00</w:t>
            </w:r>
          </w:p>
        </w:tc>
        <w:tc>
          <w:tcPr>
            <w:tcW w:w="597" w:type="dxa"/>
            <w:tcMar>
              <w:top w:w="15" w:type="dxa"/>
              <w:left w:w="15" w:type="dxa"/>
              <w:right w:w="15" w:type="dxa"/>
            </w:tcMar>
            <w:vAlign w:val="bottom"/>
          </w:tcPr>
          <w:p w14:paraId="62FABCFF"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47.35</w:t>
            </w:r>
          </w:p>
        </w:tc>
        <w:tc>
          <w:tcPr>
            <w:tcW w:w="867" w:type="dxa"/>
            <w:tcMar>
              <w:top w:w="15" w:type="dxa"/>
              <w:left w:w="15" w:type="dxa"/>
              <w:right w:w="15" w:type="dxa"/>
            </w:tcMar>
            <w:vAlign w:val="bottom"/>
          </w:tcPr>
          <w:p w14:paraId="483178B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13.27</w:t>
            </w:r>
          </w:p>
        </w:tc>
        <w:tc>
          <w:tcPr>
            <w:tcW w:w="732" w:type="dxa"/>
            <w:tcMar>
              <w:top w:w="15" w:type="dxa"/>
              <w:left w:w="15" w:type="dxa"/>
              <w:right w:w="15" w:type="dxa"/>
            </w:tcMar>
            <w:vAlign w:val="bottom"/>
          </w:tcPr>
          <w:p w14:paraId="2CF1353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25.98</w:t>
            </w:r>
          </w:p>
        </w:tc>
      </w:tr>
      <w:tr w:rsidR="004863D8" w14:paraId="7F02702A" w14:textId="77777777" w:rsidTr="00F149A0">
        <w:trPr>
          <w:trHeight w:val="285"/>
        </w:trPr>
        <w:tc>
          <w:tcPr>
            <w:tcW w:w="750" w:type="dxa"/>
            <w:tcMar>
              <w:top w:w="15" w:type="dxa"/>
              <w:left w:w="15" w:type="dxa"/>
              <w:right w:w="15" w:type="dxa"/>
            </w:tcMar>
            <w:vAlign w:val="bottom"/>
          </w:tcPr>
          <w:p w14:paraId="1B53766E"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Ituango</w:t>
            </w:r>
          </w:p>
        </w:tc>
        <w:tc>
          <w:tcPr>
            <w:tcW w:w="555" w:type="dxa"/>
            <w:tcMar>
              <w:top w:w="15" w:type="dxa"/>
              <w:left w:w="15" w:type="dxa"/>
              <w:right w:w="15" w:type="dxa"/>
            </w:tcMar>
            <w:vAlign w:val="bottom"/>
          </w:tcPr>
          <w:p w14:paraId="6BF30E6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26.55</w:t>
            </w:r>
          </w:p>
        </w:tc>
        <w:tc>
          <w:tcPr>
            <w:tcW w:w="660" w:type="dxa"/>
            <w:tcMar>
              <w:top w:w="15" w:type="dxa"/>
              <w:left w:w="15" w:type="dxa"/>
              <w:right w:w="15" w:type="dxa"/>
            </w:tcMar>
            <w:vAlign w:val="bottom"/>
          </w:tcPr>
          <w:p w14:paraId="667CB1A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4.17</w:t>
            </w:r>
          </w:p>
        </w:tc>
        <w:tc>
          <w:tcPr>
            <w:tcW w:w="510" w:type="dxa"/>
            <w:tcMar>
              <w:top w:w="15" w:type="dxa"/>
              <w:left w:w="15" w:type="dxa"/>
              <w:right w:w="15" w:type="dxa"/>
            </w:tcMar>
            <w:vAlign w:val="bottom"/>
          </w:tcPr>
          <w:p w14:paraId="58B92A77"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29.22</w:t>
            </w:r>
          </w:p>
        </w:tc>
        <w:tc>
          <w:tcPr>
            <w:tcW w:w="660" w:type="dxa"/>
            <w:tcMar>
              <w:top w:w="15" w:type="dxa"/>
              <w:left w:w="15" w:type="dxa"/>
              <w:right w:w="15" w:type="dxa"/>
            </w:tcMar>
            <w:vAlign w:val="bottom"/>
          </w:tcPr>
          <w:p w14:paraId="529EF14B"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49.41</w:t>
            </w:r>
          </w:p>
        </w:tc>
        <w:tc>
          <w:tcPr>
            <w:tcW w:w="525" w:type="dxa"/>
            <w:tcMar>
              <w:top w:w="15" w:type="dxa"/>
              <w:left w:w="15" w:type="dxa"/>
              <w:right w:w="15" w:type="dxa"/>
            </w:tcMar>
            <w:vAlign w:val="bottom"/>
          </w:tcPr>
          <w:p w14:paraId="369BB0D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48.16</w:t>
            </w:r>
          </w:p>
        </w:tc>
        <w:tc>
          <w:tcPr>
            <w:tcW w:w="765" w:type="dxa"/>
            <w:tcMar>
              <w:top w:w="15" w:type="dxa"/>
              <w:left w:w="15" w:type="dxa"/>
              <w:right w:w="15" w:type="dxa"/>
            </w:tcMar>
            <w:vAlign w:val="bottom"/>
          </w:tcPr>
          <w:p w14:paraId="0DDB5BAF"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3358F19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45.01</w:t>
            </w:r>
          </w:p>
        </w:tc>
        <w:tc>
          <w:tcPr>
            <w:tcW w:w="775" w:type="dxa"/>
            <w:tcMar>
              <w:top w:w="15" w:type="dxa"/>
              <w:left w:w="15" w:type="dxa"/>
              <w:right w:w="15" w:type="dxa"/>
            </w:tcMar>
            <w:vAlign w:val="bottom"/>
          </w:tcPr>
          <w:p w14:paraId="7637E27F"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0.33</w:t>
            </w:r>
          </w:p>
        </w:tc>
        <w:tc>
          <w:tcPr>
            <w:tcW w:w="687" w:type="dxa"/>
            <w:tcMar>
              <w:top w:w="15" w:type="dxa"/>
              <w:left w:w="15" w:type="dxa"/>
              <w:right w:w="15" w:type="dxa"/>
            </w:tcMar>
            <w:vAlign w:val="bottom"/>
          </w:tcPr>
          <w:p w14:paraId="58F9236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51.38</w:t>
            </w:r>
          </w:p>
        </w:tc>
        <w:tc>
          <w:tcPr>
            <w:tcW w:w="597" w:type="dxa"/>
            <w:tcMar>
              <w:top w:w="15" w:type="dxa"/>
              <w:left w:w="15" w:type="dxa"/>
              <w:right w:w="15" w:type="dxa"/>
            </w:tcMar>
            <w:vAlign w:val="bottom"/>
          </w:tcPr>
          <w:p w14:paraId="68CF738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41.22</w:t>
            </w:r>
          </w:p>
        </w:tc>
        <w:tc>
          <w:tcPr>
            <w:tcW w:w="867" w:type="dxa"/>
            <w:tcMar>
              <w:top w:w="15" w:type="dxa"/>
              <w:left w:w="15" w:type="dxa"/>
              <w:right w:w="15" w:type="dxa"/>
            </w:tcMar>
            <w:vAlign w:val="bottom"/>
          </w:tcPr>
          <w:p w14:paraId="79906885"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14.40</w:t>
            </w:r>
          </w:p>
        </w:tc>
        <w:tc>
          <w:tcPr>
            <w:tcW w:w="732" w:type="dxa"/>
            <w:tcMar>
              <w:top w:w="15" w:type="dxa"/>
              <w:left w:w="15" w:type="dxa"/>
              <w:right w:w="15" w:type="dxa"/>
            </w:tcMar>
            <w:vAlign w:val="bottom"/>
          </w:tcPr>
          <w:p w14:paraId="3406AC08"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8.70</w:t>
            </w:r>
          </w:p>
        </w:tc>
      </w:tr>
      <w:tr w:rsidR="004863D8" w14:paraId="1800697E" w14:textId="77777777" w:rsidTr="00F149A0">
        <w:trPr>
          <w:trHeight w:val="285"/>
        </w:trPr>
        <w:tc>
          <w:tcPr>
            <w:tcW w:w="750" w:type="dxa"/>
            <w:tcMar>
              <w:top w:w="15" w:type="dxa"/>
              <w:left w:w="15" w:type="dxa"/>
              <w:right w:w="15" w:type="dxa"/>
            </w:tcMar>
            <w:vAlign w:val="bottom"/>
          </w:tcPr>
          <w:p w14:paraId="1B96037B"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San Andrés De Cuerquia</w:t>
            </w:r>
          </w:p>
        </w:tc>
        <w:tc>
          <w:tcPr>
            <w:tcW w:w="555" w:type="dxa"/>
            <w:tcMar>
              <w:top w:w="15" w:type="dxa"/>
              <w:left w:w="15" w:type="dxa"/>
              <w:right w:w="15" w:type="dxa"/>
            </w:tcMar>
            <w:vAlign w:val="bottom"/>
          </w:tcPr>
          <w:p w14:paraId="651041D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30.95</w:t>
            </w:r>
          </w:p>
        </w:tc>
        <w:tc>
          <w:tcPr>
            <w:tcW w:w="660" w:type="dxa"/>
            <w:tcMar>
              <w:top w:w="15" w:type="dxa"/>
              <w:left w:w="15" w:type="dxa"/>
              <w:right w:w="15" w:type="dxa"/>
            </w:tcMar>
            <w:vAlign w:val="bottom"/>
          </w:tcPr>
          <w:p w14:paraId="3BBB1C91"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6.14</w:t>
            </w:r>
          </w:p>
        </w:tc>
        <w:tc>
          <w:tcPr>
            <w:tcW w:w="510" w:type="dxa"/>
            <w:tcMar>
              <w:top w:w="15" w:type="dxa"/>
              <w:left w:w="15" w:type="dxa"/>
              <w:right w:w="15" w:type="dxa"/>
            </w:tcMar>
            <w:vAlign w:val="bottom"/>
          </w:tcPr>
          <w:p w14:paraId="1443AE6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40.38</w:t>
            </w:r>
          </w:p>
        </w:tc>
        <w:tc>
          <w:tcPr>
            <w:tcW w:w="660" w:type="dxa"/>
            <w:tcMar>
              <w:top w:w="15" w:type="dxa"/>
              <w:left w:w="15" w:type="dxa"/>
              <w:right w:w="15" w:type="dxa"/>
            </w:tcMar>
            <w:vAlign w:val="bottom"/>
          </w:tcPr>
          <w:p w14:paraId="0385B8E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54.82</w:t>
            </w:r>
          </w:p>
        </w:tc>
        <w:tc>
          <w:tcPr>
            <w:tcW w:w="525" w:type="dxa"/>
            <w:tcMar>
              <w:top w:w="15" w:type="dxa"/>
              <w:left w:w="15" w:type="dxa"/>
              <w:right w:w="15" w:type="dxa"/>
            </w:tcMar>
            <w:vAlign w:val="bottom"/>
          </w:tcPr>
          <w:p w14:paraId="3C140EF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47.81</w:t>
            </w:r>
          </w:p>
        </w:tc>
        <w:tc>
          <w:tcPr>
            <w:tcW w:w="765" w:type="dxa"/>
            <w:tcMar>
              <w:top w:w="15" w:type="dxa"/>
              <w:left w:w="15" w:type="dxa"/>
              <w:right w:w="15" w:type="dxa"/>
            </w:tcMar>
            <w:vAlign w:val="bottom"/>
          </w:tcPr>
          <w:p w14:paraId="688F4D1B"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5C8DFF2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47.77</w:t>
            </w:r>
          </w:p>
        </w:tc>
        <w:tc>
          <w:tcPr>
            <w:tcW w:w="775" w:type="dxa"/>
            <w:tcMar>
              <w:top w:w="15" w:type="dxa"/>
              <w:left w:w="15" w:type="dxa"/>
              <w:right w:w="15" w:type="dxa"/>
            </w:tcMar>
            <w:vAlign w:val="bottom"/>
          </w:tcPr>
          <w:p w14:paraId="4E82DFD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4.15</w:t>
            </w:r>
          </w:p>
        </w:tc>
        <w:tc>
          <w:tcPr>
            <w:tcW w:w="687" w:type="dxa"/>
            <w:tcMar>
              <w:top w:w="15" w:type="dxa"/>
              <w:left w:w="15" w:type="dxa"/>
              <w:right w:w="15" w:type="dxa"/>
            </w:tcMar>
            <w:vAlign w:val="bottom"/>
          </w:tcPr>
          <w:p w14:paraId="0DD26FC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51.13</w:t>
            </w:r>
          </w:p>
        </w:tc>
        <w:tc>
          <w:tcPr>
            <w:tcW w:w="597" w:type="dxa"/>
            <w:tcMar>
              <w:top w:w="15" w:type="dxa"/>
              <w:left w:w="15" w:type="dxa"/>
              <w:right w:w="15" w:type="dxa"/>
            </w:tcMar>
            <w:vAlign w:val="bottom"/>
          </w:tcPr>
          <w:p w14:paraId="5D163CD7"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46.95</w:t>
            </w:r>
          </w:p>
        </w:tc>
        <w:tc>
          <w:tcPr>
            <w:tcW w:w="867" w:type="dxa"/>
            <w:tcMar>
              <w:top w:w="15" w:type="dxa"/>
              <w:left w:w="15" w:type="dxa"/>
              <w:right w:w="15" w:type="dxa"/>
            </w:tcMar>
            <w:vAlign w:val="bottom"/>
          </w:tcPr>
          <w:p w14:paraId="3928FC5E"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18.48</w:t>
            </w:r>
          </w:p>
        </w:tc>
        <w:tc>
          <w:tcPr>
            <w:tcW w:w="732" w:type="dxa"/>
            <w:tcMar>
              <w:top w:w="15" w:type="dxa"/>
              <w:left w:w="15" w:type="dxa"/>
              <w:right w:w="15" w:type="dxa"/>
            </w:tcMar>
            <w:vAlign w:val="bottom"/>
          </w:tcPr>
          <w:p w14:paraId="74666A14"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22.82</w:t>
            </w:r>
          </w:p>
        </w:tc>
      </w:tr>
      <w:tr w:rsidR="004863D8" w14:paraId="258D9321" w14:textId="77777777" w:rsidTr="00F149A0">
        <w:trPr>
          <w:trHeight w:val="285"/>
        </w:trPr>
        <w:tc>
          <w:tcPr>
            <w:tcW w:w="750" w:type="dxa"/>
            <w:tcMar>
              <w:top w:w="15" w:type="dxa"/>
              <w:left w:w="15" w:type="dxa"/>
              <w:right w:w="15" w:type="dxa"/>
            </w:tcMar>
            <w:vAlign w:val="bottom"/>
          </w:tcPr>
          <w:p w14:paraId="62DBD3B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San José De La Montana</w:t>
            </w:r>
          </w:p>
        </w:tc>
        <w:tc>
          <w:tcPr>
            <w:tcW w:w="555" w:type="dxa"/>
            <w:tcMar>
              <w:top w:w="15" w:type="dxa"/>
              <w:left w:w="15" w:type="dxa"/>
              <w:right w:w="15" w:type="dxa"/>
            </w:tcMar>
            <w:vAlign w:val="bottom"/>
          </w:tcPr>
          <w:p w14:paraId="26564EF4"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34.54</w:t>
            </w:r>
          </w:p>
        </w:tc>
        <w:tc>
          <w:tcPr>
            <w:tcW w:w="660" w:type="dxa"/>
            <w:tcMar>
              <w:top w:w="15" w:type="dxa"/>
              <w:left w:w="15" w:type="dxa"/>
              <w:right w:w="15" w:type="dxa"/>
            </w:tcMar>
            <w:vAlign w:val="bottom"/>
          </w:tcPr>
          <w:p w14:paraId="581FABF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8.74</w:t>
            </w:r>
          </w:p>
        </w:tc>
        <w:tc>
          <w:tcPr>
            <w:tcW w:w="510" w:type="dxa"/>
            <w:tcMar>
              <w:top w:w="15" w:type="dxa"/>
              <w:left w:w="15" w:type="dxa"/>
              <w:right w:w="15" w:type="dxa"/>
            </w:tcMar>
            <w:vAlign w:val="bottom"/>
          </w:tcPr>
          <w:p w14:paraId="521463C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39.78</w:t>
            </w:r>
          </w:p>
        </w:tc>
        <w:tc>
          <w:tcPr>
            <w:tcW w:w="660" w:type="dxa"/>
            <w:tcMar>
              <w:top w:w="15" w:type="dxa"/>
              <w:left w:w="15" w:type="dxa"/>
              <w:right w:w="15" w:type="dxa"/>
            </w:tcMar>
            <w:vAlign w:val="bottom"/>
          </w:tcPr>
          <w:p w14:paraId="73452667"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60.54</w:t>
            </w:r>
          </w:p>
        </w:tc>
        <w:tc>
          <w:tcPr>
            <w:tcW w:w="525" w:type="dxa"/>
            <w:tcMar>
              <w:top w:w="15" w:type="dxa"/>
              <w:left w:w="15" w:type="dxa"/>
              <w:right w:w="15" w:type="dxa"/>
            </w:tcMar>
            <w:vAlign w:val="bottom"/>
          </w:tcPr>
          <w:p w14:paraId="3EDF3E72"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54.06</w:t>
            </w:r>
          </w:p>
        </w:tc>
        <w:tc>
          <w:tcPr>
            <w:tcW w:w="765" w:type="dxa"/>
            <w:tcMar>
              <w:top w:w="15" w:type="dxa"/>
              <w:left w:w="15" w:type="dxa"/>
              <w:right w:w="15" w:type="dxa"/>
            </w:tcMar>
            <w:vAlign w:val="bottom"/>
          </w:tcPr>
          <w:p w14:paraId="156B6D2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55479E4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52.65</w:t>
            </w:r>
          </w:p>
        </w:tc>
        <w:tc>
          <w:tcPr>
            <w:tcW w:w="775" w:type="dxa"/>
            <w:tcMar>
              <w:top w:w="15" w:type="dxa"/>
              <w:left w:w="15" w:type="dxa"/>
              <w:right w:w="15" w:type="dxa"/>
            </w:tcMar>
            <w:vAlign w:val="bottom"/>
          </w:tcPr>
          <w:p w14:paraId="378EEDB8"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10.04</w:t>
            </w:r>
          </w:p>
        </w:tc>
        <w:tc>
          <w:tcPr>
            <w:tcW w:w="687" w:type="dxa"/>
            <w:tcMar>
              <w:top w:w="15" w:type="dxa"/>
              <w:left w:w="15" w:type="dxa"/>
              <w:right w:w="15" w:type="dxa"/>
            </w:tcMar>
            <w:vAlign w:val="bottom"/>
          </w:tcPr>
          <w:p w14:paraId="014277F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51.00</w:t>
            </w:r>
          </w:p>
        </w:tc>
        <w:tc>
          <w:tcPr>
            <w:tcW w:w="597" w:type="dxa"/>
            <w:tcMar>
              <w:top w:w="15" w:type="dxa"/>
              <w:left w:w="15" w:type="dxa"/>
              <w:right w:w="15" w:type="dxa"/>
            </w:tcMar>
            <w:vAlign w:val="bottom"/>
          </w:tcPr>
          <w:p w14:paraId="6E0153E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54.94</w:t>
            </w:r>
          </w:p>
        </w:tc>
        <w:tc>
          <w:tcPr>
            <w:tcW w:w="867" w:type="dxa"/>
            <w:tcMar>
              <w:top w:w="15" w:type="dxa"/>
              <w:left w:w="15" w:type="dxa"/>
              <w:right w:w="15" w:type="dxa"/>
            </w:tcMar>
            <w:vAlign w:val="bottom"/>
          </w:tcPr>
          <w:p w14:paraId="43FD044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24.23</w:t>
            </w:r>
          </w:p>
        </w:tc>
        <w:tc>
          <w:tcPr>
            <w:tcW w:w="732" w:type="dxa"/>
            <w:tcMar>
              <w:top w:w="15" w:type="dxa"/>
              <w:left w:w="15" w:type="dxa"/>
              <w:right w:w="15" w:type="dxa"/>
            </w:tcMar>
            <w:vAlign w:val="bottom"/>
          </w:tcPr>
          <w:p w14:paraId="5C9A467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23.98</w:t>
            </w:r>
          </w:p>
        </w:tc>
      </w:tr>
      <w:tr w:rsidR="004863D8" w14:paraId="621A6949" w14:textId="77777777" w:rsidTr="00F149A0">
        <w:trPr>
          <w:trHeight w:val="285"/>
        </w:trPr>
        <w:tc>
          <w:tcPr>
            <w:tcW w:w="750" w:type="dxa"/>
            <w:tcMar>
              <w:top w:w="15" w:type="dxa"/>
              <w:left w:w="15" w:type="dxa"/>
              <w:right w:w="15" w:type="dxa"/>
            </w:tcMar>
            <w:vAlign w:val="bottom"/>
          </w:tcPr>
          <w:p w14:paraId="43521B4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Toledo</w:t>
            </w:r>
          </w:p>
        </w:tc>
        <w:tc>
          <w:tcPr>
            <w:tcW w:w="555" w:type="dxa"/>
            <w:tcMar>
              <w:top w:w="15" w:type="dxa"/>
              <w:left w:w="15" w:type="dxa"/>
              <w:right w:w="15" w:type="dxa"/>
            </w:tcMar>
            <w:vAlign w:val="bottom"/>
          </w:tcPr>
          <w:p w14:paraId="3FEE294C"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30.81</w:t>
            </w:r>
          </w:p>
        </w:tc>
        <w:tc>
          <w:tcPr>
            <w:tcW w:w="660" w:type="dxa"/>
            <w:tcMar>
              <w:top w:w="15" w:type="dxa"/>
              <w:left w:w="15" w:type="dxa"/>
              <w:right w:w="15" w:type="dxa"/>
            </w:tcMar>
            <w:vAlign w:val="bottom"/>
          </w:tcPr>
          <w:p w14:paraId="2EB317A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3.83</w:t>
            </w:r>
          </w:p>
        </w:tc>
        <w:tc>
          <w:tcPr>
            <w:tcW w:w="510" w:type="dxa"/>
            <w:tcMar>
              <w:top w:w="15" w:type="dxa"/>
              <w:left w:w="15" w:type="dxa"/>
              <w:right w:w="15" w:type="dxa"/>
            </w:tcMar>
            <w:vAlign w:val="bottom"/>
          </w:tcPr>
          <w:p w14:paraId="279F7A1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44.48</w:t>
            </w:r>
          </w:p>
        </w:tc>
        <w:tc>
          <w:tcPr>
            <w:tcW w:w="660" w:type="dxa"/>
            <w:tcMar>
              <w:top w:w="15" w:type="dxa"/>
              <w:left w:w="15" w:type="dxa"/>
              <w:right w:w="15" w:type="dxa"/>
            </w:tcMar>
            <w:vAlign w:val="bottom"/>
          </w:tcPr>
          <w:p w14:paraId="2C1AEFE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62.14</w:t>
            </w:r>
          </w:p>
        </w:tc>
        <w:tc>
          <w:tcPr>
            <w:tcW w:w="525" w:type="dxa"/>
            <w:tcMar>
              <w:top w:w="15" w:type="dxa"/>
              <w:left w:w="15" w:type="dxa"/>
              <w:right w:w="15" w:type="dxa"/>
            </w:tcMar>
            <w:vAlign w:val="bottom"/>
          </w:tcPr>
          <w:p w14:paraId="2072A2A6"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40.86</w:t>
            </w:r>
          </w:p>
        </w:tc>
        <w:tc>
          <w:tcPr>
            <w:tcW w:w="765" w:type="dxa"/>
            <w:tcMar>
              <w:top w:w="15" w:type="dxa"/>
              <w:left w:w="15" w:type="dxa"/>
              <w:right w:w="15" w:type="dxa"/>
            </w:tcMar>
            <w:vAlign w:val="bottom"/>
          </w:tcPr>
          <w:p w14:paraId="68D68E72"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0A23AAF2"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49.83</w:t>
            </w:r>
          </w:p>
        </w:tc>
        <w:tc>
          <w:tcPr>
            <w:tcW w:w="775" w:type="dxa"/>
            <w:tcMar>
              <w:top w:w="15" w:type="dxa"/>
              <w:left w:w="15" w:type="dxa"/>
              <w:right w:w="15" w:type="dxa"/>
            </w:tcMar>
            <w:vAlign w:val="bottom"/>
          </w:tcPr>
          <w:p w14:paraId="1561BF3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5.96</w:t>
            </w:r>
          </w:p>
        </w:tc>
        <w:tc>
          <w:tcPr>
            <w:tcW w:w="687" w:type="dxa"/>
            <w:tcMar>
              <w:top w:w="15" w:type="dxa"/>
              <w:left w:w="15" w:type="dxa"/>
              <w:right w:w="15" w:type="dxa"/>
            </w:tcMar>
            <w:vAlign w:val="bottom"/>
          </w:tcPr>
          <w:p w14:paraId="61F238E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27.48</w:t>
            </w:r>
          </w:p>
        </w:tc>
        <w:tc>
          <w:tcPr>
            <w:tcW w:w="597" w:type="dxa"/>
            <w:tcMar>
              <w:top w:w="15" w:type="dxa"/>
              <w:left w:w="15" w:type="dxa"/>
              <w:right w:w="15" w:type="dxa"/>
            </w:tcMar>
            <w:vAlign w:val="bottom"/>
          </w:tcPr>
          <w:p w14:paraId="247E33D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48.97</w:t>
            </w:r>
          </w:p>
        </w:tc>
        <w:tc>
          <w:tcPr>
            <w:tcW w:w="867" w:type="dxa"/>
            <w:tcMar>
              <w:top w:w="15" w:type="dxa"/>
              <w:left w:w="15" w:type="dxa"/>
              <w:right w:w="15" w:type="dxa"/>
            </w:tcMar>
            <w:vAlign w:val="bottom"/>
          </w:tcPr>
          <w:p w14:paraId="18986A5F"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33.25</w:t>
            </w:r>
          </w:p>
        </w:tc>
        <w:tc>
          <w:tcPr>
            <w:tcW w:w="732" w:type="dxa"/>
            <w:tcMar>
              <w:top w:w="15" w:type="dxa"/>
              <w:left w:w="15" w:type="dxa"/>
              <w:right w:w="15" w:type="dxa"/>
            </w:tcMar>
            <w:vAlign w:val="bottom"/>
          </w:tcPr>
          <w:p w14:paraId="2A35841F"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22.13</w:t>
            </w:r>
          </w:p>
        </w:tc>
      </w:tr>
      <w:tr w:rsidR="004863D8" w14:paraId="4541F996" w14:textId="77777777" w:rsidTr="00F149A0">
        <w:trPr>
          <w:trHeight w:val="285"/>
        </w:trPr>
        <w:tc>
          <w:tcPr>
            <w:tcW w:w="750" w:type="dxa"/>
            <w:tcMar>
              <w:top w:w="15" w:type="dxa"/>
              <w:left w:w="15" w:type="dxa"/>
              <w:right w:w="15" w:type="dxa"/>
            </w:tcMar>
            <w:vAlign w:val="bottom"/>
          </w:tcPr>
          <w:p w14:paraId="2A45EF0F"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Valdivia</w:t>
            </w:r>
          </w:p>
        </w:tc>
        <w:tc>
          <w:tcPr>
            <w:tcW w:w="555" w:type="dxa"/>
            <w:tcMar>
              <w:top w:w="15" w:type="dxa"/>
              <w:left w:w="15" w:type="dxa"/>
              <w:right w:w="15" w:type="dxa"/>
            </w:tcMar>
            <w:vAlign w:val="bottom"/>
          </w:tcPr>
          <w:p w14:paraId="57F0EE9C"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27.27</w:t>
            </w:r>
          </w:p>
        </w:tc>
        <w:tc>
          <w:tcPr>
            <w:tcW w:w="660" w:type="dxa"/>
            <w:tcMar>
              <w:top w:w="15" w:type="dxa"/>
              <w:left w:w="15" w:type="dxa"/>
              <w:right w:w="15" w:type="dxa"/>
            </w:tcMar>
            <w:vAlign w:val="bottom"/>
          </w:tcPr>
          <w:p w14:paraId="50FEC08B"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8.66</w:t>
            </w:r>
          </w:p>
        </w:tc>
        <w:tc>
          <w:tcPr>
            <w:tcW w:w="510" w:type="dxa"/>
            <w:tcMar>
              <w:top w:w="15" w:type="dxa"/>
              <w:left w:w="15" w:type="dxa"/>
              <w:right w:w="15" w:type="dxa"/>
            </w:tcMar>
            <w:vAlign w:val="bottom"/>
          </w:tcPr>
          <w:p w14:paraId="582D8796"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31.30</w:t>
            </w:r>
          </w:p>
        </w:tc>
        <w:tc>
          <w:tcPr>
            <w:tcW w:w="660" w:type="dxa"/>
            <w:tcMar>
              <w:top w:w="15" w:type="dxa"/>
              <w:left w:w="15" w:type="dxa"/>
              <w:right w:w="15" w:type="dxa"/>
            </w:tcMar>
            <w:vAlign w:val="bottom"/>
          </w:tcPr>
          <w:p w14:paraId="65B75F54"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55.54</w:t>
            </w:r>
          </w:p>
        </w:tc>
        <w:tc>
          <w:tcPr>
            <w:tcW w:w="525" w:type="dxa"/>
            <w:tcMar>
              <w:top w:w="15" w:type="dxa"/>
              <w:left w:w="15" w:type="dxa"/>
              <w:right w:w="15" w:type="dxa"/>
            </w:tcMar>
            <w:vAlign w:val="bottom"/>
          </w:tcPr>
          <w:p w14:paraId="46D1118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47.77</w:t>
            </w:r>
          </w:p>
        </w:tc>
        <w:tc>
          <w:tcPr>
            <w:tcW w:w="765" w:type="dxa"/>
            <w:tcMar>
              <w:top w:w="15" w:type="dxa"/>
              <w:left w:w="15" w:type="dxa"/>
              <w:right w:w="15" w:type="dxa"/>
            </w:tcMar>
            <w:vAlign w:val="bottom"/>
          </w:tcPr>
          <w:p w14:paraId="5D9B279C"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244B804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45.95</w:t>
            </w:r>
          </w:p>
        </w:tc>
        <w:tc>
          <w:tcPr>
            <w:tcW w:w="775" w:type="dxa"/>
            <w:tcMar>
              <w:top w:w="15" w:type="dxa"/>
              <w:left w:w="15" w:type="dxa"/>
              <w:right w:w="15" w:type="dxa"/>
            </w:tcMar>
            <w:vAlign w:val="bottom"/>
          </w:tcPr>
          <w:p w14:paraId="7F845617"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1.82</w:t>
            </w:r>
          </w:p>
        </w:tc>
        <w:tc>
          <w:tcPr>
            <w:tcW w:w="687" w:type="dxa"/>
            <w:tcMar>
              <w:top w:w="15" w:type="dxa"/>
              <w:left w:w="15" w:type="dxa"/>
              <w:right w:w="15" w:type="dxa"/>
            </w:tcMar>
            <w:vAlign w:val="bottom"/>
          </w:tcPr>
          <w:p w14:paraId="12E7A2B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45.75</w:t>
            </w:r>
          </w:p>
        </w:tc>
        <w:tc>
          <w:tcPr>
            <w:tcW w:w="597" w:type="dxa"/>
            <w:tcMar>
              <w:top w:w="15" w:type="dxa"/>
              <w:left w:w="15" w:type="dxa"/>
              <w:right w:w="15" w:type="dxa"/>
            </w:tcMar>
            <w:vAlign w:val="bottom"/>
          </w:tcPr>
          <w:p w14:paraId="5B5967B2"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36.11</w:t>
            </w:r>
          </w:p>
        </w:tc>
        <w:tc>
          <w:tcPr>
            <w:tcW w:w="867" w:type="dxa"/>
            <w:tcMar>
              <w:top w:w="15" w:type="dxa"/>
              <w:left w:w="15" w:type="dxa"/>
              <w:right w:w="15" w:type="dxa"/>
            </w:tcMar>
            <w:vAlign w:val="bottom"/>
          </w:tcPr>
          <w:p w14:paraId="0FEBFA2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12.31</w:t>
            </w:r>
          </w:p>
        </w:tc>
        <w:tc>
          <w:tcPr>
            <w:tcW w:w="732" w:type="dxa"/>
            <w:tcMar>
              <w:top w:w="15" w:type="dxa"/>
              <w:left w:w="15" w:type="dxa"/>
              <w:right w:w="15" w:type="dxa"/>
            </w:tcMar>
            <w:vAlign w:val="bottom"/>
          </w:tcPr>
          <w:p w14:paraId="6AE744A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14.78</w:t>
            </w:r>
          </w:p>
        </w:tc>
      </w:tr>
      <w:tr w:rsidR="004863D8" w14:paraId="1DF8CD3A" w14:textId="77777777" w:rsidTr="00F149A0">
        <w:trPr>
          <w:trHeight w:val="285"/>
        </w:trPr>
        <w:tc>
          <w:tcPr>
            <w:tcW w:w="750" w:type="dxa"/>
            <w:tcMar>
              <w:top w:w="15" w:type="dxa"/>
              <w:left w:w="15" w:type="dxa"/>
              <w:right w:w="15" w:type="dxa"/>
            </w:tcMar>
            <w:vAlign w:val="bottom"/>
          </w:tcPr>
          <w:p w14:paraId="0F10C271"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Yarumal</w:t>
            </w:r>
          </w:p>
        </w:tc>
        <w:tc>
          <w:tcPr>
            <w:tcW w:w="555" w:type="dxa"/>
            <w:tcMar>
              <w:top w:w="15" w:type="dxa"/>
              <w:left w:w="15" w:type="dxa"/>
              <w:right w:w="15" w:type="dxa"/>
            </w:tcMar>
            <w:vAlign w:val="bottom"/>
          </w:tcPr>
          <w:p w14:paraId="11001F74"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35.02</w:t>
            </w:r>
          </w:p>
        </w:tc>
        <w:tc>
          <w:tcPr>
            <w:tcW w:w="660" w:type="dxa"/>
            <w:tcMar>
              <w:top w:w="15" w:type="dxa"/>
              <w:left w:w="15" w:type="dxa"/>
              <w:right w:w="15" w:type="dxa"/>
            </w:tcMar>
            <w:vAlign w:val="bottom"/>
          </w:tcPr>
          <w:p w14:paraId="4CC353AC"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18.75</w:t>
            </w:r>
          </w:p>
        </w:tc>
        <w:tc>
          <w:tcPr>
            <w:tcW w:w="510" w:type="dxa"/>
            <w:tcMar>
              <w:top w:w="15" w:type="dxa"/>
              <w:left w:w="15" w:type="dxa"/>
              <w:right w:w="15" w:type="dxa"/>
            </w:tcMar>
            <w:vAlign w:val="bottom"/>
          </w:tcPr>
          <w:p w14:paraId="7C6DBF9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48.87</w:t>
            </w:r>
          </w:p>
        </w:tc>
        <w:tc>
          <w:tcPr>
            <w:tcW w:w="660" w:type="dxa"/>
            <w:tcMar>
              <w:top w:w="15" w:type="dxa"/>
              <w:left w:w="15" w:type="dxa"/>
              <w:right w:w="15" w:type="dxa"/>
            </w:tcMar>
            <w:vAlign w:val="bottom"/>
          </w:tcPr>
          <w:p w14:paraId="195C7A26"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60.29</w:t>
            </w:r>
          </w:p>
        </w:tc>
        <w:tc>
          <w:tcPr>
            <w:tcW w:w="525" w:type="dxa"/>
            <w:tcMar>
              <w:top w:w="15" w:type="dxa"/>
              <w:left w:w="15" w:type="dxa"/>
              <w:right w:w="15" w:type="dxa"/>
            </w:tcMar>
            <w:vAlign w:val="bottom"/>
          </w:tcPr>
          <w:p w14:paraId="0BC6B962"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54.43</w:t>
            </w:r>
          </w:p>
        </w:tc>
        <w:tc>
          <w:tcPr>
            <w:tcW w:w="765" w:type="dxa"/>
            <w:tcMar>
              <w:top w:w="15" w:type="dxa"/>
              <w:left w:w="15" w:type="dxa"/>
              <w:right w:w="15" w:type="dxa"/>
            </w:tcMar>
            <w:vAlign w:val="bottom"/>
          </w:tcPr>
          <w:p w14:paraId="61C29335"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00963159"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55.44</w:t>
            </w:r>
          </w:p>
        </w:tc>
        <w:tc>
          <w:tcPr>
            <w:tcW w:w="775" w:type="dxa"/>
            <w:tcMar>
              <w:top w:w="15" w:type="dxa"/>
              <w:left w:w="15" w:type="dxa"/>
              <w:right w:w="15" w:type="dxa"/>
            </w:tcMar>
            <w:vAlign w:val="bottom"/>
          </w:tcPr>
          <w:p w14:paraId="1CEFD5B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9.55</w:t>
            </w:r>
          </w:p>
        </w:tc>
        <w:tc>
          <w:tcPr>
            <w:tcW w:w="687" w:type="dxa"/>
            <w:tcMar>
              <w:top w:w="15" w:type="dxa"/>
              <w:left w:w="15" w:type="dxa"/>
              <w:right w:w="15" w:type="dxa"/>
            </w:tcMar>
            <w:vAlign w:val="bottom"/>
          </w:tcPr>
          <w:p w14:paraId="37E576D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26.02</w:t>
            </w:r>
          </w:p>
        </w:tc>
        <w:tc>
          <w:tcPr>
            <w:tcW w:w="597" w:type="dxa"/>
            <w:tcMar>
              <w:top w:w="15" w:type="dxa"/>
              <w:left w:w="15" w:type="dxa"/>
              <w:right w:w="15" w:type="dxa"/>
            </w:tcMar>
            <w:vAlign w:val="bottom"/>
          </w:tcPr>
          <w:p w14:paraId="790BDF8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43.75</w:t>
            </w:r>
          </w:p>
        </w:tc>
        <w:tc>
          <w:tcPr>
            <w:tcW w:w="867" w:type="dxa"/>
            <w:tcMar>
              <w:top w:w="15" w:type="dxa"/>
              <w:left w:w="15" w:type="dxa"/>
              <w:right w:w="15" w:type="dxa"/>
            </w:tcMar>
            <w:vAlign w:val="bottom"/>
          </w:tcPr>
          <w:p w14:paraId="578BAEB6"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46.70</w:t>
            </w:r>
          </w:p>
        </w:tc>
        <w:tc>
          <w:tcPr>
            <w:tcW w:w="732" w:type="dxa"/>
            <w:tcMar>
              <w:top w:w="15" w:type="dxa"/>
              <w:left w:w="15" w:type="dxa"/>
              <w:right w:w="15" w:type="dxa"/>
            </w:tcMar>
            <w:vAlign w:val="bottom"/>
          </w:tcPr>
          <w:p w14:paraId="24BA6671"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21.44</w:t>
            </w:r>
          </w:p>
        </w:tc>
      </w:tr>
      <w:tr w:rsidR="004863D8" w14:paraId="70C6AD8F" w14:textId="77777777" w:rsidTr="00F149A0">
        <w:trPr>
          <w:trHeight w:val="285"/>
        </w:trPr>
        <w:tc>
          <w:tcPr>
            <w:tcW w:w="750" w:type="dxa"/>
            <w:tcMar>
              <w:top w:w="15" w:type="dxa"/>
              <w:left w:w="15" w:type="dxa"/>
              <w:right w:w="15" w:type="dxa"/>
            </w:tcMar>
            <w:vAlign w:val="bottom"/>
          </w:tcPr>
          <w:p w14:paraId="6CE5EB2E"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Total, Subregión</w:t>
            </w:r>
          </w:p>
        </w:tc>
        <w:tc>
          <w:tcPr>
            <w:tcW w:w="555" w:type="dxa"/>
            <w:tcMar>
              <w:top w:w="15" w:type="dxa"/>
              <w:left w:w="15" w:type="dxa"/>
              <w:right w:w="15" w:type="dxa"/>
            </w:tcMar>
            <w:vAlign w:val="bottom"/>
          </w:tcPr>
          <w:p w14:paraId="4B7C3DFE"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32.48</w:t>
            </w:r>
          </w:p>
        </w:tc>
        <w:tc>
          <w:tcPr>
            <w:tcW w:w="660" w:type="dxa"/>
            <w:tcMar>
              <w:top w:w="15" w:type="dxa"/>
              <w:left w:w="15" w:type="dxa"/>
              <w:right w:w="15" w:type="dxa"/>
            </w:tcMar>
            <w:vAlign w:val="bottom"/>
          </w:tcPr>
          <w:p w14:paraId="786323E5"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9.28</w:t>
            </w:r>
          </w:p>
        </w:tc>
        <w:tc>
          <w:tcPr>
            <w:tcW w:w="510" w:type="dxa"/>
            <w:tcMar>
              <w:top w:w="15" w:type="dxa"/>
              <w:left w:w="15" w:type="dxa"/>
              <w:right w:w="15" w:type="dxa"/>
            </w:tcMar>
            <w:vAlign w:val="bottom"/>
          </w:tcPr>
          <w:p w14:paraId="0E64F43E"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41.91</w:t>
            </w:r>
          </w:p>
        </w:tc>
        <w:tc>
          <w:tcPr>
            <w:tcW w:w="660" w:type="dxa"/>
            <w:tcMar>
              <w:top w:w="15" w:type="dxa"/>
              <w:left w:w="15" w:type="dxa"/>
              <w:right w:w="15" w:type="dxa"/>
            </w:tcMar>
            <w:vAlign w:val="bottom"/>
          </w:tcPr>
          <w:p w14:paraId="51FA9F4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58.44</w:t>
            </w:r>
          </w:p>
        </w:tc>
        <w:tc>
          <w:tcPr>
            <w:tcW w:w="525" w:type="dxa"/>
            <w:tcMar>
              <w:top w:w="15" w:type="dxa"/>
              <w:left w:w="15" w:type="dxa"/>
              <w:right w:w="15" w:type="dxa"/>
            </w:tcMar>
            <w:vAlign w:val="bottom"/>
          </w:tcPr>
          <w:p w14:paraId="16BE3055"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50.61</w:t>
            </w:r>
          </w:p>
        </w:tc>
        <w:tc>
          <w:tcPr>
            <w:tcW w:w="765" w:type="dxa"/>
            <w:tcMar>
              <w:top w:w="15" w:type="dxa"/>
              <w:left w:w="15" w:type="dxa"/>
              <w:right w:w="15" w:type="dxa"/>
            </w:tcMar>
            <w:vAlign w:val="bottom"/>
          </w:tcPr>
          <w:p w14:paraId="1950DAD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4DE71E4D"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52.62</w:t>
            </w:r>
          </w:p>
        </w:tc>
        <w:tc>
          <w:tcPr>
            <w:tcW w:w="775" w:type="dxa"/>
            <w:tcMar>
              <w:top w:w="15" w:type="dxa"/>
              <w:left w:w="15" w:type="dxa"/>
              <w:right w:w="15" w:type="dxa"/>
            </w:tcMar>
            <w:vAlign w:val="bottom"/>
          </w:tcPr>
          <w:p w14:paraId="3682476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8.22</w:t>
            </w:r>
          </w:p>
        </w:tc>
        <w:tc>
          <w:tcPr>
            <w:tcW w:w="687" w:type="dxa"/>
            <w:tcMar>
              <w:top w:w="15" w:type="dxa"/>
              <w:left w:w="15" w:type="dxa"/>
              <w:right w:w="15" w:type="dxa"/>
            </w:tcMar>
            <w:vAlign w:val="bottom"/>
          </w:tcPr>
          <w:p w14:paraId="3EFA866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43.68</w:t>
            </w:r>
          </w:p>
        </w:tc>
        <w:tc>
          <w:tcPr>
            <w:tcW w:w="597" w:type="dxa"/>
            <w:tcMar>
              <w:top w:w="15" w:type="dxa"/>
              <w:left w:w="15" w:type="dxa"/>
              <w:right w:w="15" w:type="dxa"/>
            </w:tcMar>
            <w:vAlign w:val="bottom"/>
          </w:tcPr>
          <w:p w14:paraId="2C01D4B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47.67</w:t>
            </w:r>
          </w:p>
        </w:tc>
        <w:tc>
          <w:tcPr>
            <w:tcW w:w="867" w:type="dxa"/>
            <w:tcMar>
              <w:top w:w="15" w:type="dxa"/>
              <w:left w:w="15" w:type="dxa"/>
              <w:right w:w="15" w:type="dxa"/>
            </w:tcMar>
            <w:vAlign w:val="bottom"/>
          </w:tcPr>
          <w:p w14:paraId="5D49262C"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23.30</w:t>
            </w:r>
          </w:p>
        </w:tc>
        <w:tc>
          <w:tcPr>
            <w:tcW w:w="732" w:type="dxa"/>
            <w:tcMar>
              <w:top w:w="15" w:type="dxa"/>
              <w:left w:w="15" w:type="dxa"/>
              <w:right w:w="15" w:type="dxa"/>
            </w:tcMar>
            <w:vAlign w:val="bottom"/>
          </w:tcPr>
          <w:p w14:paraId="5A4A55B4"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21.54</w:t>
            </w:r>
          </w:p>
        </w:tc>
      </w:tr>
      <w:tr w:rsidR="004863D8" w14:paraId="17A8EDBB" w14:textId="77777777" w:rsidTr="00F149A0">
        <w:trPr>
          <w:trHeight w:val="300"/>
        </w:trPr>
        <w:tc>
          <w:tcPr>
            <w:tcW w:w="750" w:type="dxa"/>
            <w:tcMar>
              <w:top w:w="15" w:type="dxa"/>
              <w:left w:w="15" w:type="dxa"/>
              <w:right w:w="15" w:type="dxa"/>
            </w:tcMar>
            <w:vAlign w:val="bottom"/>
          </w:tcPr>
          <w:p w14:paraId="10FD389E"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 xml:space="preserve">Promedio Provincia </w:t>
            </w:r>
          </w:p>
        </w:tc>
        <w:tc>
          <w:tcPr>
            <w:tcW w:w="555" w:type="dxa"/>
            <w:tcMar>
              <w:top w:w="15" w:type="dxa"/>
              <w:left w:w="15" w:type="dxa"/>
              <w:right w:w="15" w:type="dxa"/>
            </w:tcMar>
            <w:vAlign w:val="bottom"/>
          </w:tcPr>
          <w:p w14:paraId="5D71CE01"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30.36</w:t>
            </w:r>
          </w:p>
        </w:tc>
        <w:tc>
          <w:tcPr>
            <w:tcW w:w="660" w:type="dxa"/>
            <w:tcMar>
              <w:top w:w="15" w:type="dxa"/>
              <w:left w:w="15" w:type="dxa"/>
              <w:right w:w="15" w:type="dxa"/>
            </w:tcMar>
            <w:vAlign w:val="bottom"/>
          </w:tcPr>
          <w:p w14:paraId="71F8D69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6.90</w:t>
            </w:r>
          </w:p>
        </w:tc>
        <w:tc>
          <w:tcPr>
            <w:tcW w:w="510" w:type="dxa"/>
            <w:tcMar>
              <w:top w:w="15" w:type="dxa"/>
              <w:left w:w="15" w:type="dxa"/>
              <w:right w:w="15" w:type="dxa"/>
            </w:tcMar>
            <w:vAlign w:val="bottom"/>
          </w:tcPr>
          <w:p w14:paraId="724CB9E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37.02</w:t>
            </w:r>
          </w:p>
        </w:tc>
        <w:tc>
          <w:tcPr>
            <w:tcW w:w="660" w:type="dxa"/>
            <w:tcMar>
              <w:top w:w="15" w:type="dxa"/>
              <w:left w:w="15" w:type="dxa"/>
              <w:right w:w="15" w:type="dxa"/>
            </w:tcMar>
            <w:vAlign w:val="bottom"/>
          </w:tcPr>
          <w:p w14:paraId="0485313C"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55.87</w:t>
            </w:r>
          </w:p>
        </w:tc>
        <w:tc>
          <w:tcPr>
            <w:tcW w:w="525" w:type="dxa"/>
            <w:tcMar>
              <w:top w:w="15" w:type="dxa"/>
              <w:left w:w="15" w:type="dxa"/>
              <w:right w:w="15" w:type="dxa"/>
            </w:tcMar>
            <w:vAlign w:val="bottom"/>
          </w:tcPr>
          <w:p w14:paraId="04BE7B94"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48.68</w:t>
            </w:r>
          </w:p>
        </w:tc>
        <w:tc>
          <w:tcPr>
            <w:tcW w:w="765" w:type="dxa"/>
            <w:tcMar>
              <w:top w:w="15" w:type="dxa"/>
              <w:left w:w="15" w:type="dxa"/>
              <w:right w:w="15" w:type="dxa"/>
            </w:tcMar>
            <w:vAlign w:val="bottom"/>
          </w:tcPr>
          <w:p w14:paraId="1A9799C3"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0.00</w:t>
            </w:r>
          </w:p>
        </w:tc>
        <w:tc>
          <w:tcPr>
            <w:tcW w:w="930" w:type="dxa"/>
            <w:tcMar>
              <w:top w:w="15" w:type="dxa"/>
              <w:left w:w="15" w:type="dxa"/>
              <w:right w:w="15" w:type="dxa"/>
            </w:tcMar>
            <w:vAlign w:val="bottom"/>
          </w:tcPr>
          <w:p w14:paraId="44F27BC5"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50.87</w:t>
            </w:r>
          </w:p>
        </w:tc>
        <w:tc>
          <w:tcPr>
            <w:tcW w:w="775" w:type="dxa"/>
            <w:tcMar>
              <w:top w:w="15" w:type="dxa"/>
              <w:left w:w="15" w:type="dxa"/>
              <w:right w:w="15" w:type="dxa"/>
            </w:tcMar>
            <w:vAlign w:val="bottom"/>
          </w:tcPr>
          <w:p w14:paraId="25831BAB"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5.03</w:t>
            </w:r>
          </w:p>
        </w:tc>
        <w:tc>
          <w:tcPr>
            <w:tcW w:w="687" w:type="dxa"/>
            <w:tcMar>
              <w:top w:w="15" w:type="dxa"/>
              <w:left w:w="15" w:type="dxa"/>
              <w:right w:w="15" w:type="dxa"/>
            </w:tcMar>
            <w:vAlign w:val="bottom"/>
          </w:tcPr>
          <w:p w14:paraId="31C94690"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42.57</w:t>
            </w:r>
          </w:p>
        </w:tc>
        <w:tc>
          <w:tcPr>
            <w:tcW w:w="597" w:type="dxa"/>
            <w:tcMar>
              <w:top w:w="15" w:type="dxa"/>
              <w:left w:w="15" w:type="dxa"/>
              <w:right w:w="15" w:type="dxa"/>
            </w:tcMar>
            <w:vAlign w:val="bottom"/>
          </w:tcPr>
          <w:p w14:paraId="11A4DB2E"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46.59</w:t>
            </w:r>
          </w:p>
        </w:tc>
        <w:tc>
          <w:tcPr>
            <w:tcW w:w="867" w:type="dxa"/>
            <w:tcMar>
              <w:top w:w="15" w:type="dxa"/>
              <w:left w:w="15" w:type="dxa"/>
              <w:right w:w="15" w:type="dxa"/>
            </w:tcMar>
            <w:vAlign w:val="bottom"/>
          </w:tcPr>
          <w:p w14:paraId="7C793785"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20.86</w:t>
            </w:r>
          </w:p>
        </w:tc>
        <w:tc>
          <w:tcPr>
            <w:tcW w:w="732" w:type="dxa"/>
            <w:tcMar>
              <w:top w:w="15" w:type="dxa"/>
              <w:left w:w="15" w:type="dxa"/>
              <w:right w:w="15" w:type="dxa"/>
            </w:tcMar>
            <w:vAlign w:val="bottom"/>
          </w:tcPr>
          <w:p w14:paraId="5153D1EA" w14:textId="77777777" w:rsidR="004863D8" w:rsidRDefault="004863D8" w:rsidP="00F149A0">
            <w:pPr>
              <w:spacing w:after="0"/>
              <w:jc w:val="center"/>
              <w:rPr>
                <w:rFonts w:ascii="Times New Roman" w:eastAsia="Calibri" w:hAnsi="Times New Roman" w:cs="Times New Roman"/>
                <w:sz w:val="16"/>
                <w:szCs w:val="16"/>
              </w:rPr>
            </w:pPr>
            <w:r w:rsidRPr="2C3D3FD4">
              <w:rPr>
                <w:rFonts w:ascii="Times New Roman" w:eastAsia="Calibri" w:hAnsi="Times New Roman" w:cs="Times New Roman"/>
                <w:sz w:val="16"/>
                <w:szCs w:val="16"/>
              </w:rPr>
              <w:t>19.59</w:t>
            </w:r>
            <w:commentRangeStart w:id="21"/>
            <w:commentRangeEnd w:id="21"/>
            <w:r>
              <w:rPr>
                <w:rStyle w:val="CommentReference"/>
              </w:rPr>
              <w:commentReference w:id="21"/>
            </w:r>
          </w:p>
        </w:tc>
      </w:tr>
    </w:tbl>
    <w:p w14:paraId="46B4CBBE" w14:textId="77777777" w:rsidR="004863D8" w:rsidRDefault="004863D8" w:rsidP="004863D8">
      <w:pPr>
        <w:jc w:val="center"/>
      </w:pPr>
      <w:r w:rsidRPr="05E548FB">
        <w:rPr>
          <w:rFonts w:eastAsiaTheme="minorEastAsia"/>
          <w:b/>
          <w:bCs/>
          <w:color w:val="000000" w:themeColor="text1"/>
          <w:sz w:val="18"/>
          <w:szCs w:val="18"/>
        </w:rPr>
        <w:t xml:space="preserve">Fuente: </w:t>
      </w:r>
      <w:r w:rsidRPr="05E548FB">
        <w:rPr>
          <w:rFonts w:eastAsiaTheme="minorEastAsia"/>
          <w:color w:val="000000" w:themeColor="text1"/>
          <w:sz w:val="18"/>
          <w:szCs w:val="18"/>
        </w:rPr>
        <w:t>Gobernación de Antioquia(s.f.)</w:t>
      </w:r>
    </w:p>
    <w:p w14:paraId="20F90354" w14:textId="77777777" w:rsidR="004863D8" w:rsidRDefault="004863D8" w:rsidP="004863D8">
      <w:pPr>
        <w:jc w:val="center"/>
        <w:rPr>
          <w:rFonts w:eastAsiaTheme="minorEastAsia"/>
          <w:color w:val="44546A" w:themeColor="text2"/>
          <w:sz w:val="20"/>
          <w:szCs w:val="20"/>
        </w:rPr>
      </w:pPr>
      <w:r w:rsidRPr="2C3D3FD4">
        <w:rPr>
          <w:rFonts w:eastAsiaTheme="minorEastAsia"/>
          <w:color w:val="44546A" w:themeColor="text2"/>
          <w:sz w:val="20"/>
          <w:szCs w:val="20"/>
        </w:rPr>
        <w:t>Gráfica X. IMCA por dimensiones: Provincia vs. Subregión — 2022</w:t>
      </w:r>
    </w:p>
    <w:p w14:paraId="0C01760D" w14:textId="77777777" w:rsidR="004863D8" w:rsidRDefault="004863D8" w:rsidP="004863D8">
      <w:pPr>
        <w:jc w:val="center"/>
      </w:pPr>
      <w:r>
        <w:rPr>
          <w:noProof/>
          <w:lang w:eastAsia="es-CO"/>
        </w:rPr>
        <w:lastRenderedPageBreak/>
        <w:drawing>
          <wp:inline distT="0" distB="0" distL="0" distR="0" wp14:anchorId="4E17A2A1" wp14:editId="7BC6D2AD">
            <wp:extent cx="5619750" cy="3333750"/>
            <wp:effectExtent l="0" t="0" r="0" b="0"/>
            <wp:docPr id="17640408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9443" name="Picture 856519443"/>
                    <pic:cNvPicPr/>
                  </pic:nvPicPr>
                  <pic:blipFill>
                    <a:blip r:embed="rId23">
                      <a:extLst>
                        <a:ext uri="{28A0092B-C50C-407E-A947-70E740481C1C}">
                          <a14:useLocalDpi xmlns:a14="http://schemas.microsoft.com/office/drawing/2010/main"/>
                        </a:ext>
                      </a:extLst>
                    </a:blip>
                    <a:stretch>
                      <a:fillRect/>
                    </a:stretch>
                  </pic:blipFill>
                  <pic:spPr>
                    <a:xfrm>
                      <a:off x="0" y="0"/>
                      <a:ext cx="5619750" cy="3333750"/>
                    </a:xfrm>
                    <a:prstGeom prst="rect">
                      <a:avLst/>
                    </a:prstGeom>
                  </pic:spPr>
                </pic:pic>
              </a:graphicData>
            </a:graphic>
          </wp:inline>
        </w:drawing>
      </w:r>
      <w:r w:rsidRPr="05E548FB">
        <w:rPr>
          <w:rFonts w:ascii="Times New Roman" w:eastAsia="Times New Roman" w:hAnsi="Times New Roman" w:cs="Times New Roman"/>
          <w:b/>
          <w:bCs/>
          <w:sz w:val="18"/>
          <w:szCs w:val="18"/>
        </w:rPr>
        <w:t>Nota:</w:t>
      </w:r>
      <w:r w:rsidRPr="05E548FB">
        <w:rPr>
          <w:rFonts w:ascii="Times New Roman" w:eastAsia="Times New Roman" w:hAnsi="Times New Roman" w:cs="Times New Roman"/>
          <w:sz w:val="18"/>
          <w:szCs w:val="18"/>
        </w:rPr>
        <w:t xml:space="preserve"> el Índice IMCA para la Provincia es un promedio. </w:t>
      </w:r>
    </w:p>
    <w:p w14:paraId="2F1A7D9B" w14:textId="77777777" w:rsidR="004863D8" w:rsidRDefault="004863D8" w:rsidP="004863D8">
      <w:r w:rsidRPr="05E548FB">
        <w:rPr>
          <w:rFonts w:ascii="Times New Roman" w:eastAsia="Times New Roman" w:hAnsi="Times New Roman" w:cs="Times New Roman"/>
        </w:rPr>
        <w:t xml:space="preserve">La dimensión de adopción TIC muestra una brecha crítica: mientras Yarumal alcanza 18,75 puntos, la mayoría de los municipios se ubica entre 3 y 8 puntos, evidenciando rezagos en conectividad digital, acceso a tecnologías y capacidades para su uso productivo. Este comportamiento limita la transición hacia actividades de mayor valor agregado y restringe la incorporación de tecnologías en procesos productivos, educativos y administrativos.  </w:t>
      </w:r>
    </w:p>
    <w:p w14:paraId="26517595" w14:textId="77777777" w:rsidR="004863D8" w:rsidRDefault="004863D8" w:rsidP="004863D8">
      <w:pPr>
        <w:jc w:val="center"/>
        <w:rPr>
          <w:rFonts w:eastAsiaTheme="minorEastAsia"/>
          <w:color w:val="44546A" w:themeColor="text2"/>
          <w:sz w:val="20"/>
          <w:szCs w:val="20"/>
        </w:rPr>
      </w:pPr>
      <w:r w:rsidRPr="2C3D3FD4">
        <w:rPr>
          <w:rFonts w:eastAsiaTheme="minorEastAsia"/>
          <w:color w:val="44546A" w:themeColor="text2"/>
          <w:sz w:val="20"/>
          <w:szCs w:val="20"/>
        </w:rPr>
        <w:t>Gráfica X. IMCA: Adopción de TIC por municipio.</w:t>
      </w:r>
    </w:p>
    <w:p w14:paraId="1E18998A" w14:textId="77777777" w:rsidR="004863D8" w:rsidRDefault="004863D8" w:rsidP="004863D8">
      <w:pPr>
        <w:jc w:val="center"/>
        <w:rPr>
          <w:rFonts w:ascii="Times New Roman" w:eastAsia="Times New Roman" w:hAnsi="Times New Roman" w:cs="Times New Roman"/>
          <w:sz w:val="18"/>
          <w:szCs w:val="18"/>
        </w:rPr>
      </w:pPr>
    </w:p>
    <w:p w14:paraId="30C716C1" w14:textId="77777777" w:rsidR="004863D8" w:rsidRDefault="004863D8" w:rsidP="004863D8">
      <w:pPr>
        <w:jc w:val="center"/>
      </w:pPr>
      <w:r>
        <w:rPr>
          <w:noProof/>
          <w:lang w:eastAsia="es-CO"/>
        </w:rPr>
        <w:lastRenderedPageBreak/>
        <w:drawing>
          <wp:inline distT="0" distB="0" distL="0" distR="0" wp14:anchorId="158D2F09" wp14:editId="64522D3B">
            <wp:extent cx="4482848" cy="3196231"/>
            <wp:effectExtent l="0" t="0" r="0" b="0"/>
            <wp:docPr id="783955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99615" name="Picture 315999615"/>
                    <pic:cNvPicPr/>
                  </pic:nvPicPr>
                  <pic:blipFill>
                    <a:blip r:embed="rId24">
                      <a:extLst>
                        <a:ext uri="{28A0092B-C50C-407E-A947-70E740481C1C}">
                          <a14:useLocalDpi xmlns:a14="http://schemas.microsoft.com/office/drawing/2010/main"/>
                        </a:ext>
                      </a:extLst>
                    </a:blip>
                    <a:stretch>
                      <a:fillRect/>
                    </a:stretch>
                  </pic:blipFill>
                  <pic:spPr>
                    <a:xfrm>
                      <a:off x="0" y="0"/>
                      <a:ext cx="4482848" cy="3196231"/>
                    </a:xfrm>
                    <a:prstGeom prst="rect">
                      <a:avLst/>
                    </a:prstGeom>
                  </pic:spPr>
                </pic:pic>
              </a:graphicData>
            </a:graphic>
          </wp:inline>
        </w:drawing>
      </w:r>
    </w:p>
    <w:p w14:paraId="60C0B8DC" w14:textId="77777777" w:rsidR="004863D8" w:rsidRDefault="004863D8" w:rsidP="004863D8">
      <w:pPr>
        <w:jc w:val="center"/>
        <w:rPr>
          <w:rFonts w:ascii="Times New Roman" w:eastAsia="Times New Roman" w:hAnsi="Times New Roman" w:cs="Times New Roman"/>
          <w:sz w:val="18"/>
          <w:szCs w:val="18"/>
        </w:rPr>
      </w:pPr>
      <w:r w:rsidRPr="2C3D3FD4">
        <w:rPr>
          <w:rFonts w:ascii="Times New Roman" w:eastAsia="Times New Roman" w:hAnsi="Times New Roman" w:cs="Times New Roman"/>
          <w:sz w:val="18"/>
          <w:szCs w:val="18"/>
        </w:rPr>
        <w:t>Nota: Línea punteada tiene promedio de la provincia (6.90)</w:t>
      </w:r>
    </w:p>
    <w:p w14:paraId="5C80CC74" w14:textId="77777777" w:rsidR="004863D8" w:rsidRDefault="004863D8" w:rsidP="004863D8">
      <w:pPr>
        <w:rPr>
          <w:rFonts w:ascii="Times New Roman" w:eastAsia="Times New Roman" w:hAnsi="Times New Roman" w:cs="Times New Roman"/>
        </w:rPr>
      </w:pPr>
      <w:r w:rsidRPr="05E548FB">
        <w:rPr>
          <w:rFonts w:ascii="Times New Roman" w:eastAsia="Times New Roman" w:hAnsi="Times New Roman" w:cs="Times New Roman"/>
        </w:rPr>
        <w:t xml:space="preserve">Finalmente, el sistema financiero presenta puntajes bajos en toda la Provincia, lo que evidencia dificultades para acceder a crédito, baja presencia de entidades financieras y limitaciones para financiar emprendimientos y proyectos productivos. Esta debilidad constituye una barrera estructural para el desarrollo económico y la consolidación de iniciativas de innovación. </w:t>
      </w:r>
    </w:p>
    <w:p w14:paraId="543053A2" w14:textId="77777777" w:rsidR="004863D8" w:rsidRDefault="004863D8" w:rsidP="004863D8">
      <w:r w:rsidRPr="05E548FB">
        <w:rPr>
          <w:rFonts w:ascii="Times New Roman" w:eastAsia="Times New Roman" w:hAnsi="Times New Roman" w:cs="Times New Roman"/>
        </w:rPr>
        <w:t xml:space="preserve">En términos generales, los resultados del IMC evidencian que la PAP Bio-energética del Norte de Antioquia enfrenta desafíos significativos en competitividad territorial, especialmente en adopción tecnológica, innovación, infraestructura y sistema financiero.  </w:t>
      </w:r>
    </w:p>
    <w:p w14:paraId="5D05515B" w14:textId="77777777" w:rsidR="004863D8" w:rsidRDefault="004863D8" w:rsidP="004863D8">
      <w:pPr>
        <w:rPr>
          <w:rFonts w:ascii="Times New Roman" w:eastAsia="Times New Roman" w:hAnsi="Times New Roman" w:cs="Times New Roman"/>
        </w:rPr>
      </w:pPr>
      <w:r w:rsidRPr="05E548FB">
        <w:rPr>
          <w:rFonts w:ascii="Times New Roman" w:eastAsia="Times New Roman" w:hAnsi="Times New Roman" w:cs="Times New Roman"/>
        </w:rPr>
        <w:t xml:space="preserve">El comportamiento del Índice de Gobierno Digital evidencia una brecha marcada entre municipios, lo que refleja distintos niveles de madurez institucional en la adopción de herramientas digitales para la gestión pública. Guadalupe (89,36) y Valdivia (72,44)) se posicionan como los municipios con mayor avance, mostrando capacidades superiores en digitalización de trámites, disponibilidad de servicios en línea y uso de tecnologías para la interacción con la ciudadanía. En contraste, municipios como San José de la Montaña (11,65) y aquellos con valores por debajo del promedio de la Provincia, exhiben un nivel básico de digitalización, caracterizado por plataformas incipientes, baja integración de sistemas y limitaciones en infraestructura tecnológica. </w:t>
      </w:r>
    </w:p>
    <w:p w14:paraId="300EF24A" w14:textId="77777777" w:rsidR="004863D8" w:rsidRDefault="004863D8" w:rsidP="004863D8">
      <w:pPr>
        <w:jc w:val="center"/>
        <w:rPr>
          <w:rFonts w:eastAsiaTheme="minorEastAsia"/>
          <w:color w:val="44546A" w:themeColor="text2"/>
          <w:sz w:val="20"/>
          <w:szCs w:val="20"/>
        </w:rPr>
      </w:pPr>
      <w:commentRangeStart w:id="22"/>
      <w:r w:rsidRPr="2C3D3FD4">
        <w:rPr>
          <w:rFonts w:eastAsiaTheme="minorEastAsia"/>
          <w:color w:val="44546A" w:themeColor="text2"/>
          <w:sz w:val="20"/>
          <w:szCs w:val="20"/>
        </w:rPr>
        <w:t>Tabla X. Índice de Gobierno Digital - 2024</w:t>
      </w:r>
      <w:commentRangeEnd w:id="22"/>
      <w:r>
        <w:rPr>
          <w:rStyle w:val="CommentReference"/>
        </w:rPr>
        <w:commentReference w:id="22"/>
      </w: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385"/>
        <w:gridCol w:w="4860"/>
      </w:tblGrid>
      <w:tr w:rsidR="004863D8" w14:paraId="6F2893CD" w14:textId="77777777" w:rsidTr="00F149A0">
        <w:trPr>
          <w:trHeight w:val="285"/>
          <w:jc w:val="center"/>
        </w:trPr>
        <w:tc>
          <w:tcPr>
            <w:tcW w:w="2385" w:type="dxa"/>
            <w:shd w:val="clear" w:color="auto" w:fill="002060"/>
            <w:tcMar>
              <w:top w:w="15" w:type="dxa"/>
              <w:left w:w="15" w:type="dxa"/>
              <w:right w:w="15" w:type="dxa"/>
            </w:tcMar>
            <w:vAlign w:val="bottom"/>
          </w:tcPr>
          <w:p w14:paraId="4871DFBE"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Municipio</w:t>
            </w:r>
          </w:p>
        </w:tc>
        <w:tc>
          <w:tcPr>
            <w:tcW w:w="4860" w:type="dxa"/>
            <w:shd w:val="clear" w:color="auto" w:fill="002060"/>
            <w:tcMar>
              <w:top w:w="15" w:type="dxa"/>
              <w:left w:w="15" w:type="dxa"/>
              <w:right w:w="15" w:type="dxa"/>
            </w:tcMar>
            <w:vAlign w:val="bottom"/>
          </w:tcPr>
          <w:p w14:paraId="53A15437"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Índice de Gobierno Digital</w:t>
            </w:r>
          </w:p>
        </w:tc>
      </w:tr>
      <w:tr w:rsidR="004863D8" w14:paraId="20E7B0E2" w14:textId="77777777" w:rsidTr="00F149A0">
        <w:trPr>
          <w:trHeight w:val="285"/>
          <w:jc w:val="center"/>
        </w:trPr>
        <w:tc>
          <w:tcPr>
            <w:tcW w:w="2385" w:type="dxa"/>
            <w:tcMar>
              <w:top w:w="15" w:type="dxa"/>
              <w:left w:w="15" w:type="dxa"/>
              <w:right w:w="15" w:type="dxa"/>
            </w:tcMar>
            <w:vAlign w:val="bottom"/>
          </w:tcPr>
          <w:p w14:paraId="02BB06CE"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Anorí</w:t>
            </w:r>
          </w:p>
        </w:tc>
        <w:tc>
          <w:tcPr>
            <w:tcW w:w="4860" w:type="dxa"/>
            <w:tcMar>
              <w:top w:w="15" w:type="dxa"/>
              <w:left w:w="15" w:type="dxa"/>
              <w:right w:w="15" w:type="dxa"/>
            </w:tcMar>
            <w:vAlign w:val="bottom"/>
          </w:tcPr>
          <w:p w14:paraId="5C00AC87"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41.97</w:t>
            </w:r>
          </w:p>
        </w:tc>
      </w:tr>
      <w:tr w:rsidR="004863D8" w14:paraId="24E4631B" w14:textId="77777777" w:rsidTr="00F149A0">
        <w:trPr>
          <w:trHeight w:val="285"/>
          <w:jc w:val="center"/>
        </w:trPr>
        <w:tc>
          <w:tcPr>
            <w:tcW w:w="2385" w:type="dxa"/>
            <w:tcMar>
              <w:top w:w="15" w:type="dxa"/>
              <w:left w:w="15" w:type="dxa"/>
              <w:right w:w="15" w:type="dxa"/>
            </w:tcMar>
            <w:vAlign w:val="bottom"/>
          </w:tcPr>
          <w:p w14:paraId="73797F8D"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Angostura</w:t>
            </w:r>
          </w:p>
        </w:tc>
        <w:tc>
          <w:tcPr>
            <w:tcW w:w="4860" w:type="dxa"/>
            <w:tcMar>
              <w:top w:w="15" w:type="dxa"/>
              <w:left w:w="15" w:type="dxa"/>
              <w:right w:w="15" w:type="dxa"/>
            </w:tcMar>
            <w:vAlign w:val="bottom"/>
          </w:tcPr>
          <w:p w14:paraId="171F3FEF"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53.85</w:t>
            </w:r>
          </w:p>
        </w:tc>
      </w:tr>
      <w:tr w:rsidR="004863D8" w14:paraId="071CDCC1" w14:textId="77777777" w:rsidTr="00F149A0">
        <w:trPr>
          <w:trHeight w:val="285"/>
          <w:jc w:val="center"/>
        </w:trPr>
        <w:tc>
          <w:tcPr>
            <w:tcW w:w="2385" w:type="dxa"/>
            <w:tcMar>
              <w:top w:w="15" w:type="dxa"/>
              <w:left w:w="15" w:type="dxa"/>
              <w:right w:w="15" w:type="dxa"/>
            </w:tcMar>
            <w:vAlign w:val="bottom"/>
          </w:tcPr>
          <w:p w14:paraId="68BACDE2"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Briceño</w:t>
            </w:r>
          </w:p>
        </w:tc>
        <w:tc>
          <w:tcPr>
            <w:tcW w:w="4860" w:type="dxa"/>
            <w:tcMar>
              <w:top w:w="15" w:type="dxa"/>
              <w:left w:w="15" w:type="dxa"/>
              <w:right w:w="15" w:type="dxa"/>
            </w:tcMar>
            <w:vAlign w:val="bottom"/>
          </w:tcPr>
          <w:p w14:paraId="61795774"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52.36</w:t>
            </w:r>
          </w:p>
        </w:tc>
      </w:tr>
      <w:tr w:rsidR="004863D8" w14:paraId="7486A643" w14:textId="77777777" w:rsidTr="00F149A0">
        <w:trPr>
          <w:trHeight w:val="285"/>
          <w:jc w:val="center"/>
        </w:trPr>
        <w:tc>
          <w:tcPr>
            <w:tcW w:w="2385" w:type="dxa"/>
            <w:tcMar>
              <w:top w:w="15" w:type="dxa"/>
              <w:left w:w="15" w:type="dxa"/>
              <w:right w:w="15" w:type="dxa"/>
            </w:tcMar>
            <w:vAlign w:val="bottom"/>
          </w:tcPr>
          <w:p w14:paraId="794D82E5"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Campamento</w:t>
            </w:r>
          </w:p>
        </w:tc>
        <w:tc>
          <w:tcPr>
            <w:tcW w:w="4860" w:type="dxa"/>
            <w:tcMar>
              <w:top w:w="15" w:type="dxa"/>
              <w:left w:w="15" w:type="dxa"/>
              <w:right w:w="15" w:type="dxa"/>
            </w:tcMar>
            <w:vAlign w:val="bottom"/>
          </w:tcPr>
          <w:p w14:paraId="2DA38088"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S.I.N</w:t>
            </w:r>
          </w:p>
        </w:tc>
      </w:tr>
      <w:tr w:rsidR="004863D8" w14:paraId="0C9322E0" w14:textId="77777777" w:rsidTr="00F149A0">
        <w:trPr>
          <w:trHeight w:val="285"/>
          <w:jc w:val="center"/>
        </w:trPr>
        <w:tc>
          <w:tcPr>
            <w:tcW w:w="2385" w:type="dxa"/>
            <w:tcMar>
              <w:top w:w="15" w:type="dxa"/>
              <w:left w:w="15" w:type="dxa"/>
              <w:right w:w="15" w:type="dxa"/>
            </w:tcMar>
            <w:vAlign w:val="bottom"/>
          </w:tcPr>
          <w:p w14:paraId="6CA555C4"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Carolina del Príncipe</w:t>
            </w:r>
          </w:p>
        </w:tc>
        <w:tc>
          <w:tcPr>
            <w:tcW w:w="4860" w:type="dxa"/>
            <w:tcMar>
              <w:top w:w="15" w:type="dxa"/>
              <w:left w:w="15" w:type="dxa"/>
              <w:right w:w="15" w:type="dxa"/>
            </w:tcMar>
            <w:vAlign w:val="bottom"/>
          </w:tcPr>
          <w:p w14:paraId="1DD8431B"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68.78</w:t>
            </w:r>
          </w:p>
        </w:tc>
      </w:tr>
      <w:tr w:rsidR="004863D8" w14:paraId="72B55517" w14:textId="77777777" w:rsidTr="00F149A0">
        <w:trPr>
          <w:trHeight w:val="285"/>
          <w:jc w:val="center"/>
        </w:trPr>
        <w:tc>
          <w:tcPr>
            <w:tcW w:w="2385" w:type="dxa"/>
            <w:tcMar>
              <w:top w:w="15" w:type="dxa"/>
              <w:left w:w="15" w:type="dxa"/>
              <w:right w:w="15" w:type="dxa"/>
            </w:tcMar>
            <w:vAlign w:val="bottom"/>
          </w:tcPr>
          <w:p w14:paraId="03ADAA78"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Gómez Plata</w:t>
            </w:r>
          </w:p>
        </w:tc>
        <w:tc>
          <w:tcPr>
            <w:tcW w:w="4860" w:type="dxa"/>
            <w:tcMar>
              <w:top w:w="15" w:type="dxa"/>
              <w:left w:w="15" w:type="dxa"/>
              <w:right w:w="15" w:type="dxa"/>
            </w:tcMar>
            <w:vAlign w:val="bottom"/>
          </w:tcPr>
          <w:p w14:paraId="38716ED3"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64.36</w:t>
            </w:r>
          </w:p>
        </w:tc>
      </w:tr>
      <w:tr w:rsidR="004863D8" w14:paraId="6DD97F31" w14:textId="77777777" w:rsidTr="00F149A0">
        <w:trPr>
          <w:trHeight w:val="285"/>
          <w:jc w:val="center"/>
        </w:trPr>
        <w:tc>
          <w:tcPr>
            <w:tcW w:w="2385" w:type="dxa"/>
            <w:tcMar>
              <w:top w:w="15" w:type="dxa"/>
              <w:left w:w="15" w:type="dxa"/>
              <w:right w:w="15" w:type="dxa"/>
            </w:tcMar>
            <w:vAlign w:val="bottom"/>
          </w:tcPr>
          <w:p w14:paraId="318E354A"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lastRenderedPageBreak/>
              <w:t>Guadalupe</w:t>
            </w:r>
          </w:p>
        </w:tc>
        <w:tc>
          <w:tcPr>
            <w:tcW w:w="4860" w:type="dxa"/>
            <w:tcMar>
              <w:top w:w="15" w:type="dxa"/>
              <w:left w:w="15" w:type="dxa"/>
              <w:right w:w="15" w:type="dxa"/>
            </w:tcMar>
            <w:vAlign w:val="bottom"/>
          </w:tcPr>
          <w:p w14:paraId="379F1AF2"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89.36</w:t>
            </w:r>
          </w:p>
        </w:tc>
      </w:tr>
      <w:tr w:rsidR="004863D8" w14:paraId="22F0756E" w14:textId="77777777" w:rsidTr="00F149A0">
        <w:trPr>
          <w:trHeight w:val="285"/>
          <w:jc w:val="center"/>
        </w:trPr>
        <w:tc>
          <w:tcPr>
            <w:tcW w:w="2385" w:type="dxa"/>
            <w:tcMar>
              <w:top w:w="15" w:type="dxa"/>
              <w:left w:w="15" w:type="dxa"/>
              <w:right w:w="15" w:type="dxa"/>
            </w:tcMar>
            <w:vAlign w:val="bottom"/>
          </w:tcPr>
          <w:p w14:paraId="4BF16D5E"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Ituango</w:t>
            </w:r>
          </w:p>
        </w:tc>
        <w:tc>
          <w:tcPr>
            <w:tcW w:w="4860" w:type="dxa"/>
            <w:tcMar>
              <w:top w:w="15" w:type="dxa"/>
              <w:left w:w="15" w:type="dxa"/>
              <w:right w:w="15" w:type="dxa"/>
            </w:tcMar>
            <w:vAlign w:val="bottom"/>
          </w:tcPr>
          <w:p w14:paraId="07FD7EA7"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64.84</w:t>
            </w:r>
          </w:p>
        </w:tc>
      </w:tr>
      <w:tr w:rsidR="004863D8" w14:paraId="6BDAD77A" w14:textId="77777777" w:rsidTr="00F149A0">
        <w:trPr>
          <w:trHeight w:val="285"/>
          <w:jc w:val="center"/>
        </w:trPr>
        <w:tc>
          <w:tcPr>
            <w:tcW w:w="2385" w:type="dxa"/>
            <w:tcMar>
              <w:top w:w="15" w:type="dxa"/>
              <w:left w:w="15" w:type="dxa"/>
              <w:right w:w="15" w:type="dxa"/>
            </w:tcMar>
            <w:vAlign w:val="bottom"/>
          </w:tcPr>
          <w:p w14:paraId="7DD5CF9A"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San Andrés de Cuerquia</w:t>
            </w:r>
          </w:p>
        </w:tc>
        <w:tc>
          <w:tcPr>
            <w:tcW w:w="4860" w:type="dxa"/>
            <w:tcMar>
              <w:top w:w="15" w:type="dxa"/>
              <w:left w:w="15" w:type="dxa"/>
              <w:right w:w="15" w:type="dxa"/>
            </w:tcMar>
            <w:vAlign w:val="bottom"/>
          </w:tcPr>
          <w:p w14:paraId="0E8A5490"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63.34</w:t>
            </w:r>
          </w:p>
        </w:tc>
      </w:tr>
      <w:tr w:rsidR="004863D8" w14:paraId="52ADA5EB" w14:textId="77777777" w:rsidTr="00F149A0">
        <w:trPr>
          <w:trHeight w:val="285"/>
          <w:jc w:val="center"/>
        </w:trPr>
        <w:tc>
          <w:tcPr>
            <w:tcW w:w="2385" w:type="dxa"/>
            <w:tcMar>
              <w:top w:w="15" w:type="dxa"/>
              <w:left w:w="15" w:type="dxa"/>
              <w:right w:w="15" w:type="dxa"/>
            </w:tcMar>
            <w:vAlign w:val="bottom"/>
          </w:tcPr>
          <w:p w14:paraId="458941E1"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San José de la Montaña</w:t>
            </w:r>
          </w:p>
        </w:tc>
        <w:tc>
          <w:tcPr>
            <w:tcW w:w="4860" w:type="dxa"/>
            <w:tcMar>
              <w:top w:w="15" w:type="dxa"/>
              <w:left w:w="15" w:type="dxa"/>
              <w:right w:w="15" w:type="dxa"/>
            </w:tcMar>
            <w:vAlign w:val="bottom"/>
          </w:tcPr>
          <w:p w14:paraId="3DB13792"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11.65</w:t>
            </w:r>
          </w:p>
        </w:tc>
      </w:tr>
      <w:tr w:rsidR="004863D8" w14:paraId="5F9DD5CE" w14:textId="77777777" w:rsidTr="00F149A0">
        <w:trPr>
          <w:trHeight w:val="285"/>
          <w:jc w:val="center"/>
        </w:trPr>
        <w:tc>
          <w:tcPr>
            <w:tcW w:w="2385" w:type="dxa"/>
            <w:tcMar>
              <w:top w:w="15" w:type="dxa"/>
              <w:left w:w="15" w:type="dxa"/>
              <w:right w:w="15" w:type="dxa"/>
            </w:tcMar>
            <w:vAlign w:val="bottom"/>
          </w:tcPr>
          <w:p w14:paraId="6AC305F4"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Toledo</w:t>
            </w:r>
          </w:p>
        </w:tc>
        <w:tc>
          <w:tcPr>
            <w:tcW w:w="4860" w:type="dxa"/>
            <w:tcMar>
              <w:top w:w="15" w:type="dxa"/>
              <w:left w:w="15" w:type="dxa"/>
              <w:right w:w="15" w:type="dxa"/>
            </w:tcMar>
            <w:vAlign w:val="bottom"/>
          </w:tcPr>
          <w:p w14:paraId="56C85CD2"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62.34</w:t>
            </w:r>
          </w:p>
        </w:tc>
      </w:tr>
      <w:tr w:rsidR="004863D8" w14:paraId="4431BA52" w14:textId="77777777" w:rsidTr="00F149A0">
        <w:trPr>
          <w:trHeight w:val="285"/>
          <w:jc w:val="center"/>
        </w:trPr>
        <w:tc>
          <w:tcPr>
            <w:tcW w:w="2385" w:type="dxa"/>
            <w:tcMar>
              <w:top w:w="15" w:type="dxa"/>
              <w:left w:w="15" w:type="dxa"/>
              <w:right w:w="15" w:type="dxa"/>
            </w:tcMar>
            <w:vAlign w:val="bottom"/>
          </w:tcPr>
          <w:p w14:paraId="452020CB"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Valdivia</w:t>
            </w:r>
          </w:p>
        </w:tc>
        <w:tc>
          <w:tcPr>
            <w:tcW w:w="4860" w:type="dxa"/>
            <w:tcMar>
              <w:top w:w="15" w:type="dxa"/>
              <w:left w:w="15" w:type="dxa"/>
              <w:right w:w="15" w:type="dxa"/>
            </w:tcMar>
            <w:vAlign w:val="bottom"/>
          </w:tcPr>
          <w:p w14:paraId="7C96E73B"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72.44</w:t>
            </w:r>
          </w:p>
        </w:tc>
      </w:tr>
      <w:tr w:rsidR="004863D8" w14:paraId="2D779A47" w14:textId="77777777" w:rsidTr="00F149A0">
        <w:trPr>
          <w:trHeight w:val="285"/>
          <w:jc w:val="center"/>
        </w:trPr>
        <w:tc>
          <w:tcPr>
            <w:tcW w:w="2385" w:type="dxa"/>
            <w:tcMar>
              <w:top w:w="15" w:type="dxa"/>
              <w:left w:w="15" w:type="dxa"/>
              <w:right w:w="15" w:type="dxa"/>
            </w:tcMar>
            <w:vAlign w:val="bottom"/>
          </w:tcPr>
          <w:p w14:paraId="42C5A73E"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Yarumal</w:t>
            </w:r>
          </w:p>
        </w:tc>
        <w:tc>
          <w:tcPr>
            <w:tcW w:w="4860" w:type="dxa"/>
            <w:tcMar>
              <w:top w:w="15" w:type="dxa"/>
              <w:left w:w="15" w:type="dxa"/>
              <w:right w:w="15" w:type="dxa"/>
            </w:tcMar>
            <w:vAlign w:val="bottom"/>
          </w:tcPr>
          <w:p w14:paraId="33ADCBFE"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52.21</w:t>
            </w:r>
          </w:p>
        </w:tc>
      </w:tr>
      <w:tr w:rsidR="004863D8" w14:paraId="67832904" w14:textId="77777777" w:rsidTr="00F149A0">
        <w:trPr>
          <w:trHeight w:val="285"/>
          <w:jc w:val="center"/>
        </w:trPr>
        <w:tc>
          <w:tcPr>
            <w:tcW w:w="2385" w:type="dxa"/>
            <w:tcMar>
              <w:top w:w="15" w:type="dxa"/>
              <w:left w:w="15" w:type="dxa"/>
              <w:right w:w="15" w:type="dxa"/>
            </w:tcMar>
            <w:vAlign w:val="bottom"/>
          </w:tcPr>
          <w:p w14:paraId="606668D0" w14:textId="77777777" w:rsidR="004863D8" w:rsidRDefault="004863D8" w:rsidP="00F149A0">
            <w:pPr>
              <w:spacing w:after="0"/>
              <w:jc w:val="center"/>
              <w:rPr>
                <w:rFonts w:ascii="Times New Roman" w:eastAsia="Calibri" w:hAnsi="Times New Roman" w:cs="Times New Roman"/>
                <w:b/>
                <w:bCs/>
                <w:color w:val="000000" w:themeColor="text1"/>
                <w:sz w:val="14"/>
                <w:szCs w:val="14"/>
              </w:rPr>
            </w:pPr>
            <w:r w:rsidRPr="2C3D3FD4">
              <w:rPr>
                <w:rFonts w:ascii="Times New Roman" w:eastAsia="Calibri" w:hAnsi="Times New Roman" w:cs="Times New Roman"/>
                <w:b/>
                <w:bCs/>
                <w:color w:val="000000" w:themeColor="text1"/>
                <w:sz w:val="14"/>
                <w:szCs w:val="14"/>
              </w:rPr>
              <w:t>Promedio Provincia</w:t>
            </w:r>
          </w:p>
        </w:tc>
        <w:tc>
          <w:tcPr>
            <w:tcW w:w="4860" w:type="dxa"/>
            <w:tcMar>
              <w:top w:w="15" w:type="dxa"/>
              <w:left w:w="15" w:type="dxa"/>
              <w:right w:w="15" w:type="dxa"/>
            </w:tcMar>
            <w:vAlign w:val="bottom"/>
          </w:tcPr>
          <w:p w14:paraId="53CFD74B" w14:textId="77777777" w:rsidR="004863D8" w:rsidRDefault="004863D8" w:rsidP="00F149A0">
            <w:pPr>
              <w:spacing w:after="0"/>
              <w:jc w:val="center"/>
              <w:rPr>
                <w:rFonts w:ascii="Times New Roman" w:eastAsia="Calibri" w:hAnsi="Times New Roman" w:cs="Times New Roman"/>
                <w:b/>
                <w:bCs/>
                <w:color w:val="000000" w:themeColor="text1"/>
                <w:sz w:val="14"/>
                <w:szCs w:val="14"/>
              </w:rPr>
            </w:pPr>
            <w:r w:rsidRPr="2C3D3FD4">
              <w:rPr>
                <w:rFonts w:ascii="Times New Roman" w:eastAsia="Calibri" w:hAnsi="Times New Roman" w:cs="Times New Roman"/>
                <w:b/>
                <w:bCs/>
                <w:color w:val="000000" w:themeColor="text1"/>
                <w:sz w:val="14"/>
                <w:szCs w:val="14"/>
              </w:rPr>
              <w:t>58.125</w:t>
            </w:r>
          </w:p>
        </w:tc>
      </w:tr>
    </w:tbl>
    <w:p w14:paraId="2DC97750" w14:textId="77777777" w:rsidR="004863D8" w:rsidRDefault="004863D8" w:rsidP="004863D8">
      <w:pPr>
        <w:jc w:val="center"/>
      </w:pPr>
      <w:r w:rsidRPr="2C3D3FD4">
        <w:rPr>
          <w:rFonts w:eastAsiaTheme="minorEastAsia"/>
          <w:b/>
          <w:bCs/>
          <w:color w:val="000000" w:themeColor="text1"/>
          <w:sz w:val="18"/>
          <w:szCs w:val="18"/>
        </w:rPr>
        <w:t xml:space="preserve">Fuente: </w:t>
      </w:r>
      <w:r w:rsidRPr="2C3D3FD4">
        <w:rPr>
          <w:rFonts w:eastAsiaTheme="minorEastAsia"/>
          <w:color w:val="000000" w:themeColor="text1"/>
          <w:sz w:val="18"/>
          <w:szCs w:val="18"/>
        </w:rPr>
        <w:t>Ministerio de Tecnologías de la Información y Comunicaciones de Colombia (s.f).</w:t>
      </w:r>
    </w:p>
    <w:p w14:paraId="24F31161" w14:textId="77777777" w:rsidR="004863D8" w:rsidRDefault="004863D8" w:rsidP="004863D8">
      <w:pPr>
        <w:jc w:val="center"/>
      </w:pPr>
    </w:p>
    <w:p w14:paraId="1BEE7D7F" w14:textId="77777777" w:rsidR="004863D8" w:rsidRDefault="004863D8" w:rsidP="004863D8">
      <w:pPr>
        <w:jc w:val="center"/>
        <w:rPr>
          <w:rFonts w:eastAsiaTheme="minorEastAsia"/>
          <w:color w:val="44546A" w:themeColor="text2"/>
          <w:sz w:val="20"/>
          <w:szCs w:val="20"/>
        </w:rPr>
      </w:pPr>
      <w:r w:rsidRPr="2C3D3FD4">
        <w:rPr>
          <w:rFonts w:eastAsiaTheme="minorEastAsia"/>
          <w:color w:val="44546A" w:themeColor="text2"/>
          <w:sz w:val="20"/>
          <w:szCs w:val="20"/>
        </w:rPr>
        <w:t xml:space="preserve">Gráfica X. </w:t>
      </w:r>
      <w:commentRangeStart w:id="23"/>
      <w:r w:rsidRPr="2C3D3FD4">
        <w:rPr>
          <w:rFonts w:eastAsiaTheme="minorEastAsia"/>
          <w:color w:val="44546A" w:themeColor="text2"/>
          <w:sz w:val="20"/>
          <w:szCs w:val="20"/>
        </w:rPr>
        <w:t>Índice de Gobierno Digital - 2024</w:t>
      </w:r>
      <w:commentRangeEnd w:id="23"/>
      <w:r>
        <w:rPr>
          <w:rStyle w:val="CommentReference"/>
        </w:rPr>
        <w:commentReference w:id="23"/>
      </w:r>
    </w:p>
    <w:p w14:paraId="27514103" w14:textId="77777777" w:rsidR="004863D8" w:rsidRDefault="004863D8" w:rsidP="004863D8">
      <w:pPr>
        <w:jc w:val="center"/>
      </w:pPr>
      <w:r>
        <w:rPr>
          <w:noProof/>
          <w:lang w:eastAsia="es-CO"/>
        </w:rPr>
        <w:drawing>
          <wp:inline distT="0" distB="0" distL="0" distR="0" wp14:anchorId="3F9E1CC8" wp14:editId="2FC2F129">
            <wp:extent cx="3800804" cy="2618949"/>
            <wp:effectExtent l="0" t="0" r="0" b="0"/>
            <wp:docPr id="2044520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25116" name="Picture 571525116"/>
                    <pic:cNvPicPr/>
                  </pic:nvPicPr>
                  <pic:blipFill>
                    <a:blip r:embed="rId25">
                      <a:extLst>
                        <a:ext uri="{28A0092B-C50C-407E-A947-70E740481C1C}">
                          <a14:useLocalDpi xmlns:a14="http://schemas.microsoft.com/office/drawing/2010/main"/>
                        </a:ext>
                      </a:extLst>
                    </a:blip>
                    <a:stretch>
                      <a:fillRect/>
                    </a:stretch>
                  </pic:blipFill>
                  <pic:spPr>
                    <a:xfrm>
                      <a:off x="0" y="0"/>
                      <a:ext cx="3800804" cy="2618949"/>
                    </a:xfrm>
                    <a:prstGeom prst="rect">
                      <a:avLst/>
                    </a:prstGeom>
                  </pic:spPr>
                </pic:pic>
              </a:graphicData>
            </a:graphic>
          </wp:inline>
        </w:drawing>
      </w:r>
    </w:p>
    <w:p w14:paraId="7337DBB1" w14:textId="77777777" w:rsidR="004863D8" w:rsidRDefault="004863D8" w:rsidP="004863D8">
      <w:pPr>
        <w:jc w:val="center"/>
      </w:pPr>
      <w:r w:rsidRPr="2C3D3FD4">
        <w:rPr>
          <w:rFonts w:ascii="Times New Roman" w:eastAsia="Times New Roman" w:hAnsi="Times New Roman" w:cs="Times New Roman"/>
          <w:b/>
          <w:bCs/>
          <w:sz w:val="18"/>
          <w:szCs w:val="18"/>
        </w:rPr>
        <w:t xml:space="preserve">Nota: </w:t>
      </w:r>
      <w:r w:rsidRPr="2C3D3FD4">
        <w:rPr>
          <w:rFonts w:ascii="Times New Roman" w:eastAsia="Times New Roman" w:hAnsi="Times New Roman" w:cs="Times New Roman"/>
          <w:sz w:val="18"/>
          <w:szCs w:val="18"/>
        </w:rPr>
        <w:t>Línea punteada con el promedio de la provincia (58.13). Campamento no reporta dato en la medición FURAG 2024 (no incluido en el gráfico).</w:t>
      </w:r>
    </w:p>
    <w:p w14:paraId="40F3F9B4" w14:textId="77777777" w:rsidR="004863D8" w:rsidRDefault="004863D8" w:rsidP="004863D8">
      <w:pPr>
        <w:jc w:val="center"/>
        <w:rPr>
          <w:rFonts w:eastAsiaTheme="minorEastAsia"/>
          <w:color w:val="44546A" w:themeColor="text2"/>
          <w:sz w:val="20"/>
          <w:szCs w:val="20"/>
        </w:rPr>
      </w:pPr>
      <w:r w:rsidRPr="2C3D3FD4">
        <w:rPr>
          <w:rFonts w:eastAsiaTheme="minorEastAsia"/>
          <w:color w:val="44546A" w:themeColor="text2"/>
          <w:sz w:val="20"/>
          <w:szCs w:val="20"/>
        </w:rPr>
        <w:t xml:space="preserve">Gráfica X. </w:t>
      </w:r>
      <w:commentRangeStart w:id="24"/>
      <w:r w:rsidRPr="2C3D3FD4">
        <w:rPr>
          <w:rFonts w:eastAsiaTheme="minorEastAsia"/>
          <w:color w:val="44546A" w:themeColor="text2"/>
          <w:sz w:val="20"/>
          <w:szCs w:val="20"/>
        </w:rPr>
        <w:t>Índice de Gobierno Digital por componente FURAG - 2024</w:t>
      </w:r>
      <w:commentRangeEnd w:id="24"/>
      <w:r>
        <w:rPr>
          <w:rStyle w:val="CommentReference"/>
        </w:rPr>
        <w:commentReference w:id="24"/>
      </w:r>
    </w:p>
    <w:p w14:paraId="6ABF5783" w14:textId="77777777" w:rsidR="004863D8" w:rsidRDefault="004863D8" w:rsidP="004863D8">
      <w:pPr>
        <w:jc w:val="center"/>
      </w:pPr>
      <w:r>
        <w:rPr>
          <w:noProof/>
          <w:lang w:eastAsia="es-CO"/>
        </w:rPr>
        <w:lastRenderedPageBreak/>
        <w:drawing>
          <wp:inline distT="0" distB="0" distL="0" distR="0" wp14:anchorId="64AA76D4" wp14:editId="7A9D810C">
            <wp:extent cx="4870450" cy="2847975"/>
            <wp:effectExtent l="0" t="0" r="0" b="0"/>
            <wp:docPr id="1991638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24233" name="Picture 1184924233"/>
                    <pic:cNvPicPr/>
                  </pic:nvPicPr>
                  <pic:blipFill>
                    <a:blip r:embed="rId26">
                      <a:extLst>
                        <a:ext uri="{28A0092B-C50C-407E-A947-70E740481C1C}">
                          <a14:useLocalDpi xmlns:a14="http://schemas.microsoft.com/office/drawing/2010/main"/>
                        </a:ext>
                      </a:extLst>
                    </a:blip>
                    <a:stretch>
                      <a:fillRect/>
                    </a:stretch>
                  </pic:blipFill>
                  <pic:spPr>
                    <a:xfrm>
                      <a:off x="0" y="0"/>
                      <a:ext cx="4870450" cy="2847975"/>
                    </a:xfrm>
                    <a:prstGeom prst="rect">
                      <a:avLst/>
                    </a:prstGeom>
                  </pic:spPr>
                </pic:pic>
              </a:graphicData>
            </a:graphic>
          </wp:inline>
        </w:drawing>
      </w:r>
    </w:p>
    <w:p w14:paraId="498D36B9" w14:textId="77777777" w:rsidR="004863D8" w:rsidRDefault="004863D8" w:rsidP="004863D8">
      <w:r w:rsidRPr="05E548FB">
        <w:rPr>
          <w:rFonts w:ascii="Times New Roman" w:eastAsia="Times New Roman" w:hAnsi="Times New Roman" w:cs="Times New Roman"/>
        </w:rPr>
        <w:t>Esta heterogeneidad revela que, aunque existe un esfuerzo generalizado por incorporar herramientas digitales, la mayoría de los municipios aún se encuentran en etapas iniciales de transformación digital, lo que limita la eficiencia administrativa, la transparencia y la capacidad de articular procesos de innovación pública. Para la PAP Bioenergética del Norte de Antioquia, este indicador subraya la necesidad de fortalecer capacidades institucionales, ampliar la infraestructura tecnológica y promover la adopción de soluciones digitales que permitan mejorar la gestión territorial y habilitar procesos de ciencia, tecnología e innovación.</w:t>
      </w:r>
    </w:p>
    <w:p w14:paraId="497933E5" w14:textId="77777777" w:rsidR="004863D8" w:rsidRDefault="004863D8" w:rsidP="004863D8">
      <w:r w:rsidRPr="05E548FB">
        <w:rPr>
          <w:rFonts w:ascii="Times New Roman" w:eastAsia="Times New Roman" w:hAnsi="Times New Roman" w:cs="Times New Roman"/>
        </w:rPr>
        <w:t>El análisis de la infraestructura de internet fijo evidencia una marcada heterogeneidad territorial en la PAP Bioenergética del Norte de Antioquia, con brechas significativas tanto en la disponibilidad de líneas como en la penetración de fibra óptica. Municipios como Carolina (0,87), Gómez Plata (0,87), San Andrés de Cuerquía (0,84) y Yarumal (0,87) presentan las proporciones más altas de líneas sobre fibra, lo que indica una infraestructura digital más robusta y condiciones favorables para la prestación de servicios de alta capacidad; sin embargo, como se verá más adelante en el apartado sobre acceso a servicios públicos, esto no se traduce de manera homogénea en niveles elevados de acceso domiciliario al servici</w:t>
      </w:r>
      <w:r w:rsidRPr="05E548FB">
        <w:rPr>
          <w:rFonts w:ascii="Times New Roman" w:eastAsia="Times New Roman" w:hAnsi="Times New Roman" w:cs="Times New Roman"/>
          <w:b/>
          <w:bCs/>
        </w:rPr>
        <w:t xml:space="preserve">s, </w:t>
      </w:r>
      <w:r w:rsidRPr="05E548FB">
        <w:rPr>
          <w:rFonts w:ascii="Times New Roman" w:eastAsia="Times New Roman" w:hAnsi="Times New Roman" w:cs="Times New Roman"/>
        </w:rPr>
        <w:t>lo que confirma que la conectividad efectiva depende tanto de la infraestructura instalada como de las condiciones sociales y territoriales que habilitan su uso, lo que confirma que la conectividad efectiva depende tanto de la infraestructura instalada como de las condiciones sociales y territoriales que habilitan su uso.</w:t>
      </w:r>
    </w:p>
    <w:p w14:paraId="49C8A61E" w14:textId="77777777" w:rsidR="004863D8" w:rsidRDefault="004863D8" w:rsidP="004863D8">
      <w:pPr>
        <w:rPr>
          <w:rFonts w:ascii="Times New Roman" w:eastAsia="Times New Roman" w:hAnsi="Times New Roman" w:cs="Times New Roman"/>
        </w:rPr>
      </w:pPr>
      <w:r w:rsidRPr="05E548FB">
        <w:rPr>
          <w:rFonts w:ascii="Times New Roman" w:eastAsia="Times New Roman" w:hAnsi="Times New Roman" w:cs="Times New Roman"/>
        </w:rPr>
        <w:t>En contraste, municipios como Briceño (0,02), Ituango (0,08), Toledo (0,17) y Valdivia (0,21) exhiben niveles extremadamente bajos de fibra, reflejando rezagos estructurales en conectividad y limitaciones para soportar procesos de digitalización, innovación y modernización administrativa. La disponibilidad de líneas por cada 1.000 habitantes también muestra diferencias relevantes: mientras Carolina (564,94), Gómez Plata (470,64), Anorí (464,94) y Yarumal (432,15) superan ampliamente el promedio provincial (274,17), municipios como Ituango (61,32), Toledo (121,27) y San José de la Montaña (158,58) se ubican muy por debajo, evidenciando menor densidad de acceso y potenciales restricciones en la calidad del servicio.</w:t>
      </w:r>
    </w:p>
    <w:p w14:paraId="3199A324" w14:textId="77777777" w:rsidR="004863D8" w:rsidRDefault="004863D8" w:rsidP="004863D8">
      <w:pPr>
        <w:jc w:val="center"/>
        <w:rPr>
          <w:rFonts w:ascii="Times New Roman" w:eastAsia="Times New Roman" w:hAnsi="Times New Roman" w:cs="Times New Roman"/>
          <w:sz w:val="20"/>
          <w:szCs w:val="20"/>
        </w:rPr>
      </w:pPr>
      <w:commentRangeStart w:id="25"/>
      <w:commentRangeStart w:id="26"/>
      <w:r w:rsidRPr="2C3D3FD4">
        <w:rPr>
          <w:rFonts w:eastAsiaTheme="minorEastAsia"/>
          <w:color w:val="44546A" w:themeColor="text2"/>
          <w:sz w:val="20"/>
          <w:szCs w:val="20"/>
        </w:rPr>
        <w:t>Tabla X. Infraestructura del internet fijo - 2025</w:t>
      </w:r>
      <w:commentRangeEnd w:id="25"/>
      <w:r>
        <w:rPr>
          <w:rStyle w:val="CommentReference"/>
        </w:rPr>
        <w:commentReference w:id="25"/>
      </w:r>
      <w:commentRangeEnd w:id="26"/>
      <w:r>
        <w:commentReference w:id="26"/>
      </w: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545"/>
        <w:gridCol w:w="1545"/>
        <w:gridCol w:w="1545"/>
        <w:gridCol w:w="1545"/>
        <w:gridCol w:w="1545"/>
      </w:tblGrid>
      <w:tr w:rsidR="004863D8" w14:paraId="06E7297F" w14:textId="77777777" w:rsidTr="00F149A0">
        <w:trPr>
          <w:trHeight w:val="285"/>
          <w:jc w:val="center"/>
        </w:trPr>
        <w:tc>
          <w:tcPr>
            <w:tcW w:w="1545" w:type="dxa"/>
            <w:shd w:val="clear" w:color="auto" w:fill="002060"/>
            <w:tcMar>
              <w:top w:w="15" w:type="dxa"/>
              <w:left w:w="15" w:type="dxa"/>
              <w:right w:w="15" w:type="dxa"/>
            </w:tcMar>
            <w:vAlign w:val="bottom"/>
          </w:tcPr>
          <w:p w14:paraId="6E14788A"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lastRenderedPageBreak/>
              <w:t>Municipio</w:t>
            </w:r>
          </w:p>
        </w:tc>
        <w:tc>
          <w:tcPr>
            <w:tcW w:w="1545" w:type="dxa"/>
            <w:shd w:val="clear" w:color="auto" w:fill="002060"/>
            <w:tcMar>
              <w:top w:w="15" w:type="dxa"/>
              <w:left w:w="15" w:type="dxa"/>
              <w:right w:w="15" w:type="dxa"/>
            </w:tcMar>
            <w:vAlign w:val="bottom"/>
          </w:tcPr>
          <w:p w14:paraId="22612585"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Total líneas de acceso a internet fijo</w:t>
            </w:r>
          </w:p>
        </w:tc>
        <w:tc>
          <w:tcPr>
            <w:tcW w:w="1545" w:type="dxa"/>
            <w:shd w:val="clear" w:color="auto" w:fill="002060"/>
            <w:tcMar>
              <w:top w:w="15" w:type="dxa"/>
              <w:left w:w="15" w:type="dxa"/>
              <w:right w:w="15" w:type="dxa"/>
            </w:tcMar>
            <w:vAlign w:val="bottom"/>
          </w:tcPr>
          <w:p w14:paraId="03E91BA3"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Líneas de acceso a internet fijo por fibra</w:t>
            </w:r>
          </w:p>
        </w:tc>
        <w:tc>
          <w:tcPr>
            <w:tcW w:w="1545" w:type="dxa"/>
            <w:shd w:val="clear" w:color="auto" w:fill="002060"/>
            <w:tcMar>
              <w:top w:w="15" w:type="dxa"/>
              <w:left w:w="15" w:type="dxa"/>
              <w:right w:w="15" w:type="dxa"/>
            </w:tcMar>
            <w:vAlign w:val="bottom"/>
          </w:tcPr>
          <w:p w14:paraId="20D5F829"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Proporción de líneas sobre fibra óptica</w:t>
            </w:r>
          </w:p>
        </w:tc>
        <w:tc>
          <w:tcPr>
            <w:tcW w:w="1545" w:type="dxa"/>
            <w:shd w:val="clear" w:color="auto" w:fill="002060"/>
            <w:tcMar>
              <w:top w:w="15" w:type="dxa"/>
              <w:left w:w="15" w:type="dxa"/>
              <w:right w:w="15" w:type="dxa"/>
            </w:tcMar>
            <w:vAlign w:val="bottom"/>
          </w:tcPr>
          <w:p w14:paraId="4B9DFC5C" w14:textId="77777777" w:rsidR="004863D8" w:rsidRDefault="004863D8" w:rsidP="00F149A0">
            <w:pPr>
              <w:spacing w:after="0"/>
              <w:jc w:val="center"/>
              <w:rPr>
                <w:rFonts w:ascii="Times New Roman" w:eastAsia="Calibri" w:hAnsi="Times New Roman" w:cs="Times New Roman"/>
                <w:b/>
                <w:bCs/>
                <w:color w:val="FFFFFF" w:themeColor="background1"/>
                <w:sz w:val="14"/>
                <w:szCs w:val="14"/>
              </w:rPr>
            </w:pPr>
            <w:r w:rsidRPr="2C3D3FD4">
              <w:rPr>
                <w:rFonts w:ascii="Times New Roman" w:eastAsia="Calibri" w:hAnsi="Times New Roman" w:cs="Times New Roman"/>
                <w:b/>
                <w:bCs/>
                <w:color w:val="FFFFFF" w:themeColor="background1"/>
                <w:sz w:val="14"/>
                <w:szCs w:val="14"/>
              </w:rPr>
              <w:t>Líneas de acceso a internet fijo por cada 1.000 habitantes</w:t>
            </w:r>
          </w:p>
        </w:tc>
      </w:tr>
      <w:tr w:rsidR="004863D8" w14:paraId="1B5E49E6" w14:textId="77777777" w:rsidTr="00F149A0">
        <w:trPr>
          <w:trHeight w:val="285"/>
          <w:jc w:val="center"/>
        </w:trPr>
        <w:tc>
          <w:tcPr>
            <w:tcW w:w="1545" w:type="dxa"/>
            <w:tcMar>
              <w:top w:w="15" w:type="dxa"/>
              <w:left w:w="15" w:type="dxa"/>
              <w:right w:w="15" w:type="dxa"/>
            </w:tcMar>
            <w:vAlign w:val="bottom"/>
          </w:tcPr>
          <w:p w14:paraId="6D2F98F8"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Angostura</w:t>
            </w:r>
          </w:p>
        </w:tc>
        <w:tc>
          <w:tcPr>
            <w:tcW w:w="1545" w:type="dxa"/>
            <w:tcMar>
              <w:top w:w="15" w:type="dxa"/>
              <w:left w:w="15" w:type="dxa"/>
              <w:right w:w="15" w:type="dxa"/>
            </w:tcMar>
            <w:vAlign w:val="bottom"/>
          </w:tcPr>
          <w:p w14:paraId="560C45E6"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1365</w:t>
            </w:r>
          </w:p>
        </w:tc>
        <w:tc>
          <w:tcPr>
            <w:tcW w:w="1545" w:type="dxa"/>
            <w:tcMar>
              <w:top w:w="15" w:type="dxa"/>
              <w:left w:w="15" w:type="dxa"/>
              <w:right w:w="15" w:type="dxa"/>
            </w:tcMar>
            <w:vAlign w:val="bottom"/>
          </w:tcPr>
          <w:p w14:paraId="2FE2604C"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462</w:t>
            </w:r>
          </w:p>
        </w:tc>
        <w:tc>
          <w:tcPr>
            <w:tcW w:w="1545" w:type="dxa"/>
            <w:tcMar>
              <w:top w:w="15" w:type="dxa"/>
              <w:left w:w="15" w:type="dxa"/>
              <w:right w:w="15" w:type="dxa"/>
            </w:tcMar>
            <w:vAlign w:val="bottom"/>
          </w:tcPr>
          <w:p w14:paraId="1A9511FD"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0.34</w:t>
            </w:r>
          </w:p>
        </w:tc>
        <w:tc>
          <w:tcPr>
            <w:tcW w:w="1545" w:type="dxa"/>
            <w:tcMar>
              <w:top w:w="15" w:type="dxa"/>
              <w:left w:w="15" w:type="dxa"/>
              <w:right w:w="15" w:type="dxa"/>
            </w:tcMar>
            <w:vAlign w:val="bottom"/>
          </w:tcPr>
          <w:p w14:paraId="63DFCA3C"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109.10</w:t>
            </w:r>
          </w:p>
        </w:tc>
      </w:tr>
      <w:tr w:rsidR="004863D8" w14:paraId="1120FAAF" w14:textId="77777777" w:rsidTr="00F149A0">
        <w:trPr>
          <w:trHeight w:val="285"/>
          <w:jc w:val="center"/>
        </w:trPr>
        <w:tc>
          <w:tcPr>
            <w:tcW w:w="1545" w:type="dxa"/>
            <w:tcMar>
              <w:top w:w="15" w:type="dxa"/>
              <w:left w:w="15" w:type="dxa"/>
              <w:right w:w="15" w:type="dxa"/>
            </w:tcMar>
            <w:vAlign w:val="bottom"/>
          </w:tcPr>
          <w:p w14:paraId="0B45B7D4"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Anorí</w:t>
            </w:r>
          </w:p>
        </w:tc>
        <w:tc>
          <w:tcPr>
            <w:tcW w:w="1545" w:type="dxa"/>
            <w:tcMar>
              <w:top w:w="15" w:type="dxa"/>
              <w:left w:w="15" w:type="dxa"/>
              <w:right w:w="15" w:type="dxa"/>
            </w:tcMar>
            <w:vAlign w:val="bottom"/>
          </w:tcPr>
          <w:p w14:paraId="0CA9E722"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9780</w:t>
            </w:r>
          </w:p>
        </w:tc>
        <w:tc>
          <w:tcPr>
            <w:tcW w:w="1545" w:type="dxa"/>
            <w:tcMar>
              <w:top w:w="15" w:type="dxa"/>
              <w:left w:w="15" w:type="dxa"/>
              <w:right w:w="15" w:type="dxa"/>
            </w:tcMar>
            <w:vAlign w:val="bottom"/>
          </w:tcPr>
          <w:p w14:paraId="6D14AFC8"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6315</w:t>
            </w:r>
          </w:p>
        </w:tc>
        <w:tc>
          <w:tcPr>
            <w:tcW w:w="1545" w:type="dxa"/>
            <w:tcMar>
              <w:top w:w="15" w:type="dxa"/>
              <w:left w:w="15" w:type="dxa"/>
              <w:right w:w="15" w:type="dxa"/>
            </w:tcMar>
            <w:vAlign w:val="bottom"/>
          </w:tcPr>
          <w:p w14:paraId="4DA880D8"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0.65</w:t>
            </w:r>
          </w:p>
        </w:tc>
        <w:tc>
          <w:tcPr>
            <w:tcW w:w="1545" w:type="dxa"/>
            <w:tcMar>
              <w:top w:w="15" w:type="dxa"/>
              <w:left w:w="15" w:type="dxa"/>
              <w:right w:w="15" w:type="dxa"/>
            </w:tcMar>
            <w:vAlign w:val="bottom"/>
          </w:tcPr>
          <w:p w14:paraId="5463BB9B"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464.94</w:t>
            </w:r>
          </w:p>
        </w:tc>
      </w:tr>
      <w:tr w:rsidR="004863D8" w14:paraId="41306594" w14:textId="77777777" w:rsidTr="00F149A0">
        <w:trPr>
          <w:trHeight w:val="285"/>
          <w:jc w:val="center"/>
        </w:trPr>
        <w:tc>
          <w:tcPr>
            <w:tcW w:w="1545" w:type="dxa"/>
            <w:tcMar>
              <w:top w:w="15" w:type="dxa"/>
              <w:left w:w="15" w:type="dxa"/>
              <w:right w:w="15" w:type="dxa"/>
            </w:tcMar>
            <w:vAlign w:val="bottom"/>
          </w:tcPr>
          <w:p w14:paraId="393DC917"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Briceño</w:t>
            </w:r>
          </w:p>
        </w:tc>
        <w:tc>
          <w:tcPr>
            <w:tcW w:w="1545" w:type="dxa"/>
            <w:tcMar>
              <w:top w:w="15" w:type="dxa"/>
              <w:left w:w="15" w:type="dxa"/>
              <w:right w:w="15" w:type="dxa"/>
            </w:tcMar>
            <w:vAlign w:val="bottom"/>
          </w:tcPr>
          <w:p w14:paraId="12585611"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2492</w:t>
            </w:r>
          </w:p>
        </w:tc>
        <w:tc>
          <w:tcPr>
            <w:tcW w:w="1545" w:type="dxa"/>
            <w:tcMar>
              <w:top w:w="15" w:type="dxa"/>
              <w:left w:w="15" w:type="dxa"/>
              <w:right w:w="15" w:type="dxa"/>
            </w:tcMar>
            <w:vAlign w:val="bottom"/>
          </w:tcPr>
          <w:p w14:paraId="61EA946E"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52</w:t>
            </w:r>
          </w:p>
        </w:tc>
        <w:tc>
          <w:tcPr>
            <w:tcW w:w="1545" w:type="dxa"/>
            <w:tcMar>
              <w:top w:w="15" w:type="dxa"/>
              <w:left w:w="15" w:type="dxa"/>
              <w:right w:w="15" w:type="dxa"/>
            </w:tcMar>
            <w:vAlign w:val="bottom"/>
          </w:tcPr>
          <w:p w14:paraId="7F4D1A05"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0.02</w:t>
            </w:r>
          </w:p>
        </w:tc>
        <w:tc>
          <w:tcPr>
            <w:tcW w:w="1545" w:type="dxa"/>
            <w:tcMar>
              <w:top w:w="15" w:type="dxa"/>
              <w:left w:w="15" w:type="dxa"/>
              <w:right w:w="15" w:type="dxa"/>
            </w:tcMar>
            <w:vAlign w:val="bottom"/>
          </w:tcPr>
          <w:p w14:paraId="4BEC3EC2"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313.18</w:t>
            </w:r>
          </w:p>
        </w:tc>
      </w:tr>
      <w:tr w:rsidR="004863D8" w14:paraId="0C502225" w14:textId="77777777" w:rsidTr="00F149A0">
        <w:trPr>
          <w:trHeight w:val="285"/>
          <w:jc w:val="center"/>
        </w:trPr>
        <w:tc>
          <w:tcPr>
            <w:tcW w:w="1545" w:type="dxa"/>
            <w:tcMar>
              <w:top w:w="15" w:type="dxa"/>
              <w:left w:w="15" w:type="dxa"/>
              <w:right w:w="15" w:type="dxa"/>
            </w:tcMar>
            <w:vAlign w:val="bottom"/>
          </w:tcPr>
          <w:p w14:paraId="78B5B514"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Campamento</w:t>
            </w:r>
          </w:p>
        </w:tc>
        <w:tc>
          <w:tcPr>
            <w:tcW w:w="1545" w:type="dxa"/>
            <w:tcMar>
              <w:top w:w="15" w:type="dxa"/>
              <w:left w:w="15" w:type="dxa"/>
              <w:right w:w="15" w:type="dxa"/>
            </w:tcMar>
            <w:vAlign w:val="bottom"/>
          </w:tcPr>
          <w:p w14:paraId="6DF0CA0E"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2190</w:t>
            </w:r>
          </w:p>
        </w:tc>
        <w:tc>
          <w:tcPr>
            <w:tcW w:w="1545" w:type="dxa"/>
            <w:tcMar>
              <w:top w:w="15" w:type="dxa"/>
              <w:left w:w="15" w:type="dxa"/>
              <w:right w:w="15" w:type="dxa"/>
            </w:tcMar>
            <w:vAlign w:val="bottom"/>
          </w:tcPr>
          <w:p w14:paraId="49847CC9"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1719</w:t>
            </w:r>
          </w:p>
        </w:tc>
        <w:tc>
          <w:tcPr>
            <w:tcW w:w="1545" w:type="dxa"/>
            <w:tcMar>
              <w:top w:w="15" w:type="dxa"/>
              <w:left w:w="15" w:type="dxa"/>
              <w:right w:w="15" w:type="dxa"/>
            </w:tcMar>
            <w:vAlign w:val="bottom"/>
          </w:tcPr>
          <w:p w14:paraId="7AB4150A"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0.78</w:t>
            </w:r>
          </w:p>
        </w:tc>
        <w:tc>
          <w:tcPr>
            <w:tcW w:w="1545" w:type="dxa"/>
            <w:tcMar>
              <w:top w:w="15" w:type="dxa"/>
              <w:left w:w="15" w:type="dxa"/>
              <w:right w:w="15" w:type="dxa"/>
            </w:tcMar>
            <w:vAlign w:val="bottom"/>
          </w:tcPr>
          <w:p w14:paraId="699821A8"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218.89</w:t>
            </w:r>
          </w:p>
        </w:tc>
      </w:tr>
      <w:tr w:rsidR="004863D8" w14:paraId="59AF27A0" w14:textId="77777777" w:rsidTr="00F149A0">
        <w:trPr>
          <w:trHeight w:val="285"/>
          <w:jc w:val="center"/>
        </w:trPr>
        <w:tc>
          <w:tcPr>
            <w:tcW w:w="1545" w:type="dxa"/>
            <w:tcMar>
              <w:top w:w="15" w:type="dxa"/>
              <w:left w:w="15" w:type="dxa"/>
              <w:right w:w="15" w:type="dxa"/>
            </w:tcMar>
            <w:vAlign w:val="bottom"/>
          </w:tcPr>
          <w:p w14:paraId="793A9F6F"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Carolina</w:t>
            </w:r>
          </w:p>
        </w:tc>
        <w:tc>
          <w:tcPr>
            <w:tcW w:w="1545" w:type="dxa"/>
            <w:tcMar>
              <w:top w:w="15" w:type="dxa"/>
              <w:left w:w="15" w:type="dxa"/>
              <w:right w:w="15" w:type="dxa"/>
            </w:tcMar>
            <w:vAlign w:val="bottom"/>
          </w:tcPr>
          <w:p w14:paraId="590355CA"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2227</w:t>
            </w:r>
          </w:p>
        </w:tc>
        <w:tc>
          <w:tcPr>
            <w:tcW w:w="1545" w:type="dxa"/>
            <w:tcMar>
              <w:top w:w="15" w:type="dxa"/>
              <w:left w:w="15" w:type="dxa"/>
              <w:right w:w="15" w:type="dxa"/>
            </w:tcMar>
            <w:vAlign w:val="bottom"/>
          </w:tcPr>
          <w:p w14:paraId="6FFF18F2"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1941</w:t>
            </w:r>
          </w:p>
        </w:tc>
        <w:tc>
          <w:tcPr>
            <w:tcW w:w="1545" w:type="dxa"/>
            <w:tcMar>
              <w:top w:w="15" w:type="dxa"/>
              <w:left w:w="15" w:type="dxa"/>
              <w:right w:w="15" w:type="dxa"/>
            </w:tcMar>
            <w:vAlign w:val="bottom"/>
          </w:tcPr>
          <w:p w14:paraId="286CF1B4"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0.87</w:t>
            </w:r>
          </w:p>
        </w:tc>
        <w:tc>
          <w:tcPr>
            <w:tcW w:w="1545" w:type="dxa"/>
            <w:tcMar>
              <w:top w:w="15" w:type="dxa"/>
              <w:left w:w="15" w:type="dxa"/>
              <w:right w:w="15" w:type="dxa"/>
            </w:tcMar>
            <w:vAlign w:val="bottom"/>
          </w:tcPr>
          <w:p w14:paraId="76814E8B"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564.94</w:t>
            </w:r>
          </w:p>
        </w:tc>
      </w:tr>
      <w:tr w:rsidR="004863D8" w14:paraId="6E186334" w14:textId="77777777" w:rsidTr="00F149A0">
        <w:trPr>
          <w:trHeight w:val="285"/>
          <w:jc w:val="center"/>
        </w:trPr>
        <w:tc>
          <w:tcPr>
            <w:tcW w:w="1545" w:type="dxa"/>
            <w:tcMar>
              <w:top w:w="15" w:type="dxa"/>
              <w:left w:w="15" w:type="dxa"/>
              <w:right w:w="15" w:type="dxa"/>
            </w:tcMar>
            <w:vAlign w:val="bottom"/>
          </w:tcPr>
          <w:p w14:paraId="2F900C27"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Gómez Plata</w:t>
            </w:r>
          </w:p>
        </w:tc>
        <w:tc>
          <w:tcPr>
            <w:tcW w:w="1545" w:type="dxa"/>
            <w:tcMar>
              <w:top w:w="15" w:type="dxa"/>
              <w:left w:w="15" w:type="dxa"/>
              <w:right w:w="15" w:type="dxa"/>
            </w:tcMar>
            <w:vAlign w:val="bottom"/>
          </w:tcPr>
          <w:p w14:paraId="442F04A4"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4882</w:t>
            </w:r>
          </w:p>
        </w:tc>
        <w:tc>
          <w:tcPr>
            <w:tcW w:w="1545" w:type="dxa"/>
            <w:tcMar>
              <w:top w:w="15" w:type="dxa"/>
              <w:left w:w="15" w:type="dxa"/>
              <w:right w:w="15" w:type="dxa"/>
            </w:tcMar>
            <w:vAlign w:val="bottom"/>
          </w:tcPr>
          <w:p w14:paraId="5AD1E490"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4250</w:t>
            </w:r>
          </w:p>
        </w:tc>
        <w:tc>
          <w:tcPr>
            <w:tcW w:w="1545" w:type="dxa"/>
            <w:tcMar>
              <w:top w:w="15" w:type="dxa"/>
              <w:left w:w="15" w:type="dxa"/>
              <w:right w:w="15" w:type="dxa"/>
            </w:tcMar>
            <w:vAlign w:val="bottom"/>
          </w:tcPr>
          <w:p w14:paraId="413A521D"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0.87</w:t>
            </w:r>
          </w:p>
        </w:tc>
        <w:tc>
          <w:tcPr>
            <w:tcW w:w="1545" w:type="dxa"/>
            <w:tcMar>
              <w:top w:w="15" w:type="dxa"/>
              <w:left w:w="15" w:type="dxa"/>
              <w:right w:w="15" w:type="dxa"/>
            </w:tcMar>
            <w:vAlign w:val="bottom"/>
          </w:tcPr>
          <w:p w14:paraId="756CE84A"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470.64</w:t>
            </w:r>
          </w:p>
        </w:tc>
      </w:tr>
      <w:tr w:rsidR="004863D8" w14:paraId="30C6E4B6" w14:textId="77777777" w:rsidTr="00F149A0">
        <w:trPr>
          <w:trHeight w:val="285"/>
          <w:jc w:val="center"/>
        </w:trPr>
        <w:tc>
          <w:tcPr>
            <w:tcW w:w="1545" w:type="dxa"/>
            <w:tcMar>
              <w:top w:w="15" w:type="dxa"/>
              <w:left w:w="15" w:type="dxa"/>
              <w:right w:w="15" w:type="dxa"/>
            </w:tcMar>
            <w:vAlign w:val="bottom"/>
          </w:tcPr>
          <w:p w14:paraId="38A2B9B4"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Guadalupe</w:t>
            </w:r>
          </w:p>
        </w:tc>
        <w:tc>
          <w:tcPr>
            <w:tcW w:w="1545" w:type="dxa"/>
            <w:tcMar>
              <w:top w:w="15" w:type="dxa"/>
              <w:left w:w="15" w:type="dxa"/>
              <w:right w:w="15" w:type="dxa"/>
            </w:tcMar>
            <w:vAlign w:val="bottom"/>
          </w:tcPr>
          <w:p w14:paraId="55BAF2F3"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1430</w:t>
            </w:r>
          </w:p>
        </w:tc>
        <w:tc>
          <w:tcPr>
            <w:tcW w:w="1545" w:type="dxa"/>
            <w:tcMar>
              <w:top w:w="15" w:type="dxa"/>
              <w:left w:w="15" w:type="dxa"/>
              <w:right w:w="15" w:type="dxa"/>
            </w:tcMar>
            <w:vAlign w:val="bottom"/>
          </w:tcPr>
          <w:p w14:paraId="000735D7"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723</w:t>
            </w:r>
          </w:p>
        </w:tc>
        <w:tc>
          <w:tcPr>
            <w:tcW w:w="1545" w:type="dxa"/>
            <w:tcMar>
              <w:top w:w="15" w:type="dxa"/>
              <w:left w:w="15" w:type="dxa"/>
              <w:right w:w="15" w:type="dxa"/>
            </w:tcMar>
            <w:vAlign w:val="bottom"/>
          </w:tcPr>
          <w:p w14:paraId="2FA91940"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0.51</w:t>
            </w:r>
          </w:p>
        </w:tc>
        <w:tc>
          <w:tcPr>
            <w:tcW w:w="1545" w:type="dxa"/>
            <w:tcMar>
              <w:top w:w="15" w:type="dxa"/>
              <w:left w:w="15" w:type="dxa"/>
              <w:right w:w="15" w:type="dxa"/>
            </w:tcMar>
            <w:vAlign w:val="bottom"/>
          </w:tcPr>
          <w:p w14:paraId="053A832C"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204.02</w:t>
            </w:r>
          </w:p>
        </w:tc>
      </w:tr>
      <w:tr w:rsidR="004863D8" w14:paraId="22FB8A68" w14:textId="77777777" w:rsidTr="00F149A0">
        <w:trPr>
          <w:trHeight w:val="285"/>
          <w:jc w:val="center"/>
        </w:trPr>
        <w:tc>
          <w:tcPr>
            <w:tcW w:w="1545" w:type="dxa"/>
            <w:tcMar>
              <w:top w:w="15" w:type="dxa"/>
              <w:left w:w="15" w:type="dxa"/>
              <w:right w:w="15" w:type="dxa"/>
            </w:tcMar>
            <w:vAlign w:val="bottom"/>
          </w:tcPr>
          <w:p w14:paraId="5940D6A8"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Ituango</w:t>
            </w:r>
          </w:p>
        </w:tc>
        <w:tc>
          <w:tcPr>
            <w:tcW w:w="1545" w:type="dxa"/>
            <w:tcMar>
              <w:top w:w="15" w:type="dxa"/>
              <w:left w:w="15" w:type="dxa"/>
              <w:right w:w="15" w:type="dxa"/>
            </w:tcMar>
            <w:vAlign w:val="bottom"/>
          </w:tcPr>
          <w:p w14:paraId="2777E23E"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1810</w:t>
            </w:r>
          </w:p>
        </w:tc>
        <w:tc>
          <w:tcPr>
            <w:tcW w:w="1545" w:type="dxa"/>
            <w:tcMar>
              <w:top w:w="15" w:type="dxa"/>
              <w:left w:w="15" w:type="dxa"/>
              <w:right w:w="15" w:type="dxa"/>
            </w:tcMar>
            <w:vAlign w:val="bottom"/>
          </w:tcPr>
          <w:p w14:paraId="3D2F3DFD"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147</w:t>
            </w:r>
          </w:p>
        </w:tc>
        <w:tc>
          <w:tcPr>
            <w:tcW w:w="1545" w:type="dxa"/>
            <w:tcMar>
              <w:top w:w="15" w:type="dxa"/>
              <w:left w:w="15" w:type="dxa"/>
              <w:right w:w="15" w:type="dxa"/>
            </w:tcMar>
            <w:vAlign w:val="bottom"/>
          </w:tcPr>
          <w:p w14:paraId="5869E81A"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0.08</w:t>
            </w:r>
          </w:p>
        </w:tc>
        <w:tc>
          <w:tcPr>
            <w:tcW w:w="1545" w:type="dxa"/>
            <w:tcMar>
              <w:top w:w="15" w:type="dxa"/>
              <w:left w:w="15" w:type="dxa"/>
              <w:right w:w="15" w:type="dxa"/>
            </w:tcMar>
            <w:vAlign w:val="bottom"/>
          </w:tcPr>
          <w:p w14:paraId="71FA1B70"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61.32</w:t>
            </w:r>
          </w:p>
        </w:tc>
      </w:tr>
      <w:tr w:rsidR="004863D8" w14:paraId="5911449D" w14:textId="77777777" w:rsidTr="00F149A0">
        <w:trPr>
          <w:trHeight w:val="285"/>
          <w:jc w:val="center"/>
        </w:trPr>
        <w:tc>
          <w:tcPr>
            <w:tcW w:w="1545" w:type="dxa"/>
            <w:tcMar>
              <w:top w:w="15" w:type="dxa"/>
              <w:left w:w="15" w:type="dxa"/>
              <w:right w:w="15" w:type="dxa"/>
            </w:tcMar>
            <w:vAlign w:val="bottom"/>
          </w:tcPr>
          <w:p w14:paraId="26F96EDB"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San Andrés de Cuerquía</w:t>
            </w:r>
          </w:p>
        </w:tc>
        <w:tc>
          <w:tcPr>
            <w:tcW w:w="1545" w:type="dxa"/>
            <w:tcMar>
              <w:top w:w="15" w:type="dxa"/>
              <w:left w:w="15" w:type="dxa"/>
              <w:right w:w="15" w:type="dxa"/>
            </w:tcMar>
            <w:vAlign w:val="bottom"/>
          </w:tcPr>
          <w:p w14:paraId="4A1E8E71"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1580</w:t>
            </w:r>
          </w:p>
        </w:tc>
        <w:tc>
          <w:tcPr>
            <w:tcW w:w="1545" w:type="dxa"/>
            <w:tcMar>
              <w:top w:w="15" w:type="dxa"/>
              <w:left w:w="15" w:type="dxa"/>
              <w:right w:w="15" w:type="dxa"/>
            </w:tcMar>
            <w:vAlign w:val="bottom"/>
          </w:tcPr>
          <w:p w14:paraId="114B5873"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1322</w:t>
            </w:r>
          </w:p>
        </w:tc>
        <w:tc>
          <w:tcPr>
            <w:tcW w:w="1545" w:type="dxa"/>
            <w:tcMar>
              <w:top w:w="15" w:type="dxa"/>
              <w:left w:w="15" w:type="dxa"/>
              <w:right w:w="15" w:type="dxa"/>
            </w:tcMar>
            <w:vAlign w:val="bottom"/>
          </w:tcPr>
          <w:p w14:paraId="128CEDA0"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0.84</w:t>
            </w:r>
          </w:p>
        </w:tc>
        <w:tc>
          <w:tcPr>
            <w:tcW w:w="1545" w:type="dxa"/>
            <w:tcMar>
              <w:top w:w="15" w:type="dxa"/>
              <w:left w:w="15" w:type="dxa"/>
              <w:right w:w="15" w:type="dxa"/>
            </w:tcMar>
            <w:vAlign w:val="bottom"/>
          </w:tcPr>
          <w:p w14:paraId="4384CF4B"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213.46</w:t>
            </w:r>
          </w:p>
        </w:tc>
      </w:tr>
      <w:tr w:rsidR="004863D8" w14:paraId="5738591E" w14:textId="77777777" w:rsidTr="00F149A0">
        <w:trPr>
          <w:trHeight w:val="285"/>
          <w:jc w:val="center"/>
        </w:trPr>
        <w:tc>
          <w:tcPr>
            <w:tcW w:w="1545" w:type="dxa"/>
            <w:tcMar>
              <w:top w:w="15" w:type="dxa"/>
              <w:left w:w="15" w:type="dxa"/>
              <w:right w:w="15" w:type="dxa"/>
            </w:tcMar>
            <w:vAlign w:val="bottom"/>
          </w:tcPr>
          <w:p w14:paraId="0682291C"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San José de La Montaña</w:t>
            </w:r>
          </w:p>
        </w:tc>
        <w:tc>
          <w:tcPr>
            <w:tcW w:w="1545" w:type="dxa"/>
            <w:tcMar>
              <w:top w:w="15" w:type="dxa"/>
              <w:left w:w="15" w:type="dxa"/>
              <w:right w:w="15" w:type="dxa"/>
            </w:tcMar>
            <w:vAlign w:val="bottom"/>
          </w:tcPr>
          <w:p w14:paraId="4A6FC421"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637</w:t>
            </w:r>
          </w:p>
        </w:tc>
        <w:tc>
          <w:tcPr>
            <w:tcW w:w="1545" w:type="dxa"/>
            <w:tcMar>
              <w:top w:w="15" w:type="dxa"/>
              <w:left w:w="15" w:type="dxa"/>
              <w:right w:w="15" w:type="dxa"/>
            </w:tcMar>
            <w:vAlign w:val="bottom"/>
          </w:tcPr>
          <w:p w14:paraId="3CC3FF3A"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383</w:t>
            </w:r>
          </w:p>
        </w:tc>
        <w:tc>
          <w:tcPr>
            <w:tcW w:w="1545" w:type="dxa"/>
            <w:tcMar>
              <w:top w:w="15" w:type="dxa"/>
              <w:left w:w="15" w:type="dxa"/>
              <w:right w:w="15" w:type="dxa"/>
            </w:tcMar>
            <w:vAlign w:val="bottom"/>
          </w:tcPr>
          <w:p w14:paraId="46233AB9"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0.60</w:t>
            </w:r>
          </w:p>
        </w:tc>
        <w:tc>
          <w:tcPr>
            <w:tcW w:w="1545" w:type="dxa"/>
            <w:tcMar>
              <w:top w:w="15" w:type="dxa"/>
              <w:left w:w="15" w:type="dxa"/>
              <w:right w:w="15" w:type="dxa"/>
            </w:tcMar>
            <w:vAlign w:val="bottom"/>
          </w:tcPr>
          <w:p w14:paraId="50909F33"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158.58</w:t>
            </w:r>
          </w:p>
        </w:tc>
      </w:tr>
      <w:tr w:rsidR="004863D8" w14:paraId="2DAD879A" w14:textId="77777777" w:rsidTr="00F149A0">
        <w:trPr>
          <w:trHeight w:val="285"/>
          <w:jc w:val="center"/>
        </w:trPr>
        <w:tc>
          <w:tcPr>
            <w:tcW w:w="1545" w:type="dxa"/>
            <w:tcMar>
              <w:top w:w="15" w:type="dxa"/>
              <w:left w:w="15" w:type="dxa"/>
              <w:right w:w="15" w:type="dxa"/>
            </w:tcMar>
            <w:vAlign w:val="bottom"/>
          </w:tcPr>
          <w:p w14:paraId="27BFBBD3"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Toledo</w:t>
            </w:r>
          </w:p>
        </w:tc>
        <w:tc>
          <w:tcPr>
            <w:tcW w:w="1545" w:type="dxa"/>
            <w:tcMar>
              <w:top w:w="15" w:type="dxa"/>
              <w:left w:w="15" w:type="dxa"/>
              <w:right w:w="15" w:type="dxa"/>
            </w:tcMar>
            <w:vAlign w:val="bottom"/>
          </w:tcPr>
          <w:p w14:paraId="01956506"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585</w:t>
            </w:r>
          </w:p>
        </w:tc>
        <w:tc>
          <w:tcPr>
            <w:tcW w:w="1545" w:type="dxa"/>
            <w:tcMar>
              <w:top w:w="15" w:type="dxa"/>
              <w:left w:w="15" w:type="dxa"/>
              <w:right w:w="15" w:type="dxa"/>
            </w:tcMar>
            <w:vAlign w:val="bottom"/>
          </w:tcPr>
          <w:p w14:paraId="5B5142B6"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101</w:t>
            </w:r>
          </w:p>
        </w:tc>
        <w:tc>
          <w:tcPr>
            <w:tcW w:w="1545" w:type="dxa"/>
            <w:tcMar>
              <w:top w:w="15" w:type="dxa"/>
              <w:left w:w="15" w:type="dxa"/>
              <w:right w:w="15" w:type="dxa"/>
            </w:tcMar>
            <w:vAlign w:val="bottom"/>
          </w:tcPr>
          <w:p w14:paraId="57792E69"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0.17</w:t>
            </w:r>
          </w:p>
        </w:tc>
        <w:tc>
          <w:tcPr>
            <w:tcW w:w="1545" w:type="dxa"/>
            <w:tcMar>
              <w:top w:w="15" w:type="dxa"/>
              <w:left w:w="15" w:type="dxa"/>
              <w:right w:w="15" w:type="dxa"/>
            </w:tcMar>
            <w:vAlign w:val="bottom"/>
          </w:tcPr>
          <w:p w14:paraId="5EF665D5"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121.27</w:t>
            </w:r>
          </w:p>
        </w:tc>
      </w:tr>
      <w:tr w:rsidR="004863D8" w14:paraId="1949F1A5" w14:textId="77777777" w:rsidTr="00F149A0">
        <w:trPr>
          <w:trHeight w:val="285"/>
          <w:jc w:val="center"/>
        </w:trPr>
        <w:tc>
          <w:tcPr>
            <w:tcW w:w="1545" w:type="dxa"/>
            <w:tcMar>
              <w:top w:w="15" w:type="dxa"/>
              <w:left w:w="15" w:type="dxa"/>
              <w:right w:w="15" w:type="dxa"/>
            </w:tcMar>
            <w:vAlign w:val="bottom"/>
          </w:tcPr>
          <w:p w14:paraId="7537F602"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Valdivia</w:t>
            </w:r>
          </w:p>
        </w:tc>
        <w:tc>
          <w:tcPr>
            <w:tcW w:w="1545" w:type="dxa"/>
            <w:tcMar>
              <w:top w:w="15" w:type="dxa"/>
              <w:left w:w="15" w:type="dxa"/>
              <w:right w:w="15" w:type="dxa"/>
            </w:tcMar>
            <w:vAlign w:val="bottom"/>
          </w:tcPr>
          <w:p w14:paraId="7EE5AD79"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3478</w:t>
            </w:r>
          </w:p>
        </w:tc>
        <w:tc>
          <w:tcPr>
            <w:tcW w:w="1545" w:type="dxa"/>
            <w:tcMar>
              <w:top w:w="15" w:type="dxa"/>
              <w:left w:w="15" w:type="dxa"/>
              <w:right w:w="15" w:type="dxa"/>
            </w:tcMar>
            <w:vAlign w:val="bottom"/>
          </w:tcPr>
          <w:p w14:paraId="4C3CF9CF"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715</w:t>
            </w:r>
          </w:p>
        </w:tc>
        <w:tc>
          <w:tcPr>
            <w:tcW w:w="1545" w:type="dxa"/>
            <w:tcMar>
              <w:top w:w="15" w:type="dxa"/>
              <w:left w:w="15" w:type="dxa"/>
              <w:right w:w="15" w:type="dxa"/>
            </w:tcMar>
            <w:vAlign w:val="bottom"/>
          </w:tcPr>
          <w:p w14:paraId="5A4867F8"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0.21</w:t>
            </w:r>
          </w:p>
        </w:tc>
        <w:tc>
          <w:tcPr>
            <w:tcW w:w="1545" w:type="dxa"/>
            <w:tcMar>
              <w:top w:w="15" w:type="dxa"/>
              <w:left w:w="15" w:type="dxa"/>
              <w:right w:w="15" w:type="dxa"/>
            </w:tcMar>
            <w:vAlign w:val="bottom"/>
          </w:tcPr>
          <w:p w14:paraId="26C972E8"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231.65</w:t>
            </w:r>
          </w:p>
        </w:tc>
      </w:tr>
      <w:tr w:rsidR="004863D8" w14:paraId="7A73B4CE" w14:textId="77777777" w:rsidTr="00F149A0">
        <w:trPr>
          <w:trHeight w:val="285"/>
          <w:jc w:val="center"/>
        </w:trPr>
        <w:tc>
          <w:tcPr>
            <w:tcW w:w="1545" w:type="dxa"/>
            <w:tcMar>
              <w:top w:w="15" w:type="dxa"/>
              <w:left w:w="15" w:type="dxa"/>
              <w:right w:w="15" w:type="dxa"/>
            </w:tcMar>
            <w:vAlign w:val="bottom"/>
          </w:tcPr>
          <w:p w14:paraId="44C805BB"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Yarumal</w:t>
            </w:r>
          </w:p>
        </w:tc>
        <w:tc>
          <w:tcPr>
            <w:tcW w:w="1545" w:type="dxa"/>
            <w:tcMar>
              <w:top w:w="15" w:type="dxa"/>
              <w:left w:w="15" w:type="dxa"/>
              <w:right w:w="15" w:type="dxa"/>
            </w:tcMar>
            <w:vAlign w:val="bottom"/>
          </w:tcPr>
          <w:p w14:paraId="4890B904"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18100</w:t>
            </w:r>
          </w:p>
        </w:tc>
        <w:tc>
          <w:tcPr>
            <w:tcW w:w="1545" w:type="dxa"/>
            <w:tcMar>
              <w:top w:w="15" w:type="dxa"/>
              <w:left w:w="15" w:type="dxa"/>
              <w:right w:w="15" w:type="dxa"/>
            </w:tcMar>
            <w:vAlign w:val="bottom"/>
          </w:tcPr>
          <w:p w14:paraId="73169F5F"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15784</w:t>
            </w:r>
          </w:p>
        </w:tc>
        <w:tc>
          <w:tcPr>
            <w:tcW w:w="1545" w:type="dxa"/>
            <w:tcMar>
              <w:top w:w="15" w:type="dxa"/>
              <w:left w:w="15" w:type="dxa"/>
              <w:right w:w="15" w:type="dxa"/>
            </w:tcMar>
            <w:vAlign w:val="bottom"/>
          </w:tcPr>
          <w:p w14:paraId="45ED064F"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0.87</w:t>
            </w:r>
          </w:p>
        </w:tc>
        <w:tc>
          <w:tcPr>
            <w:tcW w:w="1545" w:type="dxa"/>
            <w:tcMar>
              <w:top w:w="15" w:type="dxa"/>
              <w:left w:w="15" w:type="dxa"/>
              <w:right w:w="15" w:type="dxa"/>
            </w:tcMar>
            <w:vAlign w:val="bottom"/>
          </w:tcPr>
          <w:p w14:paraId="3117D5D9" w14:textId="77777777" w:rsidR="004863D8" w:rsidRDefault="004863D8" w:rsidP="00F149A0">
            <w:pPr>
              <w:spacing w:after="0"/>
              <w:jc w:val="center"/>
              <w:rPr>
                <w:rFonts w:ascii="Times New Roman" w:eastAsia="Calibri" w:hAnsi="Times New Roman" w:cs="Times New Roman"/>
                <w:color w:val="000000" w:themeColor="text1"/>
                <w:sz w:val="14"/>
                <w:szCs w:val="14"/>
              </w:rPr>
            </w:pPr>
            <w:r w:rsidRPr="2C3D3FD4">
              <w:rPr>
                <w:rFonts w:ascii="Times New Roman" w:eastAsia="Calibri" w:hAnsi="Times New Roman" w:cs="Times New Roman"/>
                <w:color w:val="000000" w:themeColor="text1"/>
                <w:sz w:val="14"/>
                <w:szCs w:val="14"/>
              </w:rPr>
              <w:t>432.15</w:t>
            </w:r>
          </w:p>
        </w:tc>
      </w:tr>
      <w:tr w:rsidR="004863D8" w14:paraId="21188104" w14:textId="77777777" w:rsidTr="00F149A0">
        <w:trPr>
          <w:trHeight w:val="285"/>
          <w:jc w:val="center"/>
        </w:trPr>
        <w:tc>
          <w:tcPr>
            <w:tcW w:w="1545" w:type="dxa"/>
            <w:tcMar>
              <w:top w:w="15" w:type="dxa"/>
              <w:left w:w="15" w:type="dxa"/>
              <w:right w:w="15" w:type="dxa"/>
            </w:tcMar>
            <w:vAlign w:val="bottom"/>
          </w:tcPr>
          <w:p w14:paraId="43EC2DE9" w14:textId="77777777" w:rsidR="004863D8" w:rsidRDefault="004863D8" w:rsidP="00F149A0">
            <w:pPr>
              <w:spacing w:after="0"/>
              <w:jc w:val="center"/>
              <w:rPr>
                <w:rFonts w:ascii="Times New Roman" w:eastAsia="Calibri" w:hAnsi="Times New Roman" w:cs="Times New Roman"/>
                <w:b/>
                <w:bCs/>
                <w:color w:val="000000" w:themeColor="text1"/>
                <w:sz w:val="14"/>
                <w:szCs w:val="14"/>
              </w:rPr>
            </w:pPr>
            <w:r w:rsidRPr="2C3D3FD4">
              <w:rPr>
                <w:rFonts w:ascii="Times New Roman" w:eastAsia="Calibri" w:hAnsi="Times New Roman" w:cs="Times New Roman"/>
                <w:b/>
                <w:bCs/>
                <w:color w:val="000000" w:themeColor="text1"/>
                <w:sz w:val="14"/>
                <w:szCs w:val="14"/>
              </w:rPr>
              <w:t>Promedio subregión</w:t>
            </w:r>
          </w:p>
        </w:tc>
        <w:tc>
          <w:tcPr>
            <w:tcW w:w="1545" w:type="dxa"/>
            <w:tcMar>
              <w:top w:w="15" w:type="dxa"/>
              <w:left w:w="15" w:type="dxa"/>
              <w:right w:w="15" w:type="dxa"/>
            </w:tcMar>
            <w:vAlign w:val="bottom"/>
          </w:tcPr>
          <w:p w14:paraId="56AA0CD9" w14:textId="77777777" w:rsidR="004863D8" w:rsidRDefault="004863D8" w:rsidP="00F149A0">
            <w:pPr>
              <w:spacing w:after="0"/>
              <w:jc w:val="center"/>
              <w:rPr>
                <w:rFonts w:ascii="Times New Roman" w:eastAsia="Calibri" w:hAnsi="Times New Roman" w:cs="Times New Roman"/>
                <w:b/>
                <w:bCs/>
                <w:color w:val="000000" w:themeColor="text1"/>
                <w:sz w:val="14"/>
                <w:szCs w:val="14"/>
              </w:rPr>
            </w:pPr>
            <w:r w:rsidRPr="2C3D3FD4">
              <w:rPr>
                <w:rFonts w:ascii="Times New Roman" w:eastAsia="Calibri" w:hAnsi="Times New Roman" w:cs="Times New Roman"/>
                <w:b/>
                <w:bCs/>
                <w:color w:val="000000" w:themeColor="text1"/>
                <w:sz w:val="14"/>
                <w:szCs w:val="14"/>
              </w:rPr>
              <w:t>6410</w:t>
            </w:r>
          </w:p>
        </w:tc>
        <w:tc>
          <w:tcPr>
            <w:tcW w:w="1545" w:type="dxa"/>
            <w:tcMar>
              <w:top w:w="15" w:type="dxa"/>
              <w:left w:w="15" w:type="dxa"/>
              <w:right w:w="15" w:type="dxa"/>
            </w:tcMar>
            <w:vAlign w:val="bottom"/>
          </w:tcPr>
          <w:p w14:paraId="54BBCC6E" w14:textId="77777777" w:rsidR="004863D8" w:rsidRDefault="004863D8" w:rsidP="00F149A0">
            <w:pPr>
              <w:spacing w:after="0"/>
              <w:jc w:val="center"/>
              <w:rPr>
                <w:rFonts w:ascii="Times New Roman" w:eastAsia="Calibri" w:hAnsi="Times New Roman" w:cs="Times New Roman"/>
                <w:b/>
                <w:bCs/>
                <w:color w:val="000000" w:themeColor="text1"/>
                <w:sz w:val="14"/>
                <w:szCs w:val="14"/>
              </w:rPr>
            </w:pPr>
            <w:r w:rsidRPr="2C3D3FD4">
              <w:rPr>
                <w:rFonts w:ascii="Times New Roman" w:eastAsia="Calibri" w:hAnsi="Times New Roman" w:cs="Times New Roman"/>
                <w:b/>
                <w:bCs/>
                <w:color w:val="000000" w:themeColor="text1"/>
                <w:sz w:val="14"/>
                <w:szCs w:val="14"/>
              </w:rPr>
              <w:t>4025</w:t>
            </w:r>
          </w:p>
        </w:tc>
        <w:tc>
          <w:tcPr>
            <w:tcW w:w="1545" w:type="dxa"/>
            <w:tcMar>
              <w:top w:w="15" w:type="dxa"/>
              <w:left w:w="15" w:type="dxa"/>
              <w:right w:w="15" w:type="dxa"/>
            </w:tcMar>
            <w:vAlign w:val="bottom"/>
          </w:tcPr>
          <w:p w14:paraId="439E6B82" w14:textId="77777777" w:rsidR="004863D8" w:rsidRDefault="004863D8" w:rsidP="00F149A0">
            <w:pPr>
              <w:spacing w:after="0"/>
              <w:jc w:val="center"/>
              <w:rPr>
                <w:rFonts w:ascii="Times New Roman" w:eastAsia="Calibri" w:hAnsi="Times New Roman" w:cs="Times New Roman"/>
                <w:b/>
                <w:bCs/>
                <w:color w:val="000000" w:themeColor="text1"/>
                <w:sz w:val="14"/>
                <w:szCs w:val="14"/>
              </w:rPr>
            </w:pPr>
            <w:r w:rsidRPr="2C3D3FD4">
              <w:rPr>
                <w:rFonts w:ascii="Times New Roman" w:eastAsia="Calibri" w:hAnsi="Times New Roman" w:cs="Times New Roman"/>
                <w:b/>
                <w:bCs/>
                <w:color w:val="000000" w:themeColor="text1"/>
                <w:sz w:val="14"/>
                <w:szCs w:val="14"/>
              </w:rPr>
              <w:t>0.63</w:t>
            </w:r>
          </w:p>
        </w:tc>
        <w:tc>
          <w:tcPr>
            <w:tcW w:w="1545" w:type="dxa"/>
            <w:tcMar>
              <w:top w:w="15" w:type="dxa"/>
              <w:left w:w="15" w:type="dxa"/>
              <w:right w:w="15" w:type="dxa"/>
            </w:tcMar>
            <w:vAlign w:val="bottom"/>
          </w:tcPr>
          <w:p w14:paraId="2F8F2202" w14:textId="77777777" w:rsidR="004863D8" w:rsidRDefault="004863D8" w:rsidP="00F149A0">
            <w:pPr>
              <w:spacing w:after="0"/>
              <w:jc w:val="center"/>
              <w:rPr>
                <w:rFonts w:ascii="Times New Roman" w:eastAsia="Calibri" w:hAnsi="Times New Roman" w:cs="Times New Roman"/>
                <w:b/>
                <w:bCs/>
                <w:color w:val="000000" w:themeColor="text1"/>
                <w:sz w:val="14"/>
                <w:szCs w:val="14"/>
              </w:rPr>
            </w:pPr>
            <w:r w:rsidRPr="2C3D3FD4">
              <w:rPr>
                <w:rFonts w:ascii="Times New Roman" w:eastAsia="Calibri" w:hAnsi="Times New Roman" w:cs="Times New Roman"/>
                <w:b/>
                <w:bCs/>
                <w:color w:val="000000" w:themeColor="text1"/>
                <w:sz w:val="14"/>
                <w:szCs w:val="14"/>
              </w:rPr>
              <w:t>396.22</w:t>
            </w:r>
          </w:p>
        </w:tc>
      </w:tr>
      <w:tr w:rsidR="004863D8" w14:paraId="0981C735" w14:textId="77777777" w:rsidTr="00F149A0">
        <w:trPr>
          <w:trHeight w:val="285"/>
          <w:jc w:val="center"/>
        </w:trPr>
        <w:tc>
          <w:tcPr>
            <w:tcW w:w="1545" w:type="dxa"/>
            <w:tcMar>
              <w:top w:w="15" w:type="dxa"/>
              <w:left w:w="15" w:type="dxa"/>
              <w:right w:w="15" w:type="dxa"/>
            </w:tcMar>
            <w:vAlign w:val="bottom"/>
          </w:tcPr>
          <w:p w14:paraId="441A4B92" w14:textId="77777777" w:rsidR="004863D8" w:rsidRDefault="004863D8" w:rsidP="00F149A0">
            <w:pPr>
              <w:spacing w:after="0"/>
              <w:jc w:val="center"/>
              <w:rPr>
                <w:rFonts w:ascii="Times New Roman" w:eastAsia="Calibri" w:hAnsi="Times New Roman" w:cs="Times New Roman"/>
                <w:b/>
                <w:bCs/>
                <w:color w:val="000000" w:themeColor="text1"/>
                <w:sz w:val="14"/>
                <w:szCs w:val="14"/>
              </w:rPr>
            </w:pPr>
            <w:r w:rsidRPr="2C3D3FD4">
              <w:rPr>
                <w:rFonts w:ascii="Times New Roman" w:eastAsia="Calibri" w:hAnsi="Times New Roman" w:cs="Times New Roman"/>
                <w:b/>
                <w:bCs/>
                <w:color w:val="000000" w:themeColor="text1"/>
                <w:sz w:val="14"/>
                <w:szCs w:val="14"/>
              </w:rPr>
              <w:t>Promedio Provincia</w:t>
            </w:r>
          </w:p>
        </w:tc>
        <w:tc>
          <w:tcPr>
            <w:tcW w:w="1545" w:type="dxa"/>
            <w:tcMar>
              <w:top w:w="15" w:type="dxa"/>
              <w:left w:w="15" w:type="dxa"/>
              <w:right w:w="15" w:type="dxa"/>
            </w:tcMar>
            <w:vAlign w:val="bottom"/>
          </w:tcPr>
          <w:p w14:paraId="3FD20711" w14:textId="77777777" w:rsidR="004863D8" w:rsidRDefault="004863D8" w:rsidP="00F149A0">
            <w:pPr>
              <w:spacing w:after="0"/>
              <w:jc w:val="center"/>
              <w:rPr>
                <w:rFonts w:ascii="Times New Roman" w:eastAsia="Calibri" w:hAnsi="Times New Roman" w:cs="Times New Roman"/>
                <w:b/>
                <w:bCs/>
                <w:color w:val="000000" w:themeColor="text1"/>
                <w:sz w:val="14"/>
                <w:szCs w:val="14"/>
              </w:rPr>
            </w:pPr>
            <w:r w:rsidRPr="2C3D3FD4">
              <w:rPr>
                <w:rFonts w:ascii="Times New Roman" w:eastAsia="Calibri" w:hAnsi="Times New Roman" w:cs="Times New Roman"/>
                <w:b/>
                <w:bCs/>
                <w:color w:val="000000" w:themeColor="text1"/>
                <w:sz w:val="14"/>
                <w:szCs w:val="14"/>
              </w:rPr>
              <w:t>3889</w:t>
            </w:r>
          </w:p>
        </w:tc>
        <w:tc>
          <w:tcPr>
            <w:tcW w:w="1545" w:type="dxa"/>
            <w:tcMar>
              <w:top w:w="15" w:type="dxa"/>
              <w:left w:w="15" w:type="dxa"/>
              <w:right w:w="15" w:type="dxa"/>
            </w:tcMar>
            <w:vAlign w:val="bottom"/>
          </w:tcPr>
          <w:p w14:paraId="7765E7A5" w14:textId="77777777" w:rsidR="004863D8" w:rsidRDefault="004863D8" w:rsidP="00F149A0">
            <w:pPr>
              <w:spacing w:after="0"/>
              <w:jc w:val="center"/>
              <w:rPr>
                <w:rFonts w:ascii="Times New Roman" w:eastAsia="Calibri" w:hAnsi="Times New Roman" w:cs="Times New Roman"/>
                <w:b/>
                <w:bCs/>
                <w:color w:val="000000" w:themeColor="text1"/>
                <w:sz w:val="14"/>
                <w:szCs w:val="14"/>
              </w:rPr>
            </w:pPr>
            <w:r w:rsidRPr="2C3D3FD4">
              <w:rPr>
                <w:rFonts w:ascii="Times New Roman" w:eastAsia="Calibri" w:hAnsi="Times New Roman" w:cs="Times New Roman"/>
                <w:b/>
                <w:bCs/>
                <w:color w:val="000000" w:themeColor="text1"/>
                <w:sz w:val="14"/>
                <w:szCs w:val="14"/>
              </w:rPr>
              <w:t>2609</w:t>
            </w:r>
          </w:p>
        </w:tc>
        <w:tc>
          <w:tcPr>
            <w:tcW w:w="1545" w:type="dxa"/>
            <w:tcMar>
              <w:top w:w="15" w:type="dxa"/>
              <w:left w:w="15" w:type="dxa"/>
              <w:right w:w="15" w:type="dxa"/>
            </w:tcMar>
            <w:vAlign w:val="bottom"/>
          </w:tcPr>
          <w:p w14:paraId="1B74A84B" w14:textId="77777777" w:rsidR="004863D8" w:rsidRDefault="004863D8" w:rsidP="00F149A0">
            <w:pPr>
              <w:spacing w:after="0"/>
              <w:jc w:val="center"/>
              <w:rPr>
                <w:rFonts w:ascii="Times New Roman" w:eastAsia="Calibri" w:hAnsi="Times New Roman" w:cs="Times New Roman"/>
                <w:b/>
                <w:bCs/>
                <w:color w:val="000000" w:themeColor="text1"/>
                <w:sz w:val="14"/>
                <w:szCs w:val="14"/>
              </w:rPr>
            </w:pPr>
            <w:r w:rsidRPr="2C3D3FD4">
              <w:rPr>
                <w:rFonts w:ascii="Times New Roman" w:eastAsia="Calibri" w:hAnsi="Times New Roman" w:cs="Times New Roman"/>
                <w:b/>
                <w:bCs/>
                <w:color w:val="000000" w:themeColor="text1"/>
                <w:sz w:val="14"/>
                <w:szCs w:val="14"/>
              </w:rPr>
              <w:t>0.67</w:t>
            </w:r>
          </w:p>
        </w:tc>
        <w:tc>
          <w:tcPr>
            <w:tcW w:w="1545" w:type="dxa"/>
            <w:tcMar>
              <w:top w:w="15" w:type="dxa"/>
              <w:left w:w="15" w:type="dxa"/>
              <w:right w:w="15" w:type="dxa"/>
            </w:tcMar>
            <w:vAlign w:val="bottom"/>
          </w:tcPr>
          <w:p w14:paraId="656908C1" w14:textId="77777777" w:rsidR="004863D8" w:rsidRDefault="004863D8" w:rsidP="00F149A0">
            <w:pPr>
              <w:spacing w:after="0"/>
              <w:jc w:val="center"/>
              <w:rPr>
                <w:rFonts w:ascii="Times New Roman" w:eastAsia="Calibri" w:hAnsi="Times New Roman" w:cs="Times New Roman"/>
                <w:b/>
                <w:bCs/>
                <w:color w:val="000000" w:themeColor="text1"/>
                <w:sz w:val="14"/>
                <w:szCs w:val="14"/>
              </w:rPr>
            </w:pPr>
            <w:r w:rsidRPr="2C3D3FD4">
              <w:rPr>
                <w:rFonts w:ascii="Times New Roman" w:eastAsia="Calibri" w:hAnsi="Times New Roman" w:cs="Times New Roman"/>
                <w:b/>
                <w:bCs/>
                <w:color w:val="000000" w:themeColor="text1"/>
                <w:sz w:val="14"/>
                <w:szCs w:val="14"/>
              </w:rPr>
              <w:t>274.17</w:t>
            </w:r>
          </w:p>
        </w:tc>
      </w:tr>
    </w:tbl>
    <w:p w14:paraId="52C3EFBB" w14:textId="77777777" w:rsidR="004863D8" w:rsidRDefault="004863D8" w:rsidP="004863D8">
      <w:pPr>
        <w:pStyle w:val="ListParagraph"/>
        <w:jc w:val="center"/>
      </w:pPr>
      <w:r w:rsidRPr="05E548FB">
        <w:rPr>
          <w:rFonts w:ascii="Times New Roman" w:eastAsia="Times New Roman" w:hAnsi="Times New Roman" w:cs="Times New Roman"/>
          <w:b/>
          <w:bCs/>
          <w:sz w:val="18"/>
          <w:szCs w:val="18"/>
        </w:rPr>
        <w:t>Fuente:</w:t>
      </w:r>
      <w:r w:rsidRPr="05E548FB">
        <w:rPr>
          <w:rFonts w:ascii="Times New Roman" w:eastAsia="Times New Roman" w:hAnsi="Times New Roman" w:cs="Times New Roman"/>
          <w:sz w:val="18"/>
          <w:szCs w:val="18"/>
        </w:rPr>
        <w:t xml:space="preserve"> Comisión de Regulación de Comunicaciones – CRC (s.f.). Cálculos propios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3"/>
        <w:gridCol w:w="4545"/>
      </w:tblGrid>
      <w:tr w:rsidR="004863D8" w14:paraId="4F99FF68" w14:textId="77777777" w:rsidTr="00F149A0">
        <w:trPr>
          <w:trHeight w:val="300"/>
        </w:trPr>
        <w:tc>
          <w:tcPr>
            <w:tcW w:w="4770" w:type="dxa"/>
          </w:tcPr>
          <w:p w14:paraId="41D0AA9B" w14:textId="77777777" w:rsidR="004863D8" w:rsidRDefault="004863D8" w:rsidP="00F149A0">
            <w:pPr>
              <w:spacing w:after="120" w:line="276" w:lineRule="auto"/>
              <w:jc w:val="center"/>
            </w:pPr>
            <w:r w:rsidRPr="2C3D3FD4">
              <w:rPr>
                <w:rFonts w:eastAsiaTheme="minorEastAsia"/>
                <w:color w:val="44546A" w:themeColor="text2"/>
                <w:sz w:val="20"/>
                <w:szCs w:val="20"/>
              </w:rPr>
              <w:t>Gráfica X. Líneas de acceso a internet fijo por cada 1.000 habitantes</w:t>
            </w:r>
          </w:p>
          <w:p w14:paraId="7D2DD5B2" w14:textId="77777777" w:rsidR="004863D8" w:rsidRDefault="004863D8" w:rsidP="00F149A0">
            <w:pPr>
              <w:spacing w:after="120" w:line="276" w:lineRule="auto"/>
              <w:jc w:val="center"/>
            </w:pPr>
            <w:r>
              <w:rPr>
                <w:noProof/>
                <w:lang w:eastAsia="es-CO"/>
              </w:rPr>
              <w:drawing>
                <wp:inline distT="0" distB="0" distL="0" distR="0" wp14:anchorId="076CA7FE" wp14:editId="6E756DD9">
                  <wp:extent cx="2619375" cy="1973148"/>
                  <wp:effectExtent l="0" t="0" r="0" b="0"/>
                  <wp:docPr id="1532693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16498" name="Picture 227716498"/>
                          <pic:cNvPicPr/>
                        </pic:nvPicPr>
                        <pic:blipFill>
                          <a:blip r:embed="rId27">
                            <a:extLst>
                              <a:ext uri="{28A0092B-C50C-407E-A947-70E740481C1C}">
                                <a14:useLocalDpi xmlns:a14="http://schemas.microsoft.com/office/drawing/2010/main"/>
                              </a:ext>
                            </a:extLst>
                          </a:blip>
                          <a:stretch>
                            <a:fillRect/>
                          </a:stretch>
                        </pic:blipFill>
                        <pic:spPr>
                          <a:xfrm>
                            <a:off x="0" y="0"/>
                            <a:ext cx="2619375" cy="1973148"/>
                          </a:xfrm>
                          <a:prstGeom prst="rect">
                            <a:avLst/>
                          </a:prstGeom>
                        </pic:spPr>
                      </pic:pic>
                    </a:graphicData>
                  </a:graphic>
                </wp:inline>
              </w:drawing>
            </w:r>
          </w:p>
          <w:p w14:paraId="626C0240" w14:textId="77777777" w:rsidR="004863D8" w:rsidRDefault="004863D8" w:rsidP="00F149A0">
            <w:pPr>
              <w:spacing w:after="120" w:line="276" w:lineRule="auto"/>
              <w:contextualSpacing/>
              <w:rPr>
                <w:rFonts w:ascii="Times New Roman" w:eastAsia="Arial" w:hAnsi="Times New Roman" w:cs="Times New Roman"/>
                <w:b/>
                <w:bCs/>
                <w:sz w:val="18"/>
                <w:szCs w:val="18"/>
              </w:rPr>
            </w:pPr>
            <w:r w:rsidRPr="2C3D3FD4">
              <w:rPr>
                <w:rFonts w:ascii="Times New Roman" w:eastAsia="Arial" w:hAnsi="Times New Roman" w:cs="Times New Roman"/>
                <w:b/>
                <w:bCs/>
                <w:sz w:val="18"/>
                <w:szCs w:val="18"/>
              </w:rPr>
              <w:t>Nota:</w:t>
            </w:r>
            <w:r w:rsidRPr="2C3D3FD4">
              <w:rPr>
                <w:rFonts w:ascii="Times New Roman" w:eastAsia="Arial" w:hAnsi="Times New Roman" w:cs="Times New Roman"/>
                <w:sz w:val="18"/>
                <w:szCs w:val="18"/>
              </w:rPr>
              <w:t xml:space="preserve"> </w:t>
            </w:r>
            <w:r w:rsidRPr="2C3D3FD4">
              <w:rPr>
                <w:rFonts w:ascii="Times New Roman" w:eastAsia="Times New Roman" w:hAnsi="Times New Roman" w:cs="Times New Roman"/>
                <w:sz w:val="18"/>
                <w:szCs w:val="18"/>
              </w:rPr>
              <w:t>La línea punteada representa el promedio provincial (274.17)</w:t>
            </w:r>
            <w:r w:rsidRPr="2C3D3FD4">
              <w:rPr>
                <w:rFonts w:ascii="Times New Roman" w:eastAsia="Arial" w:hAnsi="Times New Roman" w:cs="Times New Roman"/>
                <w:b/>
                <w:bCs/>
                <w:sz w:val="18"/>
                <w:szCs w:val="18"/>
              </w:rPr>
              <w:t xml:space="preserve"> </w:t>
            </w:r>
          </w:p>
          <w:p w14:paraId="649F435D" w14:textId="77777777" w:rsidR="004863D8" w:rsidRDefault="004863D8" w:rsidP="00F149A0">
            <w:pPr>
              <w:keepNext/>
              <w:rPr>
                <w:rFonts w:ascii="Times New Roman" w:eastAsia="Times New Roman" w:hAnsi="Times New Roman" w:cs="Times New Roman"/>
                <w:sz w:val="18"/>
                <w:szCs w:val="18"/>
              </w:rPr>
            </w:pPr>
            <w:r w:rsidRPr="2C3D3FD4">
              <w:rPr>
                <w:rFonts w:ascii="Times New Roman" w:eastAsia="Arial" w:hAnsi="Times New Roman" w:cs="Times New Roman"/>
                <w:b/>
                <w:bCs/>
                <w:sz w:val="18"/>
                <w:szCs w:val="18"/>
              </w:rPr>
              <w:t>Fuente:</w:t>
            </w:r>
            <w:r w:rsidRPr="2C3D3FD4">
              <w:rPr>
                <w:rFonts w:ascii="Times New Roman" w:eastAsia="Arial" w:hAnsi="Times New Roman" w:cs="Times New Roman"/>
                <w:sz w:val="18"/>
                <w:szCs w:val="18"/>
              </w:rPr>
              <w:t xml:space="preserve"> </w:t>
            </w:r>
            <w:r w:rsidRPr="2C3D3FD4">
              <w:rPr>
                <w:rFonts w:ascii="Times New Roman" w:eastAsia="Times New Roman" w:hAnsi="Times New Roman" w:cs="Times New Roman"/>
                <w:sz w:val="18"/>
                <w:szCs w:val="18"/>
              </w:rPr>
              <w:t>Comisión de Regulación de Comunicaciones – CRC (s.f.). Cálculos propios</w:t>
            </w:r>
          </w:p>
        </w:tc>
        <w:tc>
          <w:tcPr>
            <w:tcW w:w="4761" w:type="dxa"/>
          </w:tcPr>
          <w:p w14:paraId="4CE83920" w14:textId="77777777" w:rsidR="004863D8" w:rsidRDefault="004863D8" w:rsidP="00F149A0">
            <w:pPr>
              <w:spacing w:after="120" w:line="276" w:lineRule="auto"/>
              <w:jc w:val="center"/>
            </w:pPr>
            <w:r w:rsidRPr="2C3D3FD4">
              <w:rPr>
                <w:rFonts w:eastAsiaTheme="minorEastAsia"/>
                <w:color w:val="44546A" w:themeColor="text2"/>
                <w:sz w:val="20"/>
                <w:szCs w:val="20"/>
              </w:rPr>
              <w:t>Gráfica X. Proporción de líneas sobre fibra óptica (%)</w:t>
            </w:r>
          </w:p>
          <w:p w14:paraId="03E46183" w14:textId="77777777" w:rsidR="004863D8" w:rsidRDefault="004863D8" w:rsidP="00F149A0">
            <w:pPr>
              <w:keepNext/>
            </w:pPr>
          </w:p>
          <w:p w14:paraId="6B7D8CBE" w14:textId="77777777" w:rsidR="004863D8" w:rsidRDefault="004863D8" w:rsidP="00F149A0">
            <w:pPr>
              <w:spacing w:after="120" w:line="276" w:lineRule="auto"/>
              <w:contextualSpacing/>
            </w:pPr>
            <w:r>
              <w:rPr>
                <w:noProof/>
                <w:lang w:eastAsia="es-CO"/>
              </w:rPr>
              <w:drawing>
                <wp:inline distT="0" distB="0" distL="0" distR="0" wp14:anchorId="2A040EFA" wp14:editId="78BF4B15">
                  <wp:extent cx="2781376" cy="1870445"/>
                  <wp:effectExtent l="0" t="0" r="0" b="0"/>
                  <wp:docPr id="774817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75434" name="Picture 456975434"/>
                          <pic:cNvPicPr/>
                        </pic:nvPicPr>
                        <pic:blipFill>
                          <a:blip r:embed="rId28">
                            <a:extLst>
                              <a:ext uri="{28A0092B-C50C-407E-A947-70E740481C1C}">
                                <a14:useLocalDpi xmlns:a14="http://schemas.microsoft.com/office/drawing/2010/main"/>
                              </a:ext>
                            </a:extLst>
                          </a:blip>
                          <a:stretch>
                            <a:fillRect/>
                          </a:stretch>
                        </pic:blipFill>
                        <pic:spPr>
                          <a:xfrm>
                            <a:off x="0" y="0"/>
                            <a:ext cx="2781376" cy="1870445"/>
                          </a:xfrm>
                          <a:prstGeom prst="rect">
                            <a:avLst/>
                          </a:prstGeom>
                        </pic:spPr>
                      </pic:pic>
                    </a:graphicData>
                  </a:graphic>
                </wp:inline>
              </w:drawing>
            </w:r>
          </w:p>
          <w:p w14:paraId="4A8D5108" w14:textId="77777777" w:rsidR="004863D8" w:rsidRDefault="004863D8" w:rsidP="00F149A0">
            <w:pPr>
              <w:spacing w:after="120" w:line="276" w:lineRule="auto"/>
              <w:contextualSpacing/>
              <w:rPr>
                <w:rFonts w:ascii="Times New Roman" w:eastAsia="Times New Roman" w:hAnsi="Times New Roman" w:cs="Times New Roman"/>
                <w:sz w:val="18"/>
                <w:szCs w:val="18"/>
              </w:rPr>
            </w:pPr>
            <w:r w:rsidRPr="2C3D3FD4">
              <w:rPr>
                <w:rFonts w:ascii="Times New Roman" w:eastAsia="Arial" w:hAnsi="Times New Roman" w:cs="Times New Roman"/>
                <w:b/>
                <w:bCs/>
                <w:sz w:val="18"/>
                <w:szCs w:val="18"/>
              </w:rPr>
              <w:t>Nota:</w:t>
            </w:r>
            <w:r w:rsidRPr="2C3D3FD4">
              <w:rPr>
                <w:rFonts w:ascii="Times New Roman" w:eastAsia="Arial" w:hAnsi="Times New Roman" w:cs="Times New Roman"/>
                <w:sz w:val="18"/>
                <w:szCs w:val="18"/>
              </w:rPr>
              <w:t xml:space="preserve"> </w:t>
            </w:r>
            <w:r w:rsidRPr="2C3D3FD4">
              <w:rPr>
                <w:rFonts w:ascii="Times New Roman" w:eastAsia="Times New Roman" w:hAnsi="Times New Roman" w:cs="Times New Roman"/>
                <w:sz w:val="18"/>
                <w:szCs w:val="18"/>
              </w:rPr>
              <w:t>La línea punteada representa el promedio provincial (67.1%)</w:t>
            </w:r>
          </w:p>
          <w:p w14:paraId="2A6A6B10" w14:textId="77777777" w:rsidR="004863D8" w:rsidRDefault="004863D8" w:rsidP="00F149A0">
            <w:pPr>
              <w:spacing w:after="120" w:line="276" w:lineRule="auto"/>
              <w:contextualSpacing/>
              <w:rPr>
                <w:rFonts w:ascii="Times New Roman" w:eastAsia="Arial" w:hAnsi="Times New Roman" w:cs="Times New Roman"/>
                <w:sz w:val="18"/>
                <w:szCs w:val="18"/>
              </w:rPr>
            </w:pPr>
            <w:r w:rsidRPr="2C3D3FD4">
              <w:rPr>
                <w:rFonts w:ascii="Times New Roman" w:eastAsia="Arial" w:hAnsi="Times New Roman" w:cs="Times New Roman"/>
                <w:b/>
                <w:bCs/>
                <w:sz w:val="18"/>
                <w:szCs w:val="18"/>
              </w:rPr>
              <w:t>Fuente:</w:t>
            </w:r>
            <w:r w:rsidRPr="2C3D3FD4">
              <w:rPr>
                <w:rFonts w:ascii="Times New Roman" w:eastAsia="Arial" w:hAnsi="Times New Roman" w:cs="Times New Roman"/>
                <w:sz w:val="18"/>
                <w:szCs w:val="18"/>
              </w:rPr>
              <w:t xml:space="preserve"> </w:t>
            </w:r>
            <w:r w:rsidRPr="2C3D3FD4">
              <w:rPr>
                <w:rFonts w:ascii="Times New Roman" w:eastAsia="Times New Roman" w:hAnsi="Times New Roman" w:cs="Times New Roman"/>
                <w:sz w:val="18"/>
                <w:szCs w:val="18"/>
              </w:rPr>
              <w:t>Comisión de Regulación de Comunicaciones – CRC (s.f.). Cálculos propios</w:t>
            </w:r>
            <w:r w:rsidRPr="2C3D3FD4">
              <w:rPr>
                <w:rFonts w:ascii="Times New Roman" w:eastAsia="Arial" w:hAnsi="Times New Roman" w:cs="Times New Roman"/>
                <w:sz w:val="18"/>
                <w:szCs w:val="18"/>
              </w:rPr>
              <w:t>.</w:t>
            </w:r>
          </w:p>
        </w:tc>
      </w:tr>
    </w:tbl>
    <w:p w14:paraId="61E81444" w14:textId="77777777" w:rsidR="004863D8" w:rsidRDefault="004863D8" w:rsidP="004863D8">
      <w:r w:rsidRPr="05E548FB">
        <w:rPr>
          <w:rFonts w:ascii="Times New Roman" w:eastAsia="Times New Roman" w:hAnsi="Times New Roman" w:cs="Times New Roman"/>
        </w:rPr>
        <w:t>En conjunto, estos indicadores revelan que, aunque algunos municipios cuentan con infraestructura digital suficiente para soportar servicios avanzados, la Provincia enfrenta brechas críticas que deben ser abordadas mediante inversiones en conectividad, ampliación de redes de fibra y fortalecimiento de capacidades institucionales para aprovechar plenamente la infraestructura disponible y consolidar un ecosistema territorial de ciencia, tecnología e innovación.</w:t>
      </w:r>
    </w:p>
    <w:p w14:paraId="1F5E6C97" w14:textId="77777777" w:rsidR="004863D8" w:rsidRDefault="004863D8" w:rsidP="004863D8">
      <w:r w:rsidRPr="05E548FB">
        <w:rPr>
          <w:rFonts w:ascii="Times New Roman" w:eastAsia="Times New Roman" w:hAnsi="Times New Roman" w:cs="Times New Roman"/>
        </w:rPr>
        <w:lastRenderedPageBreak/>
        <w:t>Los indicadores analizados muestran que la PAP Bio-energética del Norte de Antioquia enfrenta brechas significativas en talento humano, adopción tecnológica, infraestructura digital, innovación y capacidades institucionales; sin embargo, también dispone de fortalezas relevantes como el dinamismo empresarial, la presencia de infraestructura de fibra óptica en municipios estratégicos y una institucionalidad articuladora consolidada en torno al CUEE Norte. Este ecosistema ofrece una base para avanzar hacia un modelo territorial de CTI, siempre que la Provincia logre integrar capacidades, cerrar brechas digitales, fortalecer la formación de talento y convertir la innovación en un motor de productividad, sostenibilidad y bienestar. En este proceso, el CUEE Norte debe continuar como instancia técnica de articulación entre universidad, empresa, Estado y sociedad, mientras la Provincia asume un rol complementario orientado a la integración territorial, la priorización política y la ejecución de proyectos.</w:t>
      </w:r>
    </w:p>
    <w:p w14:paraId="0478A850" w14:textId="77777777" w:rsidR="004863D8" w:rsidRPr="009676D7" w:rsidRDefault="004863D8" w:rsidP="004863D8">
      <w:pPr>
        <w:pStyle w:val="Heading4"/>
        <w:rPr>
          <w:rFonts w:ascii="Times New Roman" w:hAnsi="Times New Roman" w:cs="Times New Roman"/>
        </w:rPr>
      </w:pPr>
      <w:r w:rsidRPr="009676D7">
        <w:rPr>
          <w:rFonts w:ascii="Times New Roman" w:hAnsi="Times New Roman" w:cs="Times New Roman"/>
        </w:rPr>
        <w:t>Vivienda y servicios</w:t>
      </w:r>
    </w:p>
    <w:p w14:paraId="23DDB52B" w14:textId="77777777" w:rsidR="004863D8" w:rsidRPr="009676D7" w:rsidRDefault="004863D8" w:rsidP="004863D8">
      <w:pPr>
        <w:pStyle w:val="FirstParagraph"/>
        <w:spacing w:before="120" w:after="120" w:line="276" w:lineRule="auto"/>
        <w:rPr>
          <w:rFonts w:ascii="Times New Roman" w:hAnsi="Times New Roman" w:cs="Times New Roman"/>
          <w:sz w:val="22"/>
          <w:szCs w:val="22"/>
          <w:lang w:val="es-CO"/>
        </w:rPr>
      </w:pPr>
      <w:r w:rsidRPr="009676D7">
        <w:rPr>
          <w:rFonts w:ascii="Times New Roman" w:hAnsi="Times New Roman" w:cs="Times New Roman"/>
          <w:sz w:val="22"/>
          <w:szCs w:val="22"/>
          <w:lang w:val="es-CO"/>
        </w:rPr>
        <w:t xml:space="preserve">La vivienda y el acceso a servicios públicos constituyen un indicador central de las condiciones de habitabilidad y de la capacidad municipal para sostener un ordenamiento territorial equilibrado, especialmente en el caso de la PAP </w:t>
      </w:r>
      <w:r>
        <w:rPr>
          <w:rFonts w:ascii="Times New Roman" w:hAnsi="Times New Roman" w:cs="Times New Roman"/>
          <w:sz w:val="22"/>
          <w:szCs w:val="22"/>
          <w:lang w:val="es-CO"/>
        </w:rPr>
        <w:t>Bio-energética del Norte de Antioquia</w:t>
      </w:r>
      <w:r w:rsidRPr="009676D7">
        <w:rPr>
          <w:rFonts w:ascii="Times New Roman" w:hAnsi="Times New Roman" w:cs="Times New Roman"/>
          <w:sz w:val="22"/>
          <w:szCs w:val="22"/>
          <w:lang w:val="es-CO"/>
        </w:rPr>
        <w:t xml:space="preserve">, marcada por la dispersión rural. De acuerdo con la Encuesta de Calidad de Vida 2023, la Provincia presenta un déficit cualitativo de vivienda del 28,79%, superior al promedio subregional (27,24%) y muy por encima del departamental (17,71%), problemática que, según los Planes de Desarrollo Municipales, se acentúa en las zonas rurales. Esto evidencia que el principal desafío habitacional no radica únicamente en la construcción de nuevas unidades, sino en mejorar la calidad, adecuación, materiales, servicios y funcionalidad de las viviendas existentes, reflejando brechas estructurales que afectan la calidad de vida y la sostenibilidad del modelo de desarrollo territorial. </w:t>
      </w:r>
    </w:p>
    <w:p w14:paraId="0B7BFDA1" w14:textId="77777777" w:rsidR="004863D8" w:rsidRPr="009676D7" w:rsidRDefault="004863D8" w:rsidP="004863D8">
      <w:pPr>
        <w:pStyle w:val="FirstParagraph"/>
        <w:spacing w:before="120" w:after="120" w:line="276" w:lineRule="auto"/>
        <w:rPr>
          <w:rFonts w:ascii="Times New Roman" w:hAnsi="Times New Roman" w:cs="Times New Roman"/>
          <w:sz w:val="22"/>
          <w:szCs w:val="22"/>
          <w:lang w:val="es-CO"/>
        </w:rPr>
      </w:pPr>
      <w:r w:rsidRPr="009676D7">
        <w:rPr>
          <w:rFonts w:ascii="Times New Roman" w:hAnsi="Times New Roman" w:cs="Times New Roman"/>
          <w:sz w:val="22"/>
          <w:szCs w:val="22"/>
          <w:lang w:val="es-CO"/>
        </w:rPr>
        <w:t>El comportamiento municipal del déficit cualitativo muestra una alta heterogeneidad territorial. Briceño registra el valor más crítico, con 55,05%, seguido por San Andrés de Cuerquia (53,34%), Campamento (48,28%), Anorí (45,50%), y Valdivia (43,91%). Estos municipios conforman un primer grupo de atención prioritaria, en el que más de cuatro de cada diez hogares presentan condiciones deficitarias en la calidad de la vivienda. Guadalupe (36,76%) y Toledo (34,35%), también se ubican por encima del promedio provincial, lo cual refuerza la necesidad de entender el déficit cualitativo como un problema que supera las barreras del nivel municipal, aunque localizado en dichos municipios. En contraste, Carolina del Príncipe, Yarumal, Gómez Plata e Ituango presentan menores niveles relativos de déficit cualitativo, con registros de 14,14%, 18,00%, 21,10% y 22,51%, respectivamente. Sin embargo, esta lectura debe ser matizada, pues en algunos municipios con menor déficit cualitativo aparecen retos importantes en déficit cuantitativo o en cobertura de servicios específicos.</w:t>
      </w:r>
    </w:p>
    <w:p w14:paraId="2EBDB626" w14:textId="77777777" w:rsidR="004863D8" w:rsidRPr="009676D7" w:rsidRDefault="004863D8" w:rsidP="004863D8">
      <w:pPr>
        <w:pStyle w:val="FirstParagraph"/>
        <w:spacing w:before="120" w:after="120" w:line="276" w:lineRule="auto"/>
        <w:rPr>
          <w:rFonts w:ascii="Times New Roman" w:hAnsi="Times New Roman" w:cs="Times New Roman"/>
          <w:sz w:val="22"/>
          <w:szCs w:val="22"/>
          <w:lang w:val="es-CO"/>
        </w:rPr>
      </w:pPr>
      <w:r w:rsidRPr="009676D7">
        <w:rPr>
          <w:rFonts w:ascii="Times New Roman" w:hAnsi="Times New Roman" w:cs="Times New Roman"/>
          <w:sz w:val="22"/>
          <w:szCs w:val="22"/>
          <w:lang w:val="es-CO"/>
        </w:rPr>
        <w:t>En cuanto al déficit cuantitativo, la Provincia registra un valor de 5,00%, superior al promedio subregional de 3,65%, aunque inferior al promedio departamental de 5,75%. Este resultado indica que, si bien la magnitud del déficit cuantitativo no es el principal problema agregado de la Provincia, sí existen municipios donde la necesidad de nuevas viviendas es significativa. En Ituango (10,82%), Toledo (9,43%), Angostura (8,81%), Briceño (8,59%) y Campamento (6,16%) la problemática se acentúa. Estos municipios evidencian una presión habitacional que podría estar asociada a dinámicas demográficas, condiciones de ruralidad, dificultades de acceso a subsidios y limitaciones en la estructuración de proyectos de vivienda nueva.</w:t>
      </w:r>
    </w:p>
    <w:p w14:paraId="3F018D2C" w14:textId="77777777" w:rsidR="004863D8" w:rsidRPr="009676D7" w:rsidRDefault="004863D8" w:rsidP="004863D8">
      <w:pPr>
        <w:pStyle w:val="Caption"/>
        <w:keepNext/>
        <w:spacing w:after="120" w:line="276" w:lineRule="auto"/>
        <w:contextualSpacing/>
        <w:jc w:val="center"/>
        <w:rPr>
          <w:rFonts w:ascii="Times New Roman" w:hAnsi="Times New Roman" w:cs="Times New Roman"/>
          <w:sz w:val="22"/>
          <w:szCs w:val="22"/>
        </w:rPr>
      </w:pPr>
    </w:p>
    <w:p w14:paraId="3991A1C2"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17</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Déficit cualitativo y cuantitativo de vivienda en la PAP Bio-energética del Norte de Antioquia - 2023</w:t>
      </w:r>
    </w:p>
    <w:tbl>
      <w:tblPr>
        <w:tblStyle w:val="TableGrid"/>
        <w:tblW w:w="0" w:type="auto"/>
        <w:jc w:val="center"/>
        <w:tblLook w:val="06A0" w:firstRow="1" w:lastRow="0" w:firstColumn="1" w:lastColumn="0" w:noHBand="1" w:noVBand="1"/>
      </w:tblPr>
      <w:tblGrid>
        <w:gridCol w:w="3230"/>
        <w:gridCol w:w="2450"/>
        <w:gridCol w:w="2629"/>
      </w:tblGrid>
      <w:tr w:rsidR="004863D8" w:rsidRPr="009676D7" w14:paraId="25D5DE50" w14:textId="77777777" w:rsidTr="00F149A0">
        <w:trPr>
          <w:trHeight w:val="309"/>
          <w:jc w:val="center"/>
        </w:trPr>
        <w:tc>
          <w:tcPr>
            <w:tcW w:w="3230" w:type="dxa"/>
            <w:shd w:val="clear" w:color="auto" w:fill="002060"/>
            <w:vAlign w:val="center"/>
          </w:tcPr>
          <w:p w14:paraId="22F761FA" w14:textId="77777777" w:rsidR="004863D8" w:rsidRPr="009676D7" w:rsidRDefault="004863D8" w:rsidP="00F149A0">
            <w:pPr>
              <w:spacing w:line="276" w:lineRule="auto"/>
              <w:jc w:val="center"/>
              <w:rPr>
                <w:rFonts w:ascii="Times New Roman" w:eastAsiaTheme="minorEastAsia" w:hAnsi="Times New Roman" w:cs="Times New Roman"/>
                <w:b/>
                <w:bCs/>
                <w:sz w:val="16"/>
                <w:szCs w:val="16"/>
                <w:lang w:eastAsia="zh-CN"/>
              </w:rPr>
            </w:pPr>
            <w:r w:rsidRPr="009676D7">
              <w:rPr>
                <w:rFonts w:ascii="Times New Roman" w:eastAsiaTheme="minorEastAsia" w:hAnsi="Times New Roman" w:cs="Times New Roman"/>
                <w:b/>
                <w:bCs/>
                <w:sz w:val="16"/>
                <w:szCs w:val="16"/>
                <w:lang w:eastAsia="zh-CN"/>
              </w:rPr>
              <w:t>Municipio</w:t>
            </w:r>
          </w:p>
        </w:tc>
        <w:tc>
          <w:tcPr>
            <w:tcW w:w="2450" w:type="dxa"/>
            <w:shd w:val="clear" w:color="auto" w:fill="002060"/>
            <w:vAlign w:val="center"/>
          </w:tcPr>
          <w:p w14:paraId="077666C6" w14:textId="77777777" w:rsidR="004863D8" w:rsidRPr="009676D7" w:rsidRDefault="004863D8" w:rsidP="00F149A0">
            <w:pPr>
              <w:spacing w:line="276" w:lineRule="auto"/>
              <w:jc w:val="center"/>
              <w:rPr>
                <w:rFonts w:ascii="Times New Roman" w:eastAsiaTheme="minorEastAsia" w:hAnsi="Times New Roman" w:cs="Times New Roman"/>
                <w:b/>
                <w:bCs/>
                <w:sz w:val="16"/>
                <w:szCs w:val="16"/>
                <w:lang w:eastAsia="zh-CN"/>
              </w:rPr>
            </w:pPr>
            <w:r w:rsidRPr="009676D7">
              <w:rPr>
                <w:rFonts w:ascii="Times New Roman" w:eastAsiaTheme="minorEastAsia" w:hAnsi="Times New Roman" w:cs="Times New Roman"/>
                <w:b/>
                <w:bCs/>
                <w:sz w:val="16"/>
                <w:szCs w:val="16"/>
                <w:lang w:eastAsia="zh-CN"/>
              </w:rPr>
              <w:t>Déficit cualitativo</w:t>
            </w:r>
          </w:p>
        </w:tc>
        <w:tc>
          <w:tcPr>
            <w:tcW w:w="2629" w:type="dxa"/>
            <w:shd w:val="clear" w:color="auto" w:fill="002060"/>
            <w:vAlign w:val="center"/>
          </w:tcPr>
          <w:p w14:paraId="6451812F" w14:textId="77777777" w:rsidR="004863D8" w:rsidRPr="009676D7" w:rsidRDefault="004863D8" w:rsidP="00F149A0">
            <w:pPr>
              <w:spacing w:line="276" w:lineRule="auto"/>
              <w:jc w:val="center"/>
              <w:rPr>
                <w:rFonts w:ascii="Times New Roman" w:eastAsiaTheme="minorEastAsia" w:hAnsi="Times New Roman" w:cs="Times New Roman"/>
                <w:b/>
                <w:bCs/>
                <w:sz w:val="16"/>
                <w:szCs w:val="16"/>
                <w:lang w:eastAsia="zh-CN"/>
              </w:rPr>
            </w:pPr>
            <w:r w:rsidRPr="009676D7">
              <w:rPr>
                <w:rFonts w:ascii="Times New Roman" w:eastAsiaTheme="minorEastAsia" w:hAnsi="Times New Roman" w:cs="Times New Roman"/>
                <w:b/>
                <w:bCs/>
                <w:sz w:val="16"/>
                <w:szCs w:val="16"/>
                <w:lang w:eastAsia="zh-CN"/>
              </w:rPr>
              <w:t>Déficit cuantitativo</w:t>
            </w:r>
          </w:p>
        </w:tc>
      </w:tr>
      <w:tr w:rsidR="004863D8" w:rsidRPr="009676D7" w14:paraId="773B9D95" w14:textId="77777777" w:rsidTr="00F149A0">
        <w:trPr>
          <w:trHeight w:val="309"/>
          <w:jc w:val="center"/>
        </w:trPr>
        <w:tc>
          <w:tcPr>
            <w:tcW w:w="3230" w:type="dxa"/>
          </w:tcPr>
          <w:p w14:paraId="18BE6EAB"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Angostura</w:t>
            </w:r>
          </w:p>
        </w:tc>
        <w:tc>
          <w:tcPr>
            <w:tcW w:w="2450" w:type="dxa"/>
            <w:vAlign w:val="center"/>
          </w:tcPr>
          <w:p w14:paraId="5CA8542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25,47%</w:t>
            </w:r>
          </w:p>
        </w:tc>
        <w:tc>
          <w:tcPr>
            <w:tcW w:w="2629" w:type="dxa"/>
            <w:vAlign w:val="center"/>
          </w:tcPr>
          <w:p w14:paraId="40B1920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8,81%</w:t>
            </w:r>
          </w:p>
        </w:tc>
      </w:tr>
      <w:tr w:rsidR="004863D8" w:rsidRPr="009676D7" w14:paraId="553FC7DB" w14:textId="77777777" w:rsidTr="00F149A0">
        <w:trPr>
          <w:trHeight w:val="309"/>
          <w:jc w:val="center"/>
        </w:trPr>
        <w:tc>
          <w:tcPr>
            <w:tcW w:w="3230" w:type="dxa"/>
          </w:tcPr>
          <w:p w14:paraId="4519602E"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Anorí</w:t>
            </w:r>
          </w:p>
        </w:tc>
        <w:tc>
          <w:tcPr>
            <w:tcW w:w="2450" w:type="dxa"/>
            <w:vAlign w:val="center"/>
          </w:tcPr>
          <w:p w14:paraId="798B92B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45,50%</w:t>
            </w:r>
          </w:p>
        </w:tc>
        <w:tc>
          <w:tcPr>
            <w:tcW w:w="2629" w:type="dxa"/>
            <w:vAlign w:val="center"/>
          </w:tcPr>
          <w:p w14:paraId="7A882D5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4,24%</w:t>
            </w:r>
          </w:p>
        </w:tc>
      </w:tr>
      <w:tr w:rsidR="004863D8" w:rsidRPr="009676D7" w14:paraId="4306CBD0" w14:textId="77777777" w:rsidTr="00F149A0">
        <w:trPr>
          <w:trHeight w:val="309"/>
          <w:jc w:val="center"/>
        </w:trPr>
        <w:tc>
          <w:tcPr>
            <w:tcW w:w="3230" w:type="dxa"/>
          </w:tcPr>
          <w:p w14:paraId="0AE2FC65"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Briceño</w:t>
            </w:r>
          </w:p>
        </w:tc>
        <w:tc>
          <w:tcPr>
            <w:tcW w:w="2450" w:type="dxa"/>
            <w:vAlign w:val="center"/>
          </w:tcPr>
          <w:p w14:paraId="40F96E6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55,05%</w:t>
            </w:r>
          </w:p>
        </w:tc>
        <w:tc>
          <w:tcPr>
            <w:tcW w:w="2629" w:type="dxa"/>
            <w:vAlign w:val="center"/>
          </w:tcPr>
          <w:p w14:paraId="3C0C683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8,59%</w:t>
            </w:r>
          </w:p>
        </w:tc>
      </w:tr>
      <w:tr w:rsidR="004863D8" w:rsidRPr="009676D7" w14:paraId="4683A75D" w14:textId="77777777" w:rsidTr="00F149A0">
        <w:trPr>
          <w:trHeight w:val="309"/>
          <w:jc w:val="center"/>
        </w:trPr>
        <w:tc>
          <w:tcPr>
            <w:tcW w:w="3230" w:type="dxa"/>
          </w:tcPr>
          <w:p w14:paraId="76C5CF7D"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Campamento</w:t>
            </w:r>
          </w:p>
        </w:tc>
        <w:tc>
          <w:tcPr>
            <w:tcW w:w="2450" w:type="dxa"/>
            <w:vAlign w:val="center"/>
          </w:tcPr>
          <w:p w14:paraId="1DB5E1F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48,28%</w:t>
            </w:r>
          </w:p>
        </w:tc>
        <w:tc>
          <w:tcPr>
            <w:tcW w:w="2629" w:type="dxa"/>
            <w:vAlign w:val="center"/>
          </w:tcPr>
          <w:p w14:paraId="65AA04B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6,16%</w:t>
            </w:r>
          </w:p>
        </w:tc>
      </w:tr>
      <w:tr w:rsidR="004863D8" w:rsidRPr="009676D7" w14:paraId="48219149" w14:textId="77777777" w:rsidTr="00F149A0">
        <w:trPr>
          <w:trHeight w:val="309"/>
          <w:jc w:val="center"/>
        </w:trPr>
        <w:tc>
          <w:tcPr>
            <w:tcW w:w="3230" w:type="dxa"/>
          </w:tcPr>
          <w:p w14:paraId="43B86E2E"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2450" w:type="dxa"/>
            <w:vAlign w:val="center"/>
          </w:tcPr>
          <w:p w14:paraId="1567BAE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14,14%</w:t>
            </w:r>
          </w:p>
        </w:tc>
        <w:tc>
          <w:tcPr>
            <w:tcW w:w="2629" w:type="dxa"/>
            <w:vAlign w:val="center"/>
          </w:tcPr>
          <w:p w14:paraId="477AABE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1,95%</w:t>
            </w:r>
          </w:p>
        </w:tc>
      </w:tr>
      <w:tr w:rsidR="004863D8" w:rsidRPr="009676D7" w14:paraId="0CCB0726" w14:textId="77777777" w:rsidTr="00F149A0">
        <w:trPr>
          <w:trHeight w:val="309"/>
          <w:jc w:val="center"/>
        </w:trPr>
        <w:tc>
          <w:tcPr>
            <w:tcW w:w="3230" w:type="dxa"/>
          </w:tcPr>
          <w:p w14:paraId="4ACF8B97"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Gómez Plata</w:t>
            </w:r>
          </w:p>
        </w:tc>
        <w:tc>
          <w:tcPr>
            <w:tcW w:w="2450" w:type="dxa"/>
            <w:vAlign w:val="center"/>
          </w:tcPr>
          <w:p w14:paraId="172AF32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21,10%</w:t>
            </w:r>
          </w:p>
        </w:tc>
        <w:tc>
          <w:tcPr>
            <w:tcW w:w="2629" w:type="dxa"/>
            <w:vAlign w:val="center"/>
          </w:tcPr>
          <w:p w14:paraId="65BFDE9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1,81%</w:t>
            </w:r>
          </w:p>
        </w:tc>
      </w:tr>
      <w:tr w:rsidR="004863D8" w:rsidRPr="009676D7" w14:paraId="1752BD32" w14:textId="77777777" w:rsidTr="00F149A0">
        <w:trPr>
          <w:trHeight w:val="309"/>
          <w:jc w:val="center"/>
        </w:trPr>
        <w:tc>
          <w:tcPr>
            <w:tcW w:w="3230" w:type="dxa"/>
          </w:tcPr>
          <w:p w14:paraId="63DDEA6F"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Guadalupe</w:t>
            </w:r>
          </w:p>
        </w:tc>
        <w:tc>
          <w:tcPr>
            <w:tcW w:w="2450" w:type="dxa"/>
            <w:vAlign w:val="center"/>
          </w:tcPr>
          <w:p w14:paraId="537795E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36,76%</w:t>
            </w:r>
          </w:p>
        </w:tc>
        <w:tc>
          <w:tcPr>
            <w:tcW w:w="2629" w:type="dxa"/>
            <w:vAlign w:val="center"/>
          </w:tcPr>
          <w:p w14:paraId="2DBF19E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2,65%</w:t>
            </w:r>
          </w:p>
        </w:tc>
      </w:tr>
      <w:tr w:rsidR="004863D8" w:rsidRPr="009676D7" w14:paraId="55846B4F" w14:textId="77777777" w:rsidTr="00F149A0">
        <w:trPr>
          <w:trHeight w:val="309"/>
          <w:jc w:val="center"/>
        </w:trPr>
        <w:tc>
          <w:tcPr>
            <w:tcW w:w="3230" w:type="dxa"/>
          </w:tcPr>
          <w:p w14:paraId="5C30D2B2"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Ituango</w:t>
            </w:r>
          </w:p>
        </w:tc>
        <w:tc>
          <w:tcPr>
            <w:tcW w:w="2450" w:type="dxa"/>
            <w:vAlign w:val="center"/>
          </w:tcPr>
          <w:p w14:paraId="580FE4F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22,51%</w:t>
            </w:r>
          </w:p>
        </w:tc>
        <w:tc>
          <w:tcPr>
            <w:tcW w:w="2629" w:type="dxa"/>
            <w:vAlign w:val="center"/>
          </w:tcPr>
          <w:p w14:paraId="74CF733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10,82%</w:t>
            </w:r>
          </w:p>
        </w:tc>
      </w:tr>
      <w:tr w:rsidR="004863D8" w:rsidRPr="009676D7" w14:paraId="0585BF6B" w14:textId="77777777" w:rsidTr="00F149A0">
        <w:trPr>
          <w:trHeight w:val="309"/>
          <w:jc w:val="center"/>
        </w:trPr>
        <w:tc>
          <w:tcPr>
            <w:tcW w:w="3230" w:type="dxa"/>
          </w:tcPr>
          <w:p w14:paraId="54159DA0"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2450" w:type="dxa"/>
            <w:vAlign w:val="center"/>
          </w:tcPr>
          <w:p w14:paraId="5C4CDA7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53,34%</w:t>
            </w:r>
          </w:p>
        </w:tc>
        <w:tc>
          <w:tcPr>
            <w:tcW w:w="2629" w:type="dxa"/>
            <w:vAlign w:val="center"/>
          </w:tcPr>
          <w:p w14:paraId="0B66E5A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5,58%</w:t>
            </w:r>
          </w:p>
        </w:tc>
      </w:tr>
      <w:tr w:rsidR="004863D8" w:rsidRPr="009676D7" w14:paraId="65894702" w14:textId="77777777" w:rsidTr="00F149A0">
        <w:trPr>
          <w:trHeight w:val="309"/>
          <w:jc w:val="center"/>
        </w:trPr>
        <w:tc>
          <w:tcPr>
            <w:tcW w:w="3230" w:type="dxa"/>
          </w:tcPr>
          <w:p w14:paraId="770D2DBB"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2450" w:type="dxa"/>
            <w:vAlign w:val="center"/>
          </w:tcPr>
          <w:p w14:paraId="4FA0522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27,27%</w:t>
            </w:r>
          </w:p>
        </w:tc>
        <w:tc>
          <w:tcPr>
            <w:tcW w:w="2629" w:type="dxa"/>
            <w:vAlign w:val="center"/>
          </w:tcPr>
          <w:p w14:paraId="547D49E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1,27%</w:t>
            </w:r>
          </w:p>
        </w:tc>
      </w:tr>
      <w:tr w:rsidR="004863D8" w:rsidRPr="009676D7" w14:paraId="74BE6DD4" w14:textId="77777777" w:rsidTr="00F149A0">
        <w:trPr>
          <w:trHeight w:val="309"/>
          <w:jc w:val="center"/>
        </w:trPr>
        <w:tc>
          <w:tcPr>
            <w:tcW w:w="3230" w:type="dxa"/>
          </w:tcPr>
          <w:p w14:paraId="5E760FFC"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Toledo</w:t>
            </w:r>
          </w:p>
        </w:tc>
        <w:tc>
          <w:tcPr>
            <w:tcW w:w="2450" w:type="dxa"/>
            <w:vAlign w:val="center"/>
          </w:tcPr>
          <w:p w14:paraId="725024D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34,35%</w:t>
            </w:r>
          </w:p>
        </w:tc>
        <w:tc>
          <w:tcPr>
            <w:tcW w:w="2629" w:type="dxa"/>
            <w:vAlign w:val="center"/>
          </w:tcPr>
          <w:p w14:paraId="07A2345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9,43%</w:t>
            </w:r>
          </w:p>
        </w:tc>
      </w:tr>
      <w:tr w:rsidR="004863D8" w:rsidRPr="009676D7" w14:paraId="6EB2A73A" w14:textId="77777777" w:rsidTr="00F149A0">
        <w:trPr>
          <w:trHeight w:val="309"/>
          <w:jc w:val="center"/>
        </w:trPr>
        <w:tc>
          <w:tcPr>
            <w:tcW w:w="3230" w:type="dxa"/>
          </w:tcPr>
          <w:p w14:paraId="48884CC2"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Valdivia</w:t>
            </w:r>
          </w:p>
        </w:tc>
        <w:tc>
          <w:tcPr>
            <w:tcW w:w="2450" w:type="dxa"/>
            <w:vAlign w:val="center"/>
          </w:tcPr>
          <w:p w14:paraId="2FF59A4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43,91%</w:t>
            </w:r>
          </w:p>
        </w:tc>
        <w:tc>
          <w:tcPr>
            <w:tcW w:w="2629" w:type="dxa"/>
            <w:vAlign w:val="center"/>
          </w:tcPr>
          <w:p w14:paraId="7C2D3E0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5,20%</w:t>
            </w:r>
          </w:p>
        </w:tc>
      </w:tr>
      <w:tr w:rsidR="004863D8" w:rsidRPr="009676D7" w14:paraId="0CAB0753" w14:textId="77777777" w:rsidTr="00F149A0">
        <w:trPr>
          <w:trHeight w:val="309"/>
          <w:jc w:val="center"/>
        </w:trPr>
        <w:tc>
          <w:tcPr>
            <w:tcW w:w="3230" w:type="dxa"/>
          </w:tcPr>
          <w:p w14:paraId="56C65DEC"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Yarumal</w:t>
            </w:r>
          </w:p>
        </w:tc>
        <w:tc>
          <w:tcPr>
            <w:tcW w:w="2450" w:type="dxa"/>
            <w:vAlign w:val="center"/>
          </w:tcPr>
          <w:p w14:paraId="130DF85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18,00%</w:t>
            </w:r>
          </w:p>
        </w:tc>
        <w:tc>
          <w:tcPr>
            <w:tcW w:w="2629" w:type="dxa"/>
            <w:vAlign w:val="center"/>
          </w:tcPr>
          <w:p w14:paraId="19FCA74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1,78%</w:t>
            </w:r>
          </w:p>
        </w:tc>
      </w:tr>
      <w:tr w:rsidR="004863D8" w:rsidRPr="009676D7" w14:paraId="761CF59C" w14:textId="77777777" w:rsidTr="00F149A0">
        <w:trPr>
          <w:trHeight w:val="309"/>
          <w:jc w:val="center"/>
        </w:trPr>
        <w:tc>
          <w:tcPr>
            <w:tcW w:w="3230" w:type="dxa"/>
          </w:tcPr>
          <w:p w14:paraId="1844A02B" w14:textId="77777777" w:rsidR="004863D8" w:rsidRPr="009676D7" w:rsidRDefault="004863D8" w:rsidP="00F149A0">
            <w:pPr>
              <w:spacing w:line="276" w:lineRule="auto"/>
              <w:jc w:val="left"/>
              <w:rPr>
                <w:rFonts w:ascii="Times New Roman" w:hAnsi="Times New Roman" w:cs="Times New Roman"/>
                <w:b/>
                <w:sz w:val="16"/>
                <w:szCs w:val="16"/>
              </w:rPr>
            </w:pPr>
            <w:r w:rsidRPr="009676D7">
              <w:rPr>
                <w:rFonts w:ascii="Times New Roman" w:eastAsia="Calibri" w:hAnsi="Times New Roman" w:cs="Times New Roman"/>
                <w:b/>
                <w:sz w:val="16"/>
                <w:szCs w:val="16"/>
              </w:rPr>
              <w:t>Total, Provincia</w:t>
            </w:r>
            <w:r w:rsidRPr="27CEE20B">
              <w:rPr>
                <w:rStyle w:val="FootnoteReference"/>
                <w:rFonts w:ascii="Times New Roman" w:hAnsi="Times New Roman" w:cs="Times New Roman"/>
                <w:b/>
                <w:bCs/>
                <w:sz w:val="16"/>
                <w:szCs w:val="16"/>
              </w:rPr>
              <w:footnoteReference w:id="4"/>
            </w:r>
          </w:p>
        </w:tc>
        <w:tc>
          <w:tcPr>
            <w:tcW w:w="2450" w:type="dxa"/>
            <w:vAlign w:val="center"/>
          </w:tcPr>
          <w:p w14:paraId="1BC1611F"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28,79%</w:t>
            </w:r>
          </w:p>
        </w:tc>
        <w:tc>
          <w:tcPr>
            <w:tcW w:w="2629" w:type="dxa"/>
            <w:vAlign w:val="center"/>
          </w:tcPr>
          <w:p w14:paraId="64B7B162"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5,00%</w:t>
            </w:r>
          </w:p>
        </w:tc>
      </w:tr>
      <w:tr w:rsidR="004863D8" w:rsidRPr="009676D7" w14:paraId="68B1A53C" w14:textId="77777777" w:rsidTr="00F149A0">
        <w:trPr>
          <w:trHeight w:val="309"/>
          <w:jc w:val="center"/>
        </w:trPr>
        <w:tc>
          <w:tcPr>
            <w:tcW w:w="3230" w:type="dxa"/>
          </w:tcPr>
          <w:p w14:paraId="500748EC" w14:textId="77777777" w:rsidR="004863D8" w:rsidRPr="009676D7" w:rsidRDefault="004863D8" w:rsidP="00F149A0">
            <w:pPr>
              <w:spacing w:line="276" w:lineRule="auto"/>
              <w:jc w:val="left"/>
              <w:rPr>
                <w:rFonts w:ascii="Times New Roman" w:hAnsi="Times New Roman" w:cs="Times New Roman"/>
                <w:b/>
                <w:sz w:val="16"/>
                <w:szCs w:val="16"/>
              </w:rPr>
            </w:pPr>
            <w:r w:rsidRPr="009676D7">
              <w:rPr>
                <w:rFonts w:ascii="Times New Roman" w:eastAsia="Calibri" w:hAnsi="Times New Roman" w:cs="Times New Roman"/>
                <w:b/>
                <w:sz w:val="16"/>
                <w:szCs w:val="16"/>
              </w:rPr>
              <w:t>Total, Subregión</w:t>
            </w:r>
          </w:p>
        </w:tc>
        <w:tc>
          <w:tcPr>
            <w:tcW w:w="2450" w:type="dxa"/>
            <w:vAlign w:val="center"/>
          </w:tcPr>
          <w:p w14:paraId="42856B43" w14:textId="77777777" w:rsidR="004863D8" w:rsidRPr="009676D7" w:rsidRDefault="004863D8" w:rsidP="00F149A0">
            <w:pPr>
              <w:spacing w:line="276" w:lineRule="auto"/>
              <w:jc w:val="center"/>
              <w:rPr>
                <w:rFonts w:ascii="Times New Roman" w:hAnsi="Times New Roman" w:cs="Times New Roman"/>
                <w:b/>
                <w:bCs/>
                <w:sz w:val="16"/>
                <w:szCs w:val="16"/>
              </w:rPr>
            </w:pPr>
            <w:r w:rsidRPr="009676D7">
              <w:rPr>
                <w:rFonts w:ascii="Times New Roman" w:eastAsia="Calibri" w:hAnsi="Times New Roman" w:cs="Times New Roman"/>
                <w:b/>
                <w:bCs/>
                <w:sz w:val="16"/>
                <w:szCs w:val="16"/>
              </w:rPr>
              <w:t>27,24%</w:t>
            </w:r>
          </w:p>
        </w:tc>
        <w:tc>
          <w:tcPr>
            <w:tcW w:w="2629" w:type="dxa"/>
            <w:vAlign w:val="center"/>
          </w:tcPr>
          <w:p w14:paraId="1370C7E7" w14:textId="77777777" w:rsidR="004863D8" w:rsidRPr="009676D7" w:rsidRDefault="004863D8" w:rsidP="00F149A0">
            <w:pPr>
              <w:spacing w:line="276" w:lineRule="auto"/>
              <w:jc w:val="center"/>
              <w:rPr>
                <w:rFonts w:ascii="Times New Roman" w:hAnsi="Times New Roman" w:cs="Times New Roman"/>
                <w:b/>
                <w:bCs/>
                <w:sz w:val="16"/>
                <w:szCs w:val="16"/>
              </w:rPr>
            </w:pPr>
            <w:r w:rsidRPr="009676D7">
              <w:rPr>
                <w:rFonts w:ascii="Times New Roman" w:eastAsia="Calibri" w:hAnsi="Times New Roman" w:cs="Times New Roman"/>
                <w:b/>
                <w:bCs/>
                <w:sz w:val="16"/>
                <w:szCs w:val="16"/>
              </w:rPr>
              <w:t>3,65%</w:t>
            </w:r>
          </w:p>
        </w:tc>
      </w:tr>
      <w:tr w:rsidR="004863D8" w:rsidRPr="009676D7" w14:paraId="5484FCB3" w14:textId="77777777" w:rsidTr="00F149A0">
        <w:trPr>
          <w:trHeight w:val="309"/>
          <w:jc w:val="center"/>
        </w:trPr>
        <w:tc>
          <w:tcPr>
            <w:tcW w:w="3230" w:type="dxa"/>
          </w:tcPr>
          <w:p w14:paraId="021CD11B" w14:textId="77777777" w:rsidR="004863D8" w:rsidRPr="009676D7" w:rsidRDefault="004863D8" w:rsidP="00F149A0">
            <w:pPr>
              <w:spacing w:line="276" w:lineRule="auto"/>
              <w:jc w:val="left"/>
              <w:rPr>
                <w:rFonts w:ascii="Times New Roman" w:hAnsi="Times New Roman" w:cs="Times New Roman"/>
                <w:b/>
                <w:sz w:val="16"/>
                <w:szCs w:val="16"/>
              </w:rPr>
            </w:pPr>
            <w:r w:rsidRPr="009676D7">
              <w:rPr>
                <w:rFonts w:ascii="Times New Roman" w:eastAsia="Calibri" w:hAnsi="Times New Roman" w:cs="Times New Roman"/>
                <w:b/>
                <w:sz w:val="16"/>
                <w:szCs w:val="16"/>
              </w:rPr>
              <w:t>Total, Departamento</w:t>
            </w:r>
          </w:p>
        </w:tc>
        <w:tc>
          <w:tcPr>
            <w:tcW w:w="2450" w:type="dxa"/>
            <w:vAlign w:val="center"/>
          </w:tcPr>
          <w:p w14:paraId="268EB846"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17,71%</w:t>
            </w:r>
          </w:p>
        </w:tc>
        <w:tc>
          <w:tcPr>
            <w:tcW w:w="2629" w:type="dxa"/>
            <w:vAlign w:val="center"/>
          </w:tcPr>
          <w:p w14:paraId="4C402980"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5,75%</w:t>
            </w:r>
          </w:p>
        </w:tc>
      </w:tr>
    </w:tbl>
    <w:p w14:paraId="0CDF39C5" w14:textId="77777777" w:rsidR="004863D8" w:rsidRPr="009676D7" w:rsidRDefault="004863D8" w:rsidP="004863D8">
      <w:pPr>
        <w:spacing w:before="0"/>
        <w:jc w:val="center"/>
      </w:pPr>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xml:space="preserve"> </w:t>
      </w:r>
      <w:r w:rsidRPr="7A5A1C4E">
        <w:rPr>
          <w:rFonts w:ascii="Times New Roman" w:eastAsia="Arial" w:hAnsi="Times New Roman" w:cs="Times New Roman"/>
          <w:color w:val="000000" w:themeColor="text1"/>
          <w:sz w:val="18"/>
          <w:szCs w:val="18"/>
        </w:rPr>
        <w:t>Gobernación de Antioquia (s.f.-f). Cálculos propios.</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418"/>
        <w:gridCol w:w="4418"/>
      </w:tblGrid>
      <w:tr w:rsidR="004863D8" w14:paraId="69848A5E" w14:textId="77777777" w:rsidTr="00F149A0">
        <w:trPr>
          <w:trHeight w:val="300"/>
        </w:trPr>
        <w:tc>
          <w:tcPr>
            <w:tcW w:w="4418" w:type="dxa"/>
          </w:tcPr>
          <w:p w14:paraId="6AB7ECC4" w14:textId="77777777" w:rsidR="004863D8" w:rsidRDefault="004863D8" w:rsidP="00F149A0">
            <w:pPr>
              <w:pStyle w:val="Caption"/>
              <w:keepNext/>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Gráfico X. Déficit cualitativo de vivienda en la PAP Bio-energética del Norte de Antioquia - 2023</w:t>
            </w:r>
          </w:p>
        </w:tc>
        <w:tc>
          <w:tcPr>
            <w:tcW w:w="4418" w:type="dxa"/>
          </w:tcPr>
          <w:p w14:paraId="2D030FDE" w14:textId="77777777" w:rsidR="004863D8" w:rsidRDefault="004863D8" w:rsidP="00F149A0">
            <w:pPr>
              <w:pStyle w:val="Caption"/>
              <w:keepNext/>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Gráfico X. Déficit cuantitativo de vivienda en la PAP Bio-energética del Norte de Antioquia - 2023</w:t>
            </w:r>
          </w:p>
        </w:tc>
      </w:tr>
      <w:tr w:rsidR="004863D8" w14:paraId="0422F7C8" w14:textId="77777777" w:rsidTr="00F149A0">
        <w:trPr>
          <w:trHeight w:val="300"/>
        </w:trPr>
        <w:tc>
          <w:tcPr>
            <w:tcW w:w="4418" w:type="dxa"/>
          </w:tcPr>
          <w:p w14:paraId="1CBD265F" w14:textId="77777777" w:rsidR="004863D8" w:rsidRDefault="004863D8" w:rsidP="00F149A0">
            <w:r>
              <w:rPr>
                <w:noProof/>
                <w:lang w:eastAsia="es-CO"/>
              </w:rPr>
              <w:drawing>
                <wp:inline distT="0" distB="0" distL="0" distR="0" wp14:anchorId="5DB062A8" wp14:editId="52C5B4F3">
                  <wp:extent cx="2657475" cy="2095500"/>
                  <wp:effectExtent l="0" t="0" r="0" b="0"/>
                  <wp:docPr id="715078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78907" name="Picture 715078907"/>
                          <pic:cNvPicPr/>
                        </pic:nvPicPr>
                        <pic:blipFill>
                          <a:blip r:embed="rId29">
                            <a:extLst>
                              <a:ext uri="{28A0092B-C50C-407E-A947-70E740481C1C}">
                                <a14:useLocalDpi xmlns:a14="http://schemas.microsoft.com/office/drawing/2010/main"/>
                              </a:ext>
                            </a:extLst>
                          </a:blip>
                          <a:stretch>
                            <a:fillRect/>
                          </a:stretch>
                        </pic:blipFill>
                        <pic:spPr>
                          <a:xfrm>
                            <a:off x="0" y="0"/>
                            <a:ext cx="2657475" cy="2095500"/>
                          </a:xfrm>
                          <a:prstGeom prst="rect">
                            <a:avLst/>
                          </a:prstGeom>
                        </pic:spPr>
                      </pic:pic>
                    </a:graphicData>
                  </a:graphic>
                </wp:inline>
              </w:drawing>
            </w:r>
          </w:p>
        </w:tc>
        <w:tc>
          <w:tcPr>
            <w:tcW w:w="4418" w:type="dxa"/>
          </w:tcPr>
          <w:p w14:paraId="1F75C568" w14:textId="77777777" w:rsidR="004863D8" w:rsidRDefault="004863D8" w:rsidP="00F149A0">
            <w:r>
              <w:rPr>
                <w:noProof/>
                <w:lang w:eastAsia="es-CO"/>
              </w:rPr>
              <w:drawing>
                <wp:inline distT="0" distB="0" distL="0" distR="0" wp14:anchorId="05BBBA07" wp14:editId="0DDC59AA">
                  <wp:extent cx="2657475" cy="2105025"/>
                  <wp:effectExtent l="0" t="0" r="0" b="0"/>
                  <wp:docPr id="183270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0502" name="Picture 183270502"/>
                          <pic:cNvPicPr/>
                        </pic:nvPicPr>
                        <pic:blipFill>
                          <a:blip r:embed="rId30">
                            <a:extLst>
                              <a:ext uri="{28A0092B-C50C-407E-A947-70E740481C1C}">
                                <a14:useLocalDpi xmlns:a14="http://schemas.microsoft.com/office/drawing/2010/main"/>
                              </a:ext>
                            </a:extLst>
                          </a:blip>
                          <a:stretch>
                            <a:fillRect/>
                          </a:stretch>
                        </pic:blipFill>
                        <pic:spPr>
                          <a:xfrm>
                            <a:off x="0" y="0"/>
                            <a:ext cx="2657475" cy="2105025"/>
                          </a:xfrm>
                          <a:prstGeom prst="rect">
                            <a:avLst/>
                          </a:prstGeom>
                        </pic:spPr>
                      </pic:pic>
                    </a:graphicData>
                  </a:graphic>
                </wp:inline>
              </w:drawing>
            </w:r>
          </w:p>
        </w:tc>
      </w:tr>
      <w:tr w:rsidR="004863D8" w14:paraId="35387EC8" w14:textId="77777777" w:rsidTr="00F149A0">
        <w:trPr>
          <w:trHeight w:val="300"/>
        </w:trPr>
        <w:tc>
          <w:tcPr>
            <w:tcW w:w="4418" w:type="dxa"/>
          </w:tcPr>
          <w:p w14:paraId="4C8874B2" w14:textId="77777777" w:rsidR="004863D8" w:rsidRDefault="004863D8" w:rsidP="00F149A0">
            <w:pPr>
              <w:spacing w:before="0"/>
              <w:jc w:val="left"/>
            </w:pPr>
            <w:r w:rsidRPr="75AA67FD">
              <w:rPr>
                <w:rFonts w:ascii="Times New Roman" w:eastAsia="Arial" w:hAnsi="Times New Roman" w:cs="Times New Roman"/>
                <w:b/>
                <w:bCs/>
                <w:sz w:val="18"/>
                <w:szCs w:val="18"/>
              </w:rPr>
              <w:t>Fuente:</w:t>
            </w:r>
            <w:r w:rsidRPr="75AA67FD">
              <w:rPr>
                <w:rFonts w:ascii="Times New Roman" w:eastAsia="Arial" w:hAnsi="Times New Roman" w:cs="Times New Roman"/>
                <w:sz w:val="18"/>
                <w:szCs w:val="18"/>
              </w:rPr>
              <w:t xml:space="preserve"> </w:t>
            </w:r>
            <w:r w:rsidRPr="75AA67FD">
              <w:rPr>
                <w:rFonts w:ascii="Times New Roman" w:eastAsia="Arial" w:hAnsi="Times New Roman" w:cs="Times New Roman"/>
                <w:color w:val="000000" w:themeColor="text1"/>
                <w:sz w:val="18"/>
                <w:szCs w:val="18"/>
              </w:rPr>
              <w:t>Gobernación de Antioquia (s.f.-b). Cálculos propios.</w:t>
            </w:r>
          </w:p>
        </w:tc>
        <w:tc>
          <w:tcPr>
            <w:tcW w:w="4418" w:type="dxa"/>
          </w:tcPr>
          <w:p w14:paraId="29F19D9E" w14:textId="77777777" w:rsidR="004863D8" w:rsidRDefault="004863D8" w:rsidP="00F149A0">
            <w:pPr>
              <w:spacing w:before="0"/>
              <w:jc w:val="left"/>
            </w:pPr>
            <w:r w:rsidRPr="75AA67FD">
              <w:rPr>
                <w:rFonts w:ascii="Times New Roman" w:eastAsia="Arial" w:hAnsi="Times New Roman" w:cs="Times New Roman"/>
                <w:b/>
                <w:bCs/>
                <w:sz w:val="18"/>
                <w:szCs w:val="18"/>
              </w:rPr>
              <w:t>Fuente:</w:t>
            </w:r>
            <w:r w:rsidRPr="75AA67FD">
              <w:rPr>
                <w:rFonts w:ascii="Times New Roman" w:eastAsia="Arial" w:hAnsi="Times New Roman" w:cs="Times New Roman"/>
                <w:sz w:val="18"/>
                <w:szCs w:val="18"/>
              </w:rPr>
              <w:t xml:space="preserve"> </w:t>
            </w:r>
            <w:r w:rsidRPr="75AA67FD">
              <w:rPr>
                <w:rFonts w:ascii="Times New Roman" w:eastAsia="Arial" w:hAnsi="Times New Roman" w:cs="Times New Roman"/>
                <w:color w:val="000000" w:themeColor="text1"/>
                <w:sz w:val="18"/>
                <w:szCs w:val="18"/>
              </w:rPr>
              <w:t>Gobernación de Antioquia (s.f.-b). Cálculos propios.</w:t>
            </w:r>
          </w:p>
        </w:tc>
      </w:tr>
    </w:tbl>
    <w:p w14:paraId="536483F7" w14:textId="77777777" w:rsidR="004863D8" w:rsidRDefault="004863D8" w:rsidP="004863D8">
      <w:pPr>
        <w:spacing w:before="0"/>
        <w:jc w:val="center"/>
        <w:rPr>
          <w:rFonts w:ascii="Times New Roman" w:eastAsia="Arial" w:hAnsi="Times New Roman" w:cs="Times New Roman"/>
          <w:color w:val="000000" w:themeColor="text1"/>
          <w:sz w:val="18"/>
          <w:szCs w:val="18"/>
        </w:rPr>
      </w:pPr>
    </w:p>
    <w:p w14:paraId="5227753E" w14:textId="77777777" w:rsidR="004863D8" w:rsidRPr="009676D7" w:rsidRDefault="004863D8" w:rsidP="004863D8">
      <w:pPr>
        <w:rPr>
          <w:rFonts w:ascii="Times New Roman" w:hAnsi="Times New Roman" w:cs="Times New Roman"/>
        </w:rPr>
      </w:pPr>
      <w:r w:rsidRPr="7A5A1C4E">
        <w:rPr>
          <w:rFonts w:ascii="Times New Roman" w:hAnsi="Times New Roman" w:cs="Times New Roman"/>
        </w:rPr>
        <w:t>En materia de servicios públicos, la provincia presenta un desempeño heterogéneo según el tipo de servicio. La energía eléctrica constituye una fortaleza territorial, con coberturas prácticamente universales entre el 98% y el 100% en todos los municipios. El acueducto muestra coberturas relativamente altas, aunque con brechas significativas: mientras Ituango alcanza el 100% y municipios como Carolina del Príncipe, Gómez Plata, Toledo y Yarumal superan el 93%, otros como Briceño (67%), San Andrés de Cuerquia (71%), Guadalupe (77%) y Anorí (78%) registran niveles considerablemente inferiores. El alcantarillado es el servicio con mayores rezagos, con contrastes marcados entre municipios de alta cobertura —Carolina del Príncipe (91%), Ituango (88%), Yarumal (85%) y Gómez Plata (82%)— y territorios con déficits críticos como Angostura (39%) y Campamento (40%), además de San Andrés de Cuerquia (49%), Guadalupe (52%), Briceño (55%) y Anorí (60%). La recolección de basuras también evidencia disparidades. Aunque Valdivia, Carolina del Príncipe, Guadalupe, Ituango, Anorí, Gómez Plata y San José de la Montaña superan el 93%, municipios como Angostura (47%), Campamento (41%) y Toledo (64%) presentan coberturas insuficientes. Finalmente, el gas natural refleja una expansión desigual, con altos niveles de acceso en Carolina del Príncipe (79%), Yarumal (76%), Ituango (70%) y San José de la Montaña (67%), frente a coberturas muy bajas en Valdivia, Angostura y Campamento (todas por debajo del 35%) y la ausencia total del servicio en el municipio de Briceño.</w:t>
      </w:r>
    </w:p>
    <w:p w14:paraId="4EC9B58C" w14:textId="77777777" w:rsidR="004863D8" w:rsidRPr="009676D7" w:rsidRDefault="004863D8" w:rsidP="004863D8">
      <w:pPr>
        <w:rPr>
          <w:rFonts w:ascii="Times New Roman" w:eastAsia="Arial" w:hAnsi="Times New Roman" w:cs="Times New Roman"/>
        </w:rPr>
      </w:pPr>
      <w:r w:rsidRPr="009676D7">
        <w:rPr>
          <w:rFonts w:ascii="Times New Roman" w:hAnsi="Times New Roman" w:cs="Times New Roman"/>
        </w:rPr>
        <w:t>El acceso a internet aparece como una de las brechas más profundas de la Provincia, y de acuerdo con algunos Planes de Desarrollo, ello evidencia una limitación estructural para la conectividad digital, la educación, la telemedicina, la productividad rural, la gestión institucional y la participación ciudadana. Ningún municipio supera el 60% de cobertura, y solo Yarumal alcanza 54%, seguido de Carolina del Príncipe con 44%, Anorí con 37% y Gómez Plata con 35%. Los casos más críticos se presentan en Ituango, con 12%, y Toledo, con 13%.</w:t>
      </w:r>
    </w:p>
    <w:p w14:paraId="2B469686" w14:textId="77777777" w:rsidR="004863D8" w:rsidRPr="009676D7" w:rsidRDefault="004863D8" w:rsidP="004863D8">
      <w:pPr>
        <w:pStyle w:val="Caption"/>
        <w:keepNext/>
        <w:spacing w:after="120" w:line="276" w:lineRule="auto"/>
        <w:contextualSpacing/>
        <w:jc w:val="center"/>
        <w:rPr>
          <w:rFonts w:ascii="Times New Roman" w:hAnsi="Times New Roman" w:cs="Times New Roman"/>
          <w:b/>
          <w:bCs/>
          <w:smallCaps/>
          <w:color w:val="auto"/>
          <w:sz w:val="22"/>
          <w:szCs w:val="22"/>
        </w:rPr>
      </w:pPr>
    </w:p>
    <w:p w14:paraId="4E096447" w14:textId="77777777" w:rsidR="004863D8" w:rsidRPr="009676D7" w:rsidRDefault="004863D8" w:rsidP="004863D8">
      <w:pPr>
        <w:pStyle w:val="Caption"/>
        <w:keepNext/>
        <w:jc w:val="center"/>
        <w:rPr>
          <w:rFonts w:ascii="Times New Roman" w:hAnsi="Times New Roman" w:cs="Times New Roman"/>
          <w:i w:val="0"/>
          <w:iCs w:val="0"/>
          <w:sz w:val="20"/>
          <w:szCs w:val="20"/>
        </w:rPr>
      </w:pPr>
      <w:commentRangeStart w:id="27"/>
      <w:r w:rsidRPr="7A5A1C4E">
        <w:rPr>
          <w:rFonts w:ascii="Times New Roman" w:hAnsi="Times New Roman" w:cs="Times New Roman"/>
          <w:i w:val="0"/>
          <w:iCs w:val="0"/>
          <w:sz w:val="20"/>
          <w:szCs w:val="20"/>
        </w:rPr>
        <w:t xml:space="preserve">Tabla </w:t>
      </w:r>
      <w:r w:rsidRPr="7A5A1C4E">
        <w:rPr>
          <w:rFonts w:ascii="Times New Roman" w:hAnsi="Times New Roman" w:cs="Times New Roman"/>
          <w:i w:val="0"/>
          <w:iCs w:val="0"/>
          <w:sz w:val="20"/>
          <w:szCs w:val="20"/>
        </w:rPr>
        <w:fldChar w:fldCharType="begin"/>
      </w:r>
      <w:r w:rsidRPr="7A5A1C4E">
        <w:rPr>
          <w:rFonts w:ascii="Times New Roman" w:hAnsi="Times New Roman" w:cs="Times New Roman"/>
          <w:i w:val="0"/>
          <w:iCs w:val="0"/>
          <w:sz w:val="20"/>
          <w:szCs w:val="20"/>
        </w:rPr>
        <w:instrText xml:space="preserve"> SEQ Tabla \* ARABIC </w:instrText>
      </w:r>
      <w:r w:rsidRPr="7A5A1C4E">
        <w:rPr>
          <w:rFonts w:ascii="Times New Roman" w:hAnsi="Times New Roman" w:cs="Times New Roman"/>
          <w:i w:val="0"/>
          <w:iCs w:val="0"/>
          <w:sz w:val="20"/>
          <w:szCs w:val="20"/>
        </w:rPr>
        <w:fldChar w:fldCharType="separate"/>
      </w:r>
      <w:r>
        <w:rPr>
          <w:rFonts w:ascii="Times New Roman" w:hAnsi="Times New Roman" w:cs="Times New Roman"/>
          <w:i w:val="0"/>
          <w:iCs w:val="0"/>
          <w:noProof/>
          <w:sz w:val="20"/>
          <w:szCs w:val="20"/>
        </w:rPr>
        <w:t>18</w:t>
      </w:r>
      <w:r w:rsidRPr="7A5A1C4E">
        <w:rPr>
          <w:rFonts w:ascii="Times New Roman" w:hAnsi="Times New Roman" w:cs="Times New Roman"/>
          <w:i w:val="0"/>
          <w:iCs w:val="0"/>
          <w:sz w:val="20"/>
          <w:szCs w:val="20"/>
        </w:rPr>
        <w:fldChar w:fldCharType="end"/>
      </w:r>
      <w:r w:rsidRPr="7A5A1C4E">
        <w:rPr>
          <w:rFonts w:ascii="Times New Roman" w:hAnsi="Times New Roman" w:cs="Times New Roman"/>
          <w:i w:val="0"/>
          <w:iCs w:val="0"/>
          <w:sz w:val="20"/>
          <w:szCs w:val="20"/>
        </w:rPr>
        <w:t>. Acceso a servicios públicos en los municipios de la PAP Bio-energética del Norte de Antioquia - 2023</w:t>
      </w:r>
      <w:commentRangeEnd w:id="27"/>
      <w:r w:rsidRPr="009676D7">
        <w:rPr>
          <w:rStyle w:val="CommentReference"/>
          <w:rFonts w:ascii="Times New Roman" w:hAnsi="Times New Roman" w:cs="Times New Roman"/>
          <w:i w:val="0"/>
          <w:iCs w:val="0"/>
          <w:sz w:val="20"/>
          <w:szCs w:val="20"/>
        </w:rPr>
        <w:commentReference w:id="27"/>
      </w:r>
    </w:p>
    <w:tbl>
      <w:tblPr>
        <w:tblStyle w:val="TableGrid"/>
        <w:tblW w:w="0" w:type="auto"/>
        <w:tblLook w:val="06A0" w:firstRow="1" w:lastRow="0" w:firstColumn="1" w:lastColumn="0" w:noHBand="1" w:noVBand="1"/>
      </w:tblPr>
      <w:tblGrid>
        <w:gridCol w:w="1270"/>
        <w:gridCol w:w="1110"/>
        <w:gridCol w:w="1416"/>
        <w:gridCol w:w="1261"/>
        <w:gridCol w:w="1265"/>
        <w:gridCol w:w="1254"/>
        <w:gridCol w:w="1252"/>
      </w:tblGrid>
      <w:tr w:rsidR="004863D8" w:rsidRPr="009676D7" w14:paraId="5626CE96" w14:textId="77777777" w:rsidTr="00F149A0">
        <w:trPr>
          <w:trHeight w:val="300"/>
        </w:trPr>
        <w:tc>
          <w:tcPr>
            <w:tcW w:w="1270" w:type="dxa"/>
            <w:shd w:val="clear" w:color="auto" w:fill="002060"/>
            <w:vAlign w:val="center"/>
          </w:tcPr>
          <w:p w14:paraId="5958CA36"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Municipio</w:t>
            </w:r>
          </w:p>
        </w:tc>
        <w:tc>
          <w:tcPr>
            <w:tcW w:w="1110" w:type="dxa"/>
            <w:shd w:val="clear" w:color="auto" w:fill="002060"/>
            <w:vAlign w:val="center"/>
          </w:tcPr>
          <w:p w14:paraId="3E527254"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Energía</w:t>
            </w:r>
          </w:p>
        </w:tc>
        <w:tc>
          <w:tcPr>
            <w:tcW w:w="1416" w:type="dxa"/>
            <w:shd w:val="clear" w:color="auto" w:fill="002060"/>
            <w:vAlign w:val="center"/>
          </w:tcPr>
          <w:p w14:paraId="7BF8CBE4"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Alcantarillado</w:t>
            </w:r>
          </w:p>
        </w:tc>
        <w:tc>
          <w:tcPr>
            <w:tcW w:w="1261" w:type="dxa"/>
            <w:shd w:val="clear" w:color="auto" w:fill="002060"/>
            <w:vAlign w:val="center"/>
          </w:tcPr>
          <w:p w14:paraId="12B2DFB2"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Acueducto</w:t>
            </w:r>
          </w:p>
        </w:tc>
        <w:tc>
          <w:tcPr>
            <w:tcW w:w="1265" w:type="dxa"/>
            <w:shd w:val="clear" w:color="auto" w:fill="002060"/>
            <w:vAlign w:val="center"/>
          </w:tcPr>
          <w:p w14:paraId="733C587F"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Recolección de basuras</w:t>
            </w:r>
          </w:p>
        </w:tc>
        <w:tc>
          <w:tcPr>
            <w:tcW w:w="1254" w:type="dxa"/>
            <w:shd w:val="clear" w:color="auto" w:fill="002060"/>
            <w:vAlign w:val="center"/>
          </w:tcPr>
          <w:p w14:paraId="6D1C001D"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commentRangeStart w:id="28"/>
            <w:r w:rsidRPr="2C3D3FD4">
              <w:rPr>
                <w:rFonts w:ascii="Times New Roman" w:eastAsia="Calibri" w:hAnsi="Times New Roman" w:cs="Times New Roman"/>
                <w:b/>
                <w:bCs/>
                <w:color w:val="FFFFFF" w:themeColor="background1"/>
                <w:sz w:val="16"/>
                <w:szCs w:val="16"/>
              </w:rPr>
              <w:t>Internet</w:t>
            </w:r>
            <w:commentRangeEnd w:id="28"/>
            <w:r>
              <w:rPr>
                <w:rStyle w:val="CommentReference"/>
              </w:rPr>
              <w:commentReference w:id="28"/>
            </w:r>
          </w:p>
        </w:tc>
        <w:tc>
          <w:tcPr>
            <w:tcW w:w="1252" w:type="dxa"/>
            <w:shd w:val="clear" w:color="auto" w:fill="002060"/>
            <w:vAlign w:val="center"/>
          </w:tcPr>
          <w:p w14:paraId="663D3BAA"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Gas natural</w:t>
            </w:r>
          </w:p>
        </w:tc>
      </w:tr>
      <w:tr w:rsidR="004863D8" w:rsidRPr="009676D7" w14:paraId="3C2EEE3F" w14:textId="77777777" w:rsidTr="00F149A0">
        <w:trPr>
          <w:trHeight w:val="300"/>
        </w:trPr>
        <w:tc>
          <w:tcPr>
            <w:tcW w:w="1270" w:type="dxa"/>
          </w:tcPr>
          <w:p w14:paraId="29D02490"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Angostura</w:t>
            </w:r>
          </w:p>
        </w:tc>
        <w:tc>
          <w:tcPr>
            <w:tcW w:w="1110" w:type="dxa"/>
            <w:vAlign w:val="center"/>
          </w:tcPr>
          <w:p w14:paraId="31177A8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100%</w:t>
            </w:r>
          </w:p>
        </w:tc>
        <w:tc>
          <w:tcPr>
            <w:tcW w:w="1416" w:type="dxa"/>
            <w:vAlign w:val="center"/>
          </w:tcPr>
          <w:p w14:paraId="6CC3B10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39%</w:t>
            </w:r>
          </w:p>
        </w:tc>
        <w:tc>
          <w:tcPr>
            <w:tcW w:w="1261" w:type="dxa"/>
            <w:vAlign w:val="center"/>
          </w:tcPr>
          <w:p w14:paraId="2A6B57A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87%</w:t>
            </w:r>
          </w:p>
        </w:tc>
        <w:tc>
          <w:tcPr>
            <w:tcW w:w="1265" w:type="dxa"/>
            <w:vAlign w:val="center"/>
          </w:tcPr>
          <w:p w14:paraId="730E49C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47%</w:t>
            </w:r>
          </w:p>
        </w:tc>
        <w:tc>
          <w:tcPr>
            <w:tcW w:w="1254" w:type="dxa"/>
            <w:vAlign w:val="center"/>
          </w:tcPr>
          <w:p w14:paraId="063051C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26%</w:t>
            </w:r>
          </w:p>
        </w:tc>
        <w:tc>
          <w:tcPr>
            <w:tcW w:w="1252" w:type="dxa"/>
            <w:vAlign w:val="center"/>
          </w:tcPr>
          <w:p w14:paraId="06BDD8B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31%</w:t>
            </w:r>
          </w:p>
        </w:tc>
      </w:tr>
      <w:tr w:rsidR="004863D8" w:rsidRPr="009676D7" w14:paraId="616FE17F" w14:textId="77777777" w:rsidTr="00F149A0">
        <w:trPr>
          <w:trHeight w:val="300"/>
        </w:trPr>
        <w:tc>
          <w:tcPr>
            <w:tcW w:w="1270" w:type="dxa"/>
          </w:tcPr>
          <w:p w14:paraId="6F76A899"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Anorí</w:t>
            </w:r>
          </w:p>
        </w:tc>
        <w:tc>
          <w:tcPr>
            <w:tcW w:w="1110" w:type="dxa"/>
            <w:vAlign w:val="center"/>
          </w:tcPr>
          <w:p w14:paraId="362EDAE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98%</w:t>
            </w:r>
          </w:p>
        </w:tc>
        <w:tc>
          <w:tcPr>
            <w:tcW w:w="1416" w:type="dxa"/>
            <w:vAlign w:val="center"/>
          </w:tcPr>
          <w:p w14:paraId="3E90001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60%</w:t>
            </w:r>
          </w:p>
        </w:tc>
        <w:tc>
          <w:tcPr>
            <w:tcW w:w="1261" w:type="dxa"/>
            <w:vAlign w:val="center"/>
          </w:tcPr>
          <w:p w14:paraId="35616DF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78%</w:t>
            </w:r>
          </w:p>
        </w:tc>
        <w:tc>
          <w:tcPr>
            <w:tcW w:w="1265" w:type="dxa"/>
            <w:vAlign w:val="center"/>
          </w:tcPr>
          <w:p w14:paraId="75C397B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94%</w:t>
            </w:r>
          </w:p>
        </w:tc>
        <w:tc>
          <w:tcPr>
            <w:tcW w:w="1254" w:type="dxa"/>
            <w:vAlign w:val="center"/>
          </w:tcPr>
          <w:p w14:paraId="6BA0D15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37%</w:t>
            </w:r>
          </w:p>
        </w:tc>
        <w:tc>
          <w:tcPr>
            <w:tcW w:w="1252" w:type="dxa"/>
            <w:vAlign w:val="center"/>
          </w:tcPr>
          <w:p w14:paraId="138B48A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47%</w:t>
            </w:r>
          </w:p>
        </w:tc>
      </w:tr>
      <w:tr w:rsidR="004863D8" w:rsidRPr="009676D7" w14:paraId="322664B2" w14:textId="77777777" w:rsidTr="00F149A0">
        <w:trPr>
          <w:trHeight w:val="300"/>
        </w:trPr>
        <w:tc>
          <w:tcPr>
            <w:tcW w:w="1270" w:type="dxa"/>
          </w:tcPr>
          <w:p w14:paraId="1C2ABE60"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Briceño</w:t>
            </w:r>
          </w:p>
        </w:tc>
        <w:tc>
          <w:tcPr>
            <w:tcW w:w="1110" w:type="dxa"/>
            <w:vAlign w:val="center"/>
          </w:tcPr>
          <w:p w14:paraId="2ED6184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98%</w:t>
            </w:r>
          </w:p>
        </w:tc>
        <w:tc>
          <w:tcPr>
            <w:tcW w:w="1416" w:type="dxa"/>
            <w:vAlign w:val="center"/>
          </w:tcPr>
          <w:p w14:paraId="666F415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55%</w:t>
            </w:r>
          </w:p>
        </w:tc>
        <w:tc>
          <w:tcPr>
            <w:tcW w:w="1261" w:type="dxa"/>
            <w:vAlign w:val="center"/>
          </w:tcPr>
          <w:p w14:paraId="552AEB7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67%</w:t>
            </w:r>
          </w:p>
        </w:tc>
        <w:tc>
          <w:tcPr>
            <w:tcW w:w="1265" w:type="dxa"/>
            <w:vAlign w:val="center"/>
          </w:tcPr>
          <w:p w14:paraId="6A972E6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76%</w:t>
            </w:r>
          </w:p>
        </w:tc>
        <w:tc>
          <w:tcPr>
            <w:tcW w:w="1254" w:type="dxa"/>
            <w:vAlign w:val="center"/>
          </w:tcPr>
          <w:p w14:paraId="44DC3C4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26%</w:t>
            </w:r>
          </w:p>
        </w:tc>
        <w:tc>
          <w:tcPr>
            <w:tcW w:w="1252" w:type="dxa"/>
            <w:vAlign w:val="center"/>
          </w:tcPr>
          <w:p w14:paraId="50002F6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r>
      <w:tr w:rsidR="004863D8" w:rsidRPr="009676D7" w14:paraId="509FA5E8" w14:textId="77777777" w:rsidTr="00F149A0">
        <w:trPr>
          <w:trHeight w:val="300"/>
        </w:trPr>
        <w:tc>
          <w:tcPr>
            <w:tcW w:w="1270" w:type="dxa"/>
          </w:tcPr>
          <w:p w14:paraId="05F1CCF2"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Campamento</w:t>
            </w:r>
          </w:p>
        </w:tc>
        <w:tc>
          <w:tcPr>
            <w:tcW w:w="1110" w:type="dxa"/>
            <w:vAlign w:val="center"/>
          </w:tcPr>
          <w:p w14:paraId="28500FF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98%</w:t>
            </w:r>
          </w:p>
        </w:tc>
        <w:tc>
          <w:tcPr>
            <w:tcW w:w="1416" w:type="dxa"/>
            <w:vAlign w:val="center"/>
          </w:tcPr>
          <w:p w14:paraId="22807AF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40%</w:t>
            </w:r>
          </w:p>
        </w:tc>
        <w:tc>
          <w:tcPr>
            <w:tcW w:w="1261" w:type="dxa"/>
            <w:vAlign w:val="center"/>
          </w:tcPr>
          <w:p w14:paraId="35F9936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83%</w:t>
            </w:r>
          </w:p>
        </w:tc>
        <w:tc>
          <w:tcPr>
            <w:tcW w:w="1265" w:type="dxa"/>
            <w:vAlign w:val="center"/>
          </w:tcPr>
          <w:p w14:paraId="4299533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41%</w:t>
            </w:r>
          </w:p>
        </w:tc>
        <w:tc>
          <w:tcPr>
            <w:tcW w:w="1254" w:type="dxa"/>
            <w:vAlign w:val="center"/>
          </w:tcPr>
          <w:p w14:paraId="0F1AAC5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29%</w:t>
            </w:r>
          </w:p>
        </w:tc>
        <w:tc>
          <w:tcPr>
            <w:tcW w:w="1252" w:type="dxa"/>
            <w:vAlign w:val="center"/>
          </w:tcPr>
          <w:p w14:paraId="0D5352E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34%</w:t>
            </w:r>
          </w:p>
        </w:tc>
      </w:tr>
      <w:tr w:rsidR="004863D8" w:rsidRPr="009676D7" w14:paraId="41F6B3F3" w14:textId="77777777" w:rsidTr="00F149A0">
        <w:trPr>
          <w:trHeight w:val="300"/>
        </w:trPr>
        <w:tc>
          <w:tcPr>
            <w:tcW w:w="1270" w:type="dxa"/>
          </w:tcPr>
          <w:p w14:paraId="17AC8E26"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1110" w:type="dxa"/>
            <w:vAlign w:val="center"/>
          </w:tcPr>
          <w:p w14:paraId="51D60B9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100%</w:t>
            </w:r>
          </w:p>
        </w:tc>
        <w:tc>
          <w:tcPr>
            <w:tcW w:w="1416" w:type="dxa"/>
            <w:vAlign w:val="center"/>
          </w:tcPr>
          <w:p w14:paraId="1B886EA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91%</w:t>
            </w:r>
          </w:p>
        </w:tc>
        <w:tc>
          <w:tcPr>
            <w:tcW w:w="1261" w:type="dxa"/>
            <w:vAlign w:val="center"/>
          </w:tcPr>
          <w:p w14:paraId="5C092C9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96%</w:t>
            </w:r>
          </w:p>
        </w:tc>
        <w:tc>
          <w:tcPr>
            <w:tcW w:w="1265" w:type="dxa"/>
            <w:vAlign w:val="center"/>
          </w:tcPr>
          <w:p w14:paraId="66FFB03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98%</w:t>
            </w:r>
          </w:p>
        </w:tc>
        <w:tc>
          <w:tcPr>
            <w:tcW w:w="1254" w:type="dxa"/>
            <w:vAlign w:val="center"/>
          </w:tcPr>
          <w:p w14:paraId="7A17D2E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44%</w:t>
            </w:r>
          </w:p>
        </w:tc>
        <w:tc>
          <w:tcPr>
            <w:tcW w:w="1252" w:type="dxa"/>
            <w:vAlign w:val="center"/>
          </w:tcPr>
          <w:p w14:paraId="7F03704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79%</w:t>
            </w:r>
          </w:p>
        </w:tc>
      </w:tr>
      <w:tr w:rsidR="004863D8" w:rsidRPr="009676D7" w14:paraId="320F0C8F" w14:textId="77777777" w:rsidTr="00F149A0">
        <w:trPr>
          <w:trHeight w:val="300"/>
        </w:trPr>
        <w:tc>
          <w:tcPr>
            <w:tcW w:w="1270" w:type="dxa"/>
          </w:tcPr>
          <w:p w14:paraId="306243A0"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Gómez Plata</w:t>
            </w:r>
          </w:p>
        </w:tc>
        <w:tc>
          <w:tcPr>
            <w:tcW w:w="1110" w:type="dxa"/>
            <w:vAlign w:val="center"/>
          </w:tcPr>
          <w:p w14:paraId="44C91C8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99%</w:t>
            </w:r>
          </w:p>
        </w:tc>
        <w:tc>
          <w:tcPr>
            <w:tcW w:w="1416" w:type="dxa"/>
            <w:vAlign w:val="center"/>
          </w:tcPr>
          <w:p w14:paraId="7257505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82%</w:t>
            </w:r>
          </w:p>
        </w:tc>
        <w:tc>
          <w:tcPr>
            <w:tcW w:w="1261" w:type="dxa"/>
            <w:vAlign w:val="center"/>
          </w:tcPr>
          <w:p w14:paraId="1AB2CEE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96%</w:t>
            </w:r>
          </w:p>
        </w:tc>
        <w:tc>
          <w:tcPr>
            <w:tcW w:w="1265" w:type="dxa"/>
            <w:vAlign w:val="center"/>
          </w:tcPr>
          <w:p w14:paraId="58B8934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93%</w:t>
            </w:r>
          </w:p>
        </w:tc>
        <w:tc>
          <w:tcPr>
            <w:tcW w:w="1254" w:type="dxa"/>
            <w:vAlign w:val="center"/>
          </w:tcPr>
          <w:p w14:paraId="3BF7652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35%</w:t>
            </w:r>
          </w:p>
        </w:tc>
        <w:tc>
          <w:tcPr>
            <w:tcW w:w="1252" w:type="dxa"/>
            <w:vAlign w:val="center"/>
          </w:tcPr>
          <w:p w14:paraId="1CEFAEB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64%</w:t>
            </w:r>
          </w:p>
        </w:tc>
      </w:tr>
      <w:tr w:rsidR="004863D8" w:rsidRPr="009676D7" w14:paraId="7B1A1CD0" w14:textId="77777777" w:rsidTr="00F149A0">
        <w:trPr>
          <w:trHeight w:val="300"/>
        </w:trPr>
        <w:tc>
          <w:tcPr>
            <w:tcW w:w="1270" w:type="dxa"/>
          </w:tcPr>
          <w:p w14:paraId="06618E83"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Guadalupe</w:t>
            </w:r>
          </w:p>
        </w:tc>
        <w:tc>
          <w:tcPr>
            <w:tcW w:w="1110" w:type="dxa"/>
            <w:vAlign w:val="center"/>
          </w:tcPr>
          <w:p w14:paraId="67A4F2C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99%</w:t>
            </w:r>
          </w:p>
        </w:tc>
        <w:tc>
          <w:tcPr>
            <w:tcW w:w="1416" w:type="dxa"/>
            <w:vAlign w:val="center"/>
          </w:tcPr>
          <w:p w14:paraId="3E02CF8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52%</w:t>
            </w:r>
          </w:p>
        </w:tc>
        <w:tc>
          <w:tcPr>
            <w:tcW w:w="1261" w:type="dxa"/>
            <w:vAlign w:val="center"/>
          </w:tcPr>
          <w:p w14:paraId="0CE044F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77%</w:t>
            </w:r>
          </w:p>
        </w:tc>
        <w:tc>
          <w:tcPr>
            <w:tcW w:w="1265" w:type="dxa"/>
            <w:vAlign w:val="center"/>
          </w:tcPr>
          <w:p w14:paraId="12C25FD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97%</w:t>
            </w:r>
          </w:p>
        </w:tc>
        <w:tc>
          <w:tcPr>
            <w:tcW w:w="1254" w:type="dxa"/>
            <w:vAlign w:val="center"/>
          </w:tcPr>
          <w:p w14:paraId="45E2B59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27%</w:t>
            </w:r>
          </w:p>
        </w:tc>
        <w:tc>
          <w:tcPr>
            <w:tcW w:w="1252" w:type="dxa"/>
            <w:vAlign w:val="center"/>
          </w:tcPr>
          <w:p w14:paraId="255CFB1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41%</w:t>
            </w:r>
          </w:p>
        </w:tc>
      </w:tr>
      <w:tr w:rsidR="004863D8" w:rsidRPr="009676D7" w14:paraId="7D367467" w14:textId="77777777" w:rsidTr="00F149A0">
        <w:trPr>
          <w:trHeight w:val="300"/>
        </w:trPr>
        <w:tc>
          <w:tcPr>
            <w:tcW w:w="1270" w:type="dxa"/>
          </w:tcPr>
          <w:p w14:paraId="33D047E2"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Ituango</w:t>
            </w:r>
          </w:p>
        </w:tc>
        <w:tc>
          <w:tcPr>
            <w:tcW w:w="1110" w:type="dxa"/>
            <w:vAlign w:val="center"/>
          </w:tcPr>
          <w:p w14:paraId="5862675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100%</w:t>
            </w:r>
          </w:p>
        </w:tc>
        <w:tc>
          <w:tcPr>
            <w:tcW w:w="1416" w:type="dxa"/>
            <w:vAlign w:val="center"/>
          </w:tcPr>
          <w:p w14:paraId="522458D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88%</w:t>
            </w:r>
          </w:p>
        </w:tc>
        <w:tc>
          <w:tcPr>
            <w:tcW w:w="1261" w:type="dxa"/>
            <w:vAlign w:val="center"/>
          </w:tcPr>
          <w:p w14:paraId="5770115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100%</w:t>
            </w:r>
          </w:p>
        </w:tc>
        <w:tc>
          <w:tcPr>
            <w:tcW w:w="1265" w:type="dxa"/>
            <w:vAlign w:val="center"/>
          </w:tcPr>
          <w:p w14:paraId="0155C7B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96%</w:t>
            </w:r>
          </w:p>
        </w:tc>
        <w:tc>
          <w:tcPr>
            <w:tcW w:w="1254" w:type="dxa"/>
            <w:vAlign w:val="center"/>
          </w:tcPr>
          <w:p w14:paraId="52DA94A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12%</w:t>
            </w:r>
          </w:p>
        </w:tc>
        <w:tc>
          <w:tcPr>
            <w:tcW w:w="1252" w:type="dxa"/>
            <w:vAlign w:val="center"/>
          </w:tcPr>
          <w:p w14:paraId="2685FC8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70%</w:t>
            </w:r>
          </w:p>
        </w:tc>
      </w:tr>
      <w:tr w:rsidR="004863D8" w:rsidRPr="009676D7" w14:paraId="5C9471FB" w14:textId="77777777" w:rsidTr="00F149A0">
        <w:trPr>
          <w:trHeight w:val="300"/>
        </w:trPr>
        <w:tc>
          <w:tcPr>
            <w:tcW w:w="1270" w:type="dxa"/>
          </w:tcPr>
          <w:p w14:paraId="2D1C82B0"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1110" w:type="dxa"/>
            <w:vAlign w:val="center"/>
          </w:tcPr>
          <w:p w14:paraId="39CE69B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99%</w:t>
            </w:r>
          </w:p>
        </w:tc>
        <w:tc>
          <w:tcPr>
            <w:tcW w:w="1416" w:type="dxa"/>
            <w:vAlign w:val="center"/>
          </w:tcPr>
          <w:p w14:paraId="3EBB3C4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49%</w:t>
            </w:r>
          </w:p>
        </w:tc>
        <w:tc>
          <w:tcPr>
            <w:tcW w:w="1261" w:type="dxa"/>
            <w:vAlign w:val="center"/>
          </w:tcPr>
          <w:p w14:paraId="3004F1C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71%</w:t>
            </w:r>
          </w:p>
        </w:tc>
        <w:tc>
          <w:tcPr>
            <w:tcW w:w="1265" w:type="dxa"/>
            <w:vAlign w:val="center"/>
          </w:tcPr>
          <w:p w14:paraId="48BBFB5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75%</w:t>
            </w:r>
          </w:p>
        </w:tc>
        <w:tc>
          <w:tcPr>
            <w:tcW w:w="1254" w:type="dxa"/>
            <w:vAlign w:val="center"/>
          </w:tcPr>
          <w:p w14:paraId="6EA529B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25%</w:t>
            </w:r>
          </w:p>
        </w:tc>
        <w:tc>
          <w:tcPr>
            <w:tcW w:w="1252" w:type="dxa"/>
            <w:vAlign w:val="center"/>
          </w:tcPr>
          <w:p w14:paraId="513E42C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43%</w:t>
            </w:r>
          </w:p>
        </w:tc>
      </w:tr>
      <w:tr w:rsidR="004863D8" w:rsidRPr="009676D7" w14:paraId="36F80C64" w14:textId="77777777" w:rsidTr="00F149A0">
        <w:trPr>
          <w:trHeight w:val="300"/>
        </w:trPr>
        <w:tc>
          <w:tcPr>
            <w:tcW w:w="1270" w:type="dxa"/>
          </w:tcPr>
          <w:p w14:paraId="45E59209"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1110" w:type="dxa"/>
            <w:vAlign w:val="center"/>
          </w:tcPr>
          <w:p w14:paraId="132033A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100%</w:t>
            </w:r>
          </w:p>
        </w:tc>
        <w:tc>
          <w:tcPr>
            <w:tcW w:w="1416" w:type="dxa"/>
            <w:vAlign w:val="center"/>
          </w:tcPr>
          <w:p w14:paraId="556AFD2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68%</w:t>
            </w:r>
          </w:p>
        </w:tc>
        <w:tc>
          <w:tcPr>
            <w:tcW w:w="1261" w:type="dxa"/>
            <w:vAlign w:val="center"/>
          </w:tcPr>
          <w:p w14:paraId="047E15A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89%</w:t>
            </w:r>
          </w:p>
        </w:tc>
        <w:tc>
          <w:tcPr>
            <w:tcW w:w="1265" w:type="dxa"/>
            <w:vAlign w:val="center"/>
          </w:tcPr>
          <w:p w14:paraId="7410D39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93%</w:t>
            </w:r>
          </w:p>
        </w:tc>
        <w:tc>
          <w:tcPr>
            <w:tcW w:w="1254" w:type="dxa"/>
            <w:vAlign w:val="center"/>
          </w:tcPr>
          <w:p w14:paraId="4492761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27%</w:t>
            </w:r>
          </w:p>
        </w:tc>
        <w:tc>
          <w:tcPr>
            <w:tcW w:w="1252" w:type="dxa"/>
            <w:vAlign w:val="center"/>
          </w:tcPr>
          <w:p w14:paraId="41C829C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67%</w:t>
            </w:r>
          </w:p>
        </w:tc>
      </w:tr>
      <w:tr w:rsidR="004863D8" w:rsidRPr="009676D7" w14:paraId="01F45C3D" w14:textId="77777777" w:rsidTr="00F149A0">
        <w:trPr>
          <w:trHeight w:val="300"/>
        </w:trPr>
        <w:tc>
          <w:tcPr>
            <w:tcW w:w="1270" w:type="dxa"/>
          </w:tcPr>
          <w:p w14:paraId="65002248"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Toledo</w:t>
            </w:r>
          </w:p>
        </w:tc>
        <w:tc>
          <w:tcPr>
            <w:tcW w:w="1110" w:type="dxa"/>
            <w:vAlign w:val="center"/>
          </w:tcPr>
          <w:p w14:paraId="513008B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98%</w:t>
            </w:r>
          </w:p>
        </w:tc>
        <w:tc>
          <w:tcPr>
            <w:tcW w:w="1416" w:type="dxa"/>
            <w:vAlign w:val="center"/>
          </w:tcPr>
          <w:p w14:paraId="3ACAFED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69%</w:t>
            </w:r>
          </w:p>
        </w:tc>
        <w:tc>
          <w:tcPr>
            <w:tcW w:w="1261" w:type="dxa"/>
            <w:vAlign w:val="center"/>
          </w:tcPr>
          <w:p w14:paraId="189E637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95%</w:t>
            </w:r>
          </w:p>
        </w:tc>
        <w:tc>
          <w:tcPr>
            <w:tcW w:w="1265" w:type="dxa"/>
            <w:vAlign w:val="center"/>
          </w:tcPr>
          <w:p w14:paraId="0F5A369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64%</w:t>
            </w:r>
          </w:p>
        </w:tc>
        <w:tc>
          <w:tcPr>
            <w:tcW w:w="1254" w:type="dxa"/>
            <w:vAlign w:val="center"/>
          </w:tcPr>
          <w:p w14:paraId="12EC92A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13%</w:t>
            </w:r>
          </w:p>
        </w:tc>
        <w:tc>
          <w:tcPr>
            <w:tcW w:w="1252" w:type="dxa"/>
            <w:vAlign w:val="center"/>
          </w:tcPr>
          <w:p w14:paraId="18C2BDB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51%</w:t>
            </w:r>
          </w:p>
        </w:tc>
      </w:tr>
      <w:tr w:rsidR="004863D8" w:rsidRPr="009676D7" w14:paraId="76D09E22" w14:textId="77777777" w:rsidTr="00F149A0">
        <w:trPr>
          <w:trHeight w:val="300"/>
        </w:trPr>
        <w:tc>
          <w:tcPr>
            <w:tcW w:w="1270" w:type="dxa"/>
          </w:tcPr>
          <w:p w14:paraId="16834C55"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Valdivia</w:t>
            </w:r>
          </w:p>
        </w:tc>
        <w:tc>
          <w:tcPr>
            <w:tcW w:w="1110" w:type="dxa"/>
            <w:vAlign w:val="center"/>
          </w:tcPr>
          <w:p w14:paraId="461406E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99%</w:t>
            </w:r>
          </w:p>
        </w:tc>
        <w:tc>
          <w:tcPr>
            <w:tcW w:w="1416" w:type="dxa"/>
            <w:vAlign w:val="center"/>
          </w:tcPr>
          <w:p w14:paraId="0959112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65%</w:t>
            </w:r>
          </w:p>
        </w:tc>
        <w:tc>
          <w:tcPr>
            <w:tcW w:w="1261" w:type="dxa"/>
            <w:vAlign w:val="center"/>
          </w:tcPr>
          <w:p w14:paraId="38F4B59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89%</w:t>
            </w:r>
          </w:p>
        </w:tc>
        <w:tc>
          <w:tcPr>
            <w:tcW w:w="1265" w:type="dxa"/>
            <w:vAlign w:val="center"/>
          </w:tcPr>
          <w:p w14:paraId="1EE7AF0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100%</w:t>
            </w:r>
          </w:p>
        </w:tc>
        <w:tc>
          <w:tcPr>
            <w:tcW w:w="1254" w:type="dxa"/>
            <w:vAlign w:val="center"/>
          </w:tcPr>
          <w:p w14:paraId="3931C64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26%</w:t>
            </w:r>
          </w:p>
        </w:tc>
        <w:tc>
          <w:tcPr>
            <w:tcW w:w="1252" w:type="dxa"/>
            <w:vAlign w:val="center"/>
          </w:tcPr>
          <w:p w14:paraId="45916B5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28%</w:t>
            </w:r>
          </w:p>
        </w:tc>
      </w:tr>
      <w:tr w:rsidR="004863D8" w:rsidRPr="009676D7" w14:paraId="5887A5A9" w14:textId="77777777" w:rsidTr="00F149A0">
        <w:trPr>
          <w:trHeight w:val="300"/>
        </w:trPr>
        <w:tc>
          <w:tcPr>
            <w:tcW w:w="1270" w:type="dxa"/>
          </w:tcPr>
          <w:p w14:paraId="3C4F65E7"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Yarumal</w:t>
            </w:r>
          </w:p>
        </w:tc>
        <w:tc>
          <w:tcPr>
            <w:tcW w:w="1110" w:type="dxa"/>
            <w:vAlign w:val="center"/>
          </w:tcPr>
          <w:p w14:paraId="4D0529F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100%</w:t>
            </w:r>
          </w:p>
        </w:tc>
        <w:tc>
          <w:tcPr>
            <w:tcW w:w="1416" w:type="dxa"/>
            <w:vAlign w:val="center"/>
          </w:tcPr>
          <w:p w14:paraId="5A276A1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85%</w:t>
            </w:r>
          </w:p>
        </w:tc>
        <w:tc>
          <w:tcPr>
            <w:tcW w:w="1261" w:type="dxa"/>
            <w:vAlign w:val="center"/>
          </w:tcPr>
          <w:p w14:paraId="351D657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93%</w:t>
            </w:r>
          </w:p>
        </w:tc>
        <w:tc>
          <w:tcPr>
            <w:tcW w:w="1265" w:type="dxa"/>
            <w:vAlign w:val="center"/>
          </w:tcPr>
          <w:p w14:paraId="43C99AA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90%</w:t>
            </w:r>
          </w:p>
        </w:tc>
        <w:tc>
          <w:tcPr>
            <w:tcW w:w="1254" w:type="dxa"/>
            <w:vAlign w:val="center"/>
          </w:tcPr>
          <w:p w14:paraId="283E18F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54%</w:t>
            </w:r>
          </w:p>
        </w:tc>
        <w:tc>
          <w:tcPr>
            <w:tcW w:w="1252" w:type="dxa"/>
            <w:vAlign w:val="center"/>
          </w:tcPr>
          <w:p w14:paraId="7151571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76%</w:t>
            </w:r>
          </w:p>
        </w:tc>
      </w:tr>
      <w:tr w:rsidR="004863D8" w:rsidRPr="009676D7" w14:paraId="11D7D9E0" w14:textId="77777777" w:rsidTr="00F149A0">
        <w:trPr>
          <w:trHeight w:val="300"/>
        </w:trPr>
        <w:tc>
          <w:tcPr>
            <w:tcW w:w="1270" w:type="dxa"/>
          </w:tcPr>
          <w:p w14:paraId="66EB322A" w14:textId="77777777" w:rsidR="004863D8" w:rsidRPr="009676D7" w:rsidRDefault="004863D8" w:rsidP="00F149A0">
            <w:pPr>
              <w:spacing w:line="276" w:lineRule="auto"/>
              <w:jc w:val="left"/>
              <w:rPr>
                <w:rFonts w:ascii="Times New Roman" w:eastAsia="Calibri" w:hAnsi="Times New Roman" w:cs="Times New Roman"/>
                <w:b/>
                <w:sz w:val="16"/>
                <w:szCs w:val="16"/>
              </w:rPr>
            </w:pPr>
            <w:r w:rsidRPr="009676D7">
              <w:rPr>
                <w:rFonts w:ascii="Times New Roman" w:eastAsia="Calibri" w:hAnsi="Times New Roman" w:cs="Times New Roman"/>
                <w:b/>
                <w:sz w:val="16"/>
                <w:szCs w:val="16"/>
              </w:rPr>
              <w:t>Promedio, subregión</w:t>
            </w:r>
          </w:p>
        </w:tc>
        <w:tc>
          <w:tcPr>
            <w:tcW w:w="1110" w:type="dxa"/>
            <w:vAlign w:val="center"/>
          </w:tcPr>
          <w:p w14:paraId="67F05311"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99%</w:t>
            </w:r>
          </w:p>
        </w:tc>
        <w:tc>
          <w:tcPr>
            <w:tcW w:w="1416" w:type="dxa"/>
            <w:vAlign w:val="center"/>
          </w:tcPr>
          <w:p w14:paraId="09AF9CE7"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73%</w:t>
            </w:r>
          </w:p>
        </w:tc>
        <w:tc>
          <w:tcPr>
            <w:tcW w:w="1261" w:type="dxa"/>
            <w:vAlign w:val="center"/>
          </w:tcPr>
          <w:p w14:paraId="312308B6"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89%</w:t>
            </w:r>
          </w:p>
        </w:tc>
        <w:tc>
          <w:tcPr>
            <w:tcW w:w="1265" w:type="dxa"/>
            <w:vAlign w:val="center"/>
          </w:tcPr>
          <w:p w14:paraId="2811E9D6"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88%</w:t>
            </w:r>
          </w:p>
        </w:tc>
        <w:tc>
          <w:tcPr>
            <w:tcW w:w="1254" w:type="dxa"/>
            <w:vAlign w:val="center"/>
          </w:tcPr>
          <w:p w14:paraId="524487AA"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40%</w:t>
            </w:r>
          </w:p>
        </w:tc>
        <w:tc>
          <w:tcPr>
            <w:tcW w:w="1252" w:type="dxa"/>
            <w:vAlign w:val="center"/>
          </w:tcPr>
          <w:p w14:paraId="2A156531"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56%</w:t>
            </w:r>
          </w:p>
        </w:tc>
      </w:tr>
      <w:tr w:rsidR="004863D8" w:rsidRPr="009676D7" w14:paraId="5299A738" w14:textId="77777777" w:rsidTr="00F149A0">
        <w:trPr>
          <w:trHeight w:val="300"/>
        </w:trPr>
        <w:tc>
          <w:tcPr>
            <w:tcW w:w="1270" w:type="dxa"/>
          </w:tcPr>
          <w:p w14:paraId="20CE2E62" w14:textId="77777777" w:rsidR="004863D8" w:rsidRPr="009676D7" w:rsidRDefault="004863D8" w:rsidP="00F149A0">
            <w:pPr>
              <w:spacing w:line="276" w:lineRule="auto"/>
              <w:jc w:val="left"/>
              <w:rPr>
                <w:rFonts w:ascii="Times New Roman" w:eastAsia="Calibri" w:hAnsi="Times New Roman" w:cs="Times New Roman"/>
                <w:b/>
                <w:sz w:val="16"/>
                <w:szCs w:val="16"/>
              </w:rPr>
            </w:pPr>
            <w:r w:rsidRPr="009676D7">
              <w:rPr>
                <w:rFonts w:ascii="Times New Roman" w:eastAsia="Calibri" w:hAnsi="Times New Roman" w:cs="Times New Roman"/>
                <w:b/>
                <w:sz w:val="16"/>
                <w:szCs w:val="16"/>
              </w:rPr>
              <w:t>Promedio, departamento</w:t>
            </w:r>
          </w:p>
        </w:tc>
        <w:tc>
          <w:tcPr>
            <w:tcW w:w="1110" w:type="dxa"/>
            <w:vAlign w:val="center"/>
          </w:tcPr>
          <w:p w14:paraId="20D62E6F"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color w:val="000000" w:themeColor="text1"/>
                <w:sz w:val="16"/>
                <w:szCs w:val="16"/>
              </w:rPr>
              <w:t>99%</w:t>
            </w:r>
          </w:p>
        </w:tc>
        <w:tc>
          <w:tcPr>
            <w:tcW w:w="1416" w:type="dxa"/>
            <w:vAlign w:val="center"/>
          </w:tcPr>
          <w:p w14:paraId="53C02114"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color w:val="000000" w:themeColor="text1"/>
                <w:sz w:val="16"/>
                <w:szCs w:val="16"/>
              </w:rPr>
              <w:t>87%</w:t>
            </w:r>
          </w:p>
        </w:tc>
        <w:tc>
          <w:tcPr>
            <w:tcW w:w="1261" w:type="dxa"/>
            <w:vAlign w:val="center"/>
          </w:tcPr>
          <w:p w14:paraId="0CC1E46B"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color w:val="000000" w:themeColor="text1"/>
                <w:sz w:val="16"/>
                <w:szCs w:val="16"/>
              </w:rPr>
              <w:t>94%</w:t>
            </w:r>
          </w:p>
        </w:tc>
        <w:tc>
          <w:tcPr>
            <w:tcW w:w="1265" w:type="dxa"/>
            <w:vAlign w:val="center"/>
          </w:tcPr>
          <w:p w14:paraId="0564A2C8"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color w:val="000000" w:themeColor="text1"/>
                <w:sz w:val="16"/>
                <w:szCs w:val="16"/>
              </w:rPr>
              <w:t>94%</w:t>
            </w:r>
          </w:p>
        </w:tc>
        <w:tc>
          <w:tcPr>
            <w:tcW w:w="1254" w:type="dxa"/>
            <w:vAlign w:val="center"/>
          </w:tcPr>
          <w:p w14:paraId="00C59832"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60%</w:t>
            </w:r>
          </w:p>
        </w:tc>
        <w:tc>
          <w:tcPr>
            <w:tcW w:w="1252" w:type="dxa"/>
            <w:vAlign w:val="center"/>
          </w:tcPr>
          <w:p w14:paraId="376C58DB"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67%</w:t>
            </w:r>
          </w:p>
        </w:tc>
      </w:tr>
    </w:tbl>
    <w:p w14:paraId="6BB0F698" w14:textId="77777777" w:rsidR="004863D8" w:rsidRPr="009676D7" w:rsidRDefault="004863D8" w:rsidP="004863D8">
      <w:pPr>
        <w:spacing w:before="0"/>
        <w:rPr>
          <w:rFonts w:ascii="Times New Roman" w:eastAsia="Arial" w:hAnsi="Times New Roman" w:cs="Times New Roman"/>
          <w:sz w:val="18"/>
          <w:szCs w:val="18"/>
        </w:rPr>
      </w:pPr>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xml:space="preserve"> </w:t>
      </w:r>
      <w:r w:rsidRPr="7A5A1C4E">
        <w:rPr>
          <w:rFonts w:ascii="Times New Roman" w:eastAsia="Arial" w:hAnsi="Times New Roman" w:cs="Times New Roman"/>
          <w:color w:val="000000" w:themeColor="text1"/>
          <w:sz w:val="18"/>
          <w:szCs w:val="18"/>
        </w:rPr>
        <w:t>Gobernación de Antioquia (s.f.-f). Cálculos propios.</w:t>
      </w:r>
    </w:p>
    <w:p w14:paraId="7EF10A98" w14:textId="77777777" w:rsidR="004863D8" w:rsidRPr="009676D7" w:rsidRDefault="004863D8" w:rsidP="004863D8">
      <w:pPr>
        <w:rPr>
          <w:rFonts w:ascii="Times New Roman" w:hAnsi="Times New Roman" w:cs="Times New Roman"/>
        </w:rPr>
      </w:pPr>
      <w:r w:rsidRPr="75AA67FD">
        <w:rPr>
          <w:rFonts w:ascii="Times New Roman" w:hAnsi="Times New Roman" w:cs="Times New Roman"/>
        </w:rPr>
        <w:t>La evidencia habitacional de la Provincia muestra que el mejoramiento integral del hábitat debe ocupar un lugar prioritario en la agenda pública, especialmente en municipios donde la precariedad de la vivienda se asocia con ruralidad, informalidad en el uso del suelo, baja cobertura de servicios públicos y limitaciones en infraestructura básica. Este panorama exige superar la lectura binaria entre municipios con y sin déficit, avanzando hacia una tipología territorial diferenciada que permita distinguir entre necesidades de mejoramiento, nuevas soluciones habitacionales y ampliación de servicios públicos. A partir de los déficits cualitativos y cuantitativos, se identifican tres patrones clave: municipios con doble presión habitacional (Briceño, Campamento, Toledo), municipios con déficit predominantemente cualitativo (Anorí, San Andrés de Cuerquia, Valdivia, Guadalupe) y municipios con mejores indicadores relativos (Carolina del Príncipe, Yarumal, Gómez Plata), que pueden aportar capacidades institucionales y modelos de gestión para proyectos supramunicipales.</w:t>
      </w:r>
    </w:p>
    <w:p w14:paraId="00306049"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En materia de servicios públicos, la Provincia enfrenta brechas estructurales significativas, especialmente en zonas rurales y dispersas. Aunque existe una base sólida de acceso al agua, persisten desafíos en seguridad hídrica, calidad del servicio y sostenibilidad de los sistemas de abastecimiento. El saneamiento básico constituye uno de los mayores rezagos, dada la complejidad técnica y financiera de extender redes convencionales en áreas rurales, lo que obliga a considerar soluciones diferenciales y sistemas alternativos de tratamiento. A ello se suma la heterogeneidad en la recolección de residuos sólidos, que abre la oportunidad de estructurar una estrategia provincial de gestión integral, y la expansión desigual del gas domiciliario, que demanda alternativas energéticas limpias y estrategias de eficiencia energética rural. Estas brechas evidencian la necesidad de fortalecer capacidades municipales y avanzar hacia proyectos supramunicipales de infraestructura básica que garanticen equidad y sostenibilidad.</w:t>
      </w:r>
    </w:p>
    <w:p w14:paraId="5AEA75C2"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En conjunto, el análisis de vivienda y servicios revela que la Provincia enfrenta un reto de habitabilidad más cualitativo que cuantitativo, con déficits que trascienden la escala municipal y requieren una acción coordinada desde la misma. Como esquema asociativo, la Provincia tiene la oportunidad de construir una agenda común de hábitat digno y servicios públicos sostenibles, orientada a cerrar brechas, priorizar inversiones con enfoque territorial, mejorar la estructuración de proyectos y promover soluciones adaptadas a la ruralidad. Para la formulación del PEMP, esto implica: (1) consolidar una tipología territorial que oriente la focalización de intervenciones; (2) fortalecer la capacidad provincial para gestionar recursos y articular actores; (3) promover soluciones técnicas diferenciadas en agua, saneamiento, residuos y energía; y (4) avanzar hacia un modelo de ocupación más equilibrado, resiliente y equitativo, articulado con los POT, los Planes de Desarrollo Municipales y las fuentes de financiación disponibles.</w:t>
      </w:r>
    </w:p>
    <w:p w14:paraId="6FB477E1" w14:textId="77777777" w:rsidR="004863D8" w:rsidRPr="009676D7" w:rsidRDefault="004863D8" w:rsidP="004863D8">
      <w:pPr>
        <w:pStyle w:val="Heading3"/>
        <w:rPr>
          <w:rFonts w:ascii="Times New Roman" w:hAnsi="Times New Roman" w:cs="Times New Roman"/>
        </w:rPr>
      </w:pPr>
      <w:r w:rsidRPr="009676D7">
        <w:rPr>
          <w:rFonts w:ascii="Times New Roman" w:hAnsi="Times New Roman" w:cs="Times New Roman"/>
        </w:rPr>
        <w:t>Gobernabilidad y capacidades territoriales</w:t>
      </w:r>
    </w:p>
    <w:p w14:paraId="7967EA3F" w14:textId="77777777" w:rsidR="004863D8" w:rsidRPr="009676D7" w:rsidRDefault="004863D8" w:rsidP="004863D8">
      <w:pPr>
        <w:pStyle w:val="Subttulo1"/>
        <w:spacing w:line="276" w:lineRule="auto"/>
        <w:outlineLvl w:val="9"/>
        <w:rPr>
          <w:rFonts w:ascii="Times New Roman" w:eastAsiaTheme="minorEastAsia" w:hAnsi="Times New Roman" w:cs="Times New Roman"/>
          <w:b w:val="0"/>
          <w:bCs w:val="0"/>
          <w:color w:val="auto"/>
          <w:sz w:val="22"/>
          <w:szCs w:val="22"/>
        </w:rPr>
      </w:pPr>
      <w:r w:rsidRPr="009676D7">
        <w:rPr>
          <w:rFonts w:ascii="Times New Roman" w:eastAsiaTheme="minorEastAsia" w:hAnsi="Times New Roman" w:cs="Times New Roman"/>
          <w:b w:val="0"/>
          <w:bCs w:val="0"/>
          <w:color w:val="auto"/>
          <w:sz w:val="22"/>
          <w:szCs w:val="22"/>
        </w:rPr>
        <w:t xml:space="preserve">La gobernabilidad y las capacidades territoriales en la PAP Bio-energética del Norte de Antioquia </w:t>
      </w:r>
      <w:r>
        <w:rPr>
          <w:rFonts w:ascii="Times New Roman" w:eastAsiaTheme="minorEastAsia" w:hAnsi="Times New Roman" w:cs="Times New Roman"/>
          <w:b w:val="0"/>
          <w:bCs w:val="0"/>
          <w:color w:val="auto"/>
          <w:sz w:val="22"/>
          <w:szCs w:val="22"/>
        </w:rPr>
        <w:t>ayudan a comprender la forma</w:t>
      </w:r>
      <w:r w:rsidRPr="009676D7">
        <w:rPr>
          <w:rFonts w:ascii="Times New Roman" w:eastAsiaTheme="minorEastAsia" w:hAnsi="Times New Roman" w:cs="Times New Roman"/>
          <w:b w:val="0"/>
          <w:bCs w:val="0"/>
          <w:color w:val="auto"/>
          <w:sz w:val="22"/>
          <w:szCs w:val="22"/>
        </w:rPr>
        <w:t xml:space="preserve"> en que las instituciones locales, los actores sociales y las dinámicas organizacionales inciden en la gestión pública y en la implementación efectiva del PEMP. Este apartado, dividido en tres secciones i) Gobernabilidad, ii) Finanzas Territoriales y iii) Índice de Ciudades Modernas (ICM); analiza la solidez institucional y la capacidad operativa de las Administraciones Municipales. En conjunto, esta dimensión ofrece una lectura general de las capacidades de los municipios para planificar, coordinar e implementar los programas y proyectos que se inscriban en la versión definitiva del PEMP, a través de la cooperación supramunicipal, fundamental para avanzar hacia un modelo de gobernanza territorial más robusto, eficiente y orientado al desarrollo sostenible de la Provincia.</w:t>
      </w:r>
    </w:p>
    <w:p w14:paraId="2292684D" w14:textId="77777777" w:rsidR="004863D8" w:rsidRPr="009676D7" w:rsidRDefault="004863D8" w:rsidP="004863D8">
      <w:pPr>
        <w:pStyle w:val="Heading4"/>
        <w:rPr>
          <w:rFonts w:ascii="Times New Roman" w:hAnsi="Times New Roman" w:cs="Times New Roman"/>
        </w:rPr>
      </w:pPr>
      <w:r w:rsidRPr="75AA67FD">
        <w:rPr>
          <w:rFonts w:ascii="Times New Roman" w:hAnsi="Times New Roman" w:cs="Times New Roman"/>
        </w:rPr>
        <w:t>Gobernabilidad</w:t>
      </w:r>
    </w:p>
    <w:p w14:paraId="65B81DB9"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La gobernabilidad </w:t>
      </w:r>
      <w:r>
        <w:rPr>
          <w:rFonts w:ascii="Times New Roman" w:eastAsia="Arial" w:hAnsi="Times New Roman" w:cs="Times New Roman"/>
        </w:rPr>
        <w:t>en la provincia Bio-energética</w:t>
      </w:r>
      <w:r w:rsidRPr="009676D7">
        <w:rPr>
          <w:rFonts w:ascii="Times New Roman" w:eastAsia="Arial" w:hAnsi="Times New Roman" w:cs="Times New Roman"/>
        </w:rPr>
        <w:t xml:space="preserve"> presenta un panorama dual: si bien casi la totalidad de los municipios se clasifican en categoría sexta —con excepción de Yarumal en quinta—, la Medición de Desempeño Municipal (MDM) revela brechas significativas en la capacidad de gestión institucional; por </w:t>
      </w:r>
      <w:r>
        <w:rPr>
          <w:rFonts w:ascii="Times New Roman" w:eastAsia="Arial" w:hAnsi="Times New Roman" w:cs="Times New Roman"/>
        </w:rPr>
        <w:t>ejemplo, mientras</w:t>
      </w:r>
      <w:r w:rsidRPr="009676D7">
        <w:rPr>
          <w:rFonts w:ascii="Times New Roman" w:eastAsia="Arial" w:hAnsi="Times New Roman" w:cs="Times New Roman"/>
        </w:rPr>
        <w:t xml:space="preserve"> Carolina del Príncipe registra una MDM de 71,56 puntos, Toledo se ubica en una calificación media de 58,39 y Campamento presenta el valor más crítico de la provincia con un Índice de 37,37 puntos. Los PDM de Toledo y Campamento describen en su parte diagnóstica la necesidad urgente de modernizar la administración para cerrar brechas de NBI, evidenciando como las debilidades de gestión pública constituyen un obstáculo transversal al desarrollo territorial (Alcaldía de Toledo, 2024, p. 145-146; Alcaldía de Campamento, 2024, p. 145).</w:t>
      </w:r>
    </w:p>
    <w:p w14:paraId="6359348C"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Más allá de las diferencias cuantitativas en los índices, los PDM revelan problemáticas comunes de gobernabilidad a escala provincial: capacidad institucional limitada, dificultades para la ejecución oportuna del presupuesto, ausencia de sistemas robustos de seguimiento y evaluación de la inversión pública, y baja cualificación del recurso humano municipal. Angostura identifica como elementos clave del buen gobierno la movilización de recursos propios, la ejecución eficiente del presupuesto y la calidad del gasto (Alcaldía de Angostura, 2024), en tanto que San Andrés de Cuerquia enfatiza la necesidad de articular la gestión institucional con los Objetivos de Desarrollo Sostenible (ODS) para garantizar la pertinencia de la inversión pública (Alcaldía de San Andrés de Cuerquia, 2024). Esta convergencia en los diagnósticos locales señala que el fortalecimiento de las capacidades institucionales es el prerrequisito transversal para que cualquier estrategia de desarrollo provincial genere resultados sostenibles, y convierte a la asociatividad provincial en un mecanismo para la transferencia de conocimiento y buenas prácticas de gestión entre municipios.</w:t>
      </w:r>
    </w:p>
    <w:p w14:paraId="7041BFBD"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19</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Medición de Desempeño Municipal de los municipios de la PAP Bio-energética del Norte de Antioquia - 2024</w:t>
      </w:r>
    </w:p>
    <w:tbl>
      <w:tblPr>
        <w:tblStyle w:val="TableGrid"/>
        <w:tblW w:w="5000" w:type="pct"/>
        <w:tblLook w:val="06A0" w:firstRow="1" w:lastRow="0" w:firstColumn="1" w:lastColumn="0" w:noHBand="1" w:noVBand="1"/>
      </w:tblPr>
      <w:tblGrid>
        <w:gridCol w:w="2122"/>
        <w:gridCol w:w="1342"/>
        <w:gridCol w:w="1342"/>
        <w:gridCol w:w="1342"/>
        <w:gridCol w:w="1342"/>
        <w:gridCol w:w="1338"/>
      </w:tblGrid>
      <w:tr w:rsidR="004863D8" w:rsidRPr="009676D7" w14:paraId="6B950FDC" w14:textId="77777777" w:rsidTr="00F149A0">
        <w:trPr>
          <w:trHeight w:val="300"/>
        </w:trPr>
        <w:tc>
          <w:tcPr>
            <w:tcW w:w="1202" w:type="pct"/>
            <w:shd w:val="clear" w:color="auto" w:fill="002060"/>
            <w:vAlign w:val="center"/>
          </w:tcPr>
          <w:p w14:paraId="2565B08B"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Municipio</w:t>
            </w:r>
          </w:p>
        </w:tc>
        <w:tc>
          <w:tcPr>
            <w:tcW w:w="760" w:type="pct"/>
            <w:shd w:val="clear" w:color="auto" w:fill="002060"/>
            <w:vAlign w:val="center"/>
          </w:tcPr>
          <w:p w14:paraId="49329A24"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Categoría</w:t>
            </w:r>
          </w:p>
        </w:tc>
        <w:tc>
          <w:tcPr>
            <w:tcW w:w="760" w:type="pct"/>
            <w:shd w:val="clear" w:color="auto" w:fill="002060"/>
            <w:vAlign w:val="center"/>
          </w:tcPr>
          <w:p w14:paraId="35502228"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MDM Componente Gestión</w:t>
            </w:r>
          </w:p>
        </w:tc>
        <w:tc>
          <w:tcPr>
            <w:tcW w:w="760" w:type="pct"/>
            <w:shd w:val="clear" w:color="auto" w:fill="002060"/>
            <w:vAlign w:val="center"/>
          </w:tcPr>
          <w:p w14:paraId="5E3B3285"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MDM Componente Resultados</w:t>
            </w:r>
          </w:p>
        </w:tc>
        <w:tc>
          <w:tcPr>
            <w:tcW w:w="760" w:type="pct"/>
            <w:shd w:val="clear" w:color="auto" w:fill="002060"/>
            <w:vAlign w:val="center"/>
          </w:tcPr>
          <w:p w14:paraId="200DF7ED"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MDM</w:t>
            </w:r>
          </w:p>
        </w:tc>
        <w:tc>
          <w:tcPr>
            <w:tcW w:w="758" w:type="pct"/>
            <w:shd w:val="clear" w:color="auto" w:fill="002060"/>
            <w:vAlign w:val="center"/>
          </w:tcPr>
          <w:p w14:paraId="52ED103F"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Calificación</w:t>
            </w:r>
          </w:p>
        </w:tc>
      </w:tr>
      <w:tr w:rsidR="004863D8" w:rsidRPr="009676D7" w14:paraId="1BF015B9" w14:textId="77777777" w:rsidTr="00F149A0">
        <w:trPr>
          <w:trHeight w:val="300"/>
        </w:trPr>
        <w:tc>
          <w:tcPr>
            <w:tcW w:w="1202" w:type="pct"/>
          </w:tcPr>
          <w:p w14:paraId="508E55FE"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760" w:type="pct"/>
          </w:tcPr>
          <w:p w14:paraId="7F85E0D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w:t>
            </w:r>
          </w:p>
        </w:tc>
        <w:tc>
          <w:tcPr>
            <w:tcW w:w="760" w:type="pct"/>
          </w:tcPr>
          <w:p w14:paraId="4E0F83B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60,51</w:t>
            </w:r>
          </w:p>
        </w:tc>
        <w:tc>
          <w:tcPr>
            <w:tcW w:w="760" w:type="pct"/>
          </w:tcPr>
          <w:p w14:paraId="443C63F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71,49</w:t>
            </w:r>
          </w:p>
        </w:tc>
        <w:tc>
          <w:tcPr>
            <w:tcW w:w="760" w:type="pct"/>
          </w:tcPr>
          <w:p w14:paraId="5BD2B5F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60,87</w:t>
            </w:r>
          </w:p>
        </w:tc>
        <w:tc>
          <w:tcPr>
            <w:tcW w:w="758" w:type="pct"/>
          </w:tcPr>
          <w:p w14:paraId="3D9BC562"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Alto</w:t>
            </w:r>
          </w:p>
        </w:tc>
      </w:tr>
      <w:tr w:rsidR="004863D8" w:rsidRPr="009676D7" w14:paraId="156FA986" w14:textId="77777777" w:rsidTr="00F149A0">
        <w:trPr>
          <w:trHeight w:val="300"/>
        </w:trPr>
        <w:tc>
          <w:tcPr>
            <w:tcW w:w="1202" w:type="pct"/>
          </w:tcPr>
          <w:p w14:paraId="647E1ADE" w14:textId="77777777" w:rsidR="004863D8" w:rsidRPr="009676D7" w:rsidRDefault="004863D8" w:rsidP="00F149A0">
            <w:pPr>
              <w:spacing w:line="276" w:lineRule="auto"/>
              <w:jc w:val="left"/>
              <w:rPr>
                <w:rFonts w:ascii="Times New Roman" w:eastAsia="Calibri" w:hAnsi="Times New Roman" w:cs="Times New Roman"/>
                <w:sz w:val="16"/>
                <w:szCs w:val="16"/>
              </w:rPr>
            </w:pPr>
            <w:r w:rsidRPr="009676D7">
              <w:rPr>
                <w:rFonts w:ascii="Times New Roman" w:eastAsia="Calibri" w:hAnsi="Times New Roman" w:cs="Times New Roman"/>
                <w:sz w:val="16"/>
                <w:szCs w:val="16"/>
              </w:rPr>
              <w:t>Anorí</w:t>
            </w:r>
          </w:p>
        </w:tc>
        <w:tc>
          <w:tcPr>
            <w:tcW w:w="760" w:type="pct"/>
          </w:tcPr>
          <w:p w14:paraId="54D9AD7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w:t>
            </w:r>
          </w:p>
        </w:tc>
        <w:tc>
          <w:tcPr>
            <w:tcW w:w="760" w:type="pct"/>
          </w:tcPr>
          <w:p w14:paraId="3DE14B0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44,02</w:t>
            </w:r>
          </w:p>
        </w:tc>
        <w:tc>
          <w:tcPr>
            <w:tcW w:w="760" w:type="pct"/>
          </w:tcPr>
          <w:p w14:paraId="07085BB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65,06</w:t>
            </w:r>
          </w:p>
        </w:tc>
        <w:tc>
          <w:tcPr>
            <w:tcW w:w="760" w:type="pct"/>
          </w:tcPr>
          <w:p w14:paraId="66B2F48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44,40</w:t>
            </w:r>
          </w:p>
        </w:tc>
        <w:tc>
          <w:tcPr>
            <w:tcW w:w="758" w:type="pct"/>
          </w:tcPr>
          <w:p w14:paraId="7A5B238C"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Bajo</w:t>
            </w:r>
          </w:p>
        </w:tc>
      </w:tr>
      <w:tr w:rsidR="004863D8" w:rsidRPr="009676D7" w14:paraId="16B62B4B" w14:textId="77777777" w:rsidTr="00F149A0">
        <w:trPr>
          <w:trHeight w:val="300"/>
        </w:trPr>
        <w:tc>
          <w:tcPr>
            <w:tcW w:w="1202" w:type="pct"/>
          </w:tcPr>
          <w:p w14:paraId="77C7304D" w14:textId="77777777" w:rsidR="004863D8" w:rsidRPr="009676D7" w:rsidRDefault="004863D8" w:rsidP="00F149A0">
            <w:pPr>
              <w:spacing w:line="276" w:lineRule="auto"/>
              <w:jc w:val="left"/>
              <w:rPr>
                <w:rFonts w:ascii="Times New Roman" w:eastAsia="Calibri" w:hAnsi="Times New Roman" w:cs="Times New Roman"/>
                <w:sz w:val="16"/>
                <w:szCs w:val="16"/>
              </w:rPr>
            </w:pPr>
            <w:r w:rsidRPr="009676D7">
              <w:rPr>
                <w:rFonts w:ascii="Times New Roman" w:eastAsia="Calibri" w:hAnsi="Times New Roman" w:cs="Times New Roman"/>
                <w:sz w:val="16"/>
                <w:szCs w:val="16"/>
              </w:rPr>
              <w:t>Briceño</w:t>
            </w:r>
          </w:p>
        </w:tc>
        <w:tc>
          <w:tcPr>
            <w:tcW w:w="760" w:type="pct"/>
          </w:tcPr>
          <w:p w14:paraId="2F94E3C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w:t>
            </w:r>
          </w:p>
        </w:tc>
        <w:tc>
          <w:tcPr>
            <w:tcW w:w="760" w:type="pct"/>
          </w:tcPr>
          <w:p w14:paraId="7DF2E8A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61,00</w:t>
            </w:r>
          </w:p>
        </w:tc>
        <w:tc>
          <w:tcPr>
            <w:tcW w:w="760" w:type="pct"/>
          </w:tcPr>
          <w:p w14:paraId="6AD585E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72,14</w:t>
            </w:r>
          </w:p>
        </w:tc>
        <w:tc>
          <w:tcPr>
            <w:tcW w:w="760" w:type="pct"/>
          </w:tcPr>
          <w:p w14:paraId="1C7E9A0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62,25</w:t>
            </w:r>
          </w:p>
        </w:tc>
        <w:tc>
          <w:tcPr>
            <w:tcW w:w="758" w:type="pct"/>
          </w:tcPr>
          <w:p w14:paraId="3FE6DCEC"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Alto</w:t>
            </w:r>
          </w:p>
        </w:tc>
      </w:tr>
      <w:tr w:rsidR="004863D8" w:rsidRPr="009676D7" w14:paraId="76F658BE" w14:textId="77777777" w:rsidTr="00F149A0">
        <w:trPr>
          <w:trHeight w:val="300"/>
        </w:trPr>
        <w:tc>
          <w:tcPr>
            <w:tcW w:w="1202" w:type="pct"/>
          </w:tcPr>
          <w:p w14:paraId="65A7A2C0" w14:textId="77777777" w:rsidR="004863D8" w:rsidRPr="009676D7" w:rsidRDefault="004863D8" w:rsidP="00F149A0">
            <w:pPr>
              <w:spacing w:line="276" w:lineRule="auto"/>
              <w:jc w:val="left"/>
              <w:rPr>
                <w:rFonts w:ascii="Times New Roman" w:eastAsia="Calibri" w:hAnsi="Times New Roman" w:cs="Times New Roman"/>
                <w:sz w:val="16"/>
                <w:szCs w:val="16"/>
              </w:rPr>
            </w:pPr>
            <w:r w:rsidRPr="009676D7">
              <w:rPr>
                <w:rFonts w:ascii="Times New Roman" w:eastAsia="Calibri" w:hAnsi="Times New Roman" w:cs="Times New Roman"/>
                <w:sz w:val="16"/>
                <w:szCs w:val="16"/>
              </w:rPr>
              <w:t>Campamento</w:t>
            </w:r>
          </w:p>
        </w:tc>
        <w:tc>
          <w:tcPr>
            <w:tcW w:w="760" w:type="pct"/>
          </w:tcPr>
          <w:p w14:paraId="6B1B9D07"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6</w:t>
            </w:r>
          </w:p>
        </w:tc>
        <w:tc>
          <w:tcPr>
            <w:tcW w:w="760" w:type="pct"/>
          </w:tcPr>
          <w:p w14:paraId="1D640A5C"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36,68</w:t>
            </w:r>
          </w:p>
        </w:tc>
        <w:tc>
          <w:tcPr>
            <w:tcW w:w="760" w:type="pct"/>
          </w:tcPr>
          <w:p w14:paraId="21EE25CB"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65,42</w:t>
            </w:r>
          </w:p>
        </w:tc>
        <w:tc>
          <w:tcPr>
            <w:tcW w:w="760" w:type="pct"/>
          </w:tcPr>
          <w:p w14:paraId="482CA354"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37,37</w:t>
            </w:r>
          </w:p>
        </w:tc>
        <w:tc>
          <w:tcPr>
            <w:tcW w:w="758" w:type="pct"/>
          </w:tcPr>
          <w:p w14:paraId="7382AB66"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Bajo</w:t>
            </w:r>
          </w:p>
        </w:tc>
      </w:tr>
      <w:tr w:rsidR="004863D8" w:rsidRPr="009676D7" w14:paraId="700C88A4" w14:textId="77777777" w:rsidTr="00F149A0">
        <w:trPr>
          <w:trHeight w:val="300"/>
        </w:trPr>
        <w:tc>
          <w:tcPr>
            <w:tcW w:w="1202" w:type="pct"/>
          </w:tcPr>
          <w:p w14:paraId="63B7786B" w14:textId="77777777" w:rsidR="004863D8" w:rsidRPr="009676D7" w:rsidRDefault="004863D8" w:rsidP="00F149A0">
            <w:pPr>
              <w:spacing w:line="276" w:lineRule="auto"/>
              <w:jc w:val="left"/>
              <w:rPr>
                <w:rFonts w:ascii="Times New Roman" w:eastAsia="Calibri" w:hAnsi="Times New Roman" w:cs="Times New Roman"/>
                <w:sz w:val="16"/>
                <w:szCs w:val="16"/>
              </w:rPr>
            </w:pPr>
            <w:r w:rsidRPr="009676D7">
              <w:rPr>
                <w:rFonts w:ascii="Times New Roman" w:eastAsia="Calibri" w:hAnsi="Times New Roman" w:cs="Times New Roman"/>
                <w:sz w:val="16"/>
                <w:szCs w:val="16"/>
              </w:rPr>
              <w:t>Carolina del Príncipe</w:t>
            </w:r>
          </w:p>
        </w:tc>
        <w:tc>
          <w:tcPr>
            <w:tcW w:w="760" w:type="pct"/>
          </w:tcPr>
          <w:p w14:paraId="10938368"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6</w:t>
            </w:r>
          </w:p>
        </w:tc>
        <w:tc>
          <w:tcPr>
            <w:tcW w:w="760" w:type="pct"/>
          </w:tcPr>
          <w:p w14:paraId="0624DACB"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68,99</w:t>
            </w:r>
          </w:p>
        </w:tc>
        <w:tc>
          <w:tcPr>
            <w:tcW w:w="760" w:type="pct"/>
          </w:tcPr>
          <w:p w14:paraId="4EEA3F17"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81,50</w:t>
            </w:r>
          </w:p>
        </w:tc>
        <w:tc>
          <w:tcPr>
            <w:tcW w:w="760" w:type="pct"/>
          </w:tcPr>
          <w:p w14:paraId="0B8328AE"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71,56</w:t>
            </w:r>
          </w:p>
        </w:tc>
        <w:tc>
          <w:tcPr>
            <w:tcW w:w="758" w:type="pct"/>
          </w:tcPr>
          <w:p w14:paraId="41BC4E16"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Alto</w:t>
            </w:r>
          </w:p>
        </w:tc>
      </w:tr>
      <w:tr w:rsidR="004863D8" w:rsidRPr="009676D7" w14:paraId="588BD5A2" w14:textId="77777777" w:rsidTr="00F149A0">
        <w:trPr>
          <w:trHeight w:val="300"/>
        </w:trPr>
        <w:tc>
          <w:tcPr>
            <w:tcW w:w="1202" w:type="pct"/>
          </w:tcPr>
          <w:p w14:paraId="2BE2F5F0" w14:textId="77777777" w:rsidR="004863D8" w:rsidRPr="009676D7" w:rsidRDefault="004863D8" w:rsidP="00F149A0">
            <w:pPr>
              <w:spacing w:line="276" w:lineRule="auto"/>
              <w:jc w:val="left"/>
              <w:rPr>
                <w:rFonts w:ascii="Times New Roman" w:eastAsia="Calibri" w:hAnsi="Times New Roman" w:cs="Times New Roman"/>
                <w:sz w:val="16"/>
                <w:szCs w:val="16"/>
              </w:rPr>
            </w:pPr>
            <w:r w:rsidRPr="009676D7">
              <w:rPr>
                <w:rFonts w:ascii="Times New Roman" w:eastAsia="Calibri" w:hAnsi="Times New Roman" w:cs="Times New Roman"/>
                <w:sz w:val="16"/>
                <w:szCs w:val="16"/>
              </w:rPr>
              <w:t>Gómez Plata</w:t>
            </w:r>
          </w:p>
        </w:tc>
        <w:tc>
          <w:tcPr>
            <w:tcW w:w="760" w:type="pct"/>
          </w:tcPr>
          <w:p w14:paraId="3D01C37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w:t>
            </w:r>
          </w:p>
        </w:tc>
        <w:tc>
          <w:tcPr>
            <w:tcW w:w="760" w:type="pct"/>
          </w:tcPr>
          <w:p w14:paraId="07B5814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62,14</w:t>
            </w:r>
          </w:p>
        </w:tc>
        <w:tc>
          <w:tcPr>
            <w:tcW w:w="760" w:type="pct"/>
          </w:tcPr>
          <w:p w14:paraId="592E609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74,14</w:t>
            </w:r>
          </w:p>
        </w:tc>
        <w:tc>
          <w:tcPr>
            <w:tcW w:w="760" w:type="pct"/>
          </w:tcPr>
          <w:p w14:paraId="633C066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63,75</w:t>
            </w:r>
          </w:p>
        </w:tc>
        <w:tc>
          <w:tcPr>
            <w:tcW w:w="758" w:type="pct"/>
          </w:tcPr>
          <w:p w14:paraId="10CE61D5"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Alto</w:t>
            </w:r>
          </w:p>
        </w:tc>
      </w:tr>
      <w:tr w:rsidR="004863D8" w:rsidRPr="009676D7" w14:paraId="70AF9A9F" w14:textId="77777777" w:rsidTr="00F149A0">
        <w:trPr>
          <w:trHeight w:val="300"/>
        </w:trPr>
        <w:tc>
          <w:tcPr>
            <w:tcW w:w="1202" w:type="pct"/>
          </w:tcPr>
          <w:p w14:paraId="078F9CF8"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Guadalupe</w:t>
            </w:r>
          </w:p>
        </w:tc>
        <w:tc>
          <w:tcPr>
            <w:tcW w:w="760" w:type="pct"/>
          </w:tcPr>
          <w:p w14:paraId="2B8585E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w:t>
            </w:r>
          </w:p>
        </w:tc>
        <w:tc>
          <w:tcPr>
            <w:tcW w:w="760" w:type="pct"/>
          </w:tcPr>
          <w:p w14:paraId="3C6E9E0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61,89</w:t>
            </w:r>
          </w:p>
        </w:tc>
        <w:tc>
          <w:tcPr>
            <w:tcW w:w="760" w:type="pct"/>
          </w:tcPr>
          <w:p w14:paraId="7AB215D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72,78</w:t>
            </w:r>
          </w:p>
        </w:tc>
        <w:tc>
          <w:tcPr>
            <w:tcW w:w="760" w:type="pct"/>
          </w:tcPr>
          <w:p w14:paraId="1CFDA18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62,64</w:t>
            </w:r>
          </w:p>
        </w:tc>
        <w:tc>
          <w:tcPr>
            <w:tcW w:w="758" w:type="pct"/>
          </w:tcPr>
          <w:p w14:paraId="492A23E3"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Alto</w:t>
            </w:r>
          </w:p>
        </w:tc>
      </w:tr>
      <w:tr w:rsidR="004863D8" w:rsidRPr="009676D7" w14:paraId="0629B742" w14:textId="77777777" w:rsidTr="00F149A0">
        <w:trPr>
          <w:trHeight w:val="300"/>
        </w:trPr>
        <w:tc>
          <w:tcPr>
            <w:tcW w:w="1202" w:type="pct"/>
          </w:tcPr>
          <w:p w14:paraId="1BCBB9D4"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Ituango</w:t>
            </w:r>
          </w:p>
        </w:tc>
        <w:tc>
          <w:tcPr>
            <w:tcW w:w="760" w:type="pct"/>
          </w:tcPr>
          <w:p w14:paraId="71A4BB6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w:t>
            </w:r>
          </w:p>
        </w:tc>
        <w:tc>
          <w:tcPr>
            <w:tcW w:w="760" w:type="pct"/>
          </w:tcPr>
          <w:p w14:paraId="57B7346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47,91</w:t>
            </w:r>
          </w:p>
        </w:tc>
        <w:tc>
          <w:tcPr>
            <w:tcW w:w="760" w:type="pct"/>
          </w:tcPr>
          <w:p w14:paraId="2A61BA7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72,21</w:t>
            </w:r>
          </w:p>
        </w:tc>
        <w:tc>
          <w:tcPr>
            <w:tcW w:w="760" w:type="pct"/>
          </w:tcPr>
          <w:p w14:paraId="023B54C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48,39</w:t>
            </w:r>
          </w:p>
        </w:tc>
        <w:tc>
          <w:tcPr>
            <w:tcW w:w="758" w:type="pct"/>
          </w:tcPr>
          <w:p w14:paraId="39301F33"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Medio</w:t>
            </w:r>
          </w:p>
        </w:tc>
      </w:tr>
      <w:tr w:rsidR="004863D8" w:rsidRPr="009676D7" w14:paraId="7FA74AEA" w14:textId="77777777" w:rsidTr="00F149A0">
        <w:trPr>
          <w:trHeight w:val="300"/>
        </w:trPr>
        <w:tc>
          <w:tcPr>
            <w:tcW w:w="1202" w:type="pct"/>
          </w:tcPr>
          <w:p w14:paraId="09680D49"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Andrés de Cuerquía</w:t>
            </w:r>
          </w:p>
        </w:tc>
        <w:tc>
          <w:tcPr>
            <w:tcW w:w="760" w:type="pct"/>
          </w:tcPr>
          <w:p w14:paraId="77D266B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w:t>
            </w:r>
          </w:p>
        </w:tc>
        <w:tc>
          <w:tcPr>
            <w:tcW w:w="760" w:type="pct"/>
          </w:tcPr>
          <w:p w14:paraId="5DBC237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42,64</w:t>
            </w:r>
          </w:p>
        </w:tc>
        <w:tc>
          <w:tcPr>
            <w:tcW w:w="760" w:type="pct"/>
          </w:tcPr>
          <w:p w14:paraId="15AA99E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65,36</w:t>
            </w:r>
          </w:p>
        </w:tc>
        <w:tc>
          <w:tcPr>
            <w:tcW w:w="760" w:type="pct"/>
          </w:tcPr>
          <w:p w14:paraId="4CDDFEF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41,76</w:t>
            </w:r>
          </w:p>
        </w:tc>
        <w:tc>
          <w:tcPr>
            <w:tcW w:w="758" w:type="pct"/>
          </w:tcPr>
          <w:p w14:paraId="7B8A31D9"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Bajo</w:t>
            </w:r>
          </w:p>
        </w:tc>
      </w:tr>
      <w:tr w:rsidR="004863D8" w:rsidRPr="009676D7" w14:paraId="580FC65B" w14:textId="77777777" w:rsidTr="00F149A0">
        <w:trPr>
          <w:trHeight w:val="300"/>
        </w:trPr>
        <w:tc>
          <w:tcPr>
            <w:tcW w:w="1202" w:type="pct"/>
          </w:tcPr>
          <w:p w14:paraId="4FF1E13A"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760" w:type="pct"/>
          </w:tcPr>
          <w:p w14:paraId="0D5A4F6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w:t>
            </w:r>
          </w:p>
        </w:tc>
        <w:tc>
          <w:tcPr>
            <w:tcW w:w="760" w:type="pct"/>
          </w:tcPr>
          <w:p w14:paraId="5CA4FA6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38,55</w:t>
            </w:r>
          </w:p>
        </w:tc>
        <w:tc>
          <w:tcPr>
            <w:tcW w:w="760" w:type="pct"/>
          </w:tcPr>
          <w:p w14:paraId="402664E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70,81</w:t>
            </w:r>
          </w:p>
        </w:tc>
        <w:tc>
          <w:tcPr>
            <w:tcW w:w="760" w:type="pct"/>
          </w:tcPr>
          <w:p w14:paraId="1BF8FF6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38,80</w:t>
            </w:r>
          </w:p>
        </w:tc>
        <w:tc>
          <w:tcPr>
            <w:tcW w:w="758" w:type="pct"/>
          </w:tcPr>
          <w:p w14:paraId="3A6BE3D2"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Bajo</w:t>
            </w:r>
          </w:p>
        </w:tc>
      </w:tr>
      <w:tr w:rsidR="004863D8" w:rsidRPr="009676D7" w14:paraId="7288DDF5" w14:textId="77777777" w:rsidTr="00F149A0">
        <w:trPr>
          <w:trHeight w:val="300"/>
        </w:trPr>
        <w:tc>
          <w:tcPr>
            <w:tcW w:w="1202" w:type="pct"/>
          </w:tcPr>
          <w:p w14:paraId="70396D71"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Toledo</w:t>
            </w:r>
          </w:p>
        </w:tc>
        <w:tc>
          <w:tcPr>
            <w:tcW w:w="760" w:type="pct"/>
          </w:tcPr>
          <w:p w14:paraId="662886D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w:t>
            </w:r>
          </w:p>
        </w:tc>
        <w:tc>
          <w:tcPr>
            <w:tcW w:w="760" w:type="pct"/>
          </w:tcPr>
          <w:p w14:paraId="3BC959B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60,07</w:t>
            </w:r>
          </w:p>
        </w:tc>
        <w:tc>
          <w:tcPr>
            <w:tcW w:w="760" w:type="pct"/>
          </w:tcPr>
          <w:p w14:paraId="3684A8F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64,80</w:t>
            </w:r>
          </w:p>
        </w:tc>
        <w:tc>
          <w:tcPr>
            <w:tcW w:w="760" w:type="pct"/>
          </w:tcPr>
          <w:p w14:paraId="1A53B90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58,39</w:t>
            </w:r>
          </w:p>
        </w:tc>
        <w:tc>
          <w:tcPr>
            <w:tcW w:w="758" w:type="pct"/>
          </w:tcPr>
          <w:p w14:paraId="18EDB6C2"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Alto</w:t>
            </w:r>
          </w:p>
        </w:tc>
      </w:tr>
      <w:tr w:rsidR="004863D8" w:rsidRPr="009676D7" w14:paraId="2769A863" w14:textId="77777777" w:rsidTr="00F149A0">
        <w:trPr>
          <w:trHeight w:val="300"/>
        </w:trPr>
        <w:tc>
          <w:tcPr>
            <w:tcW w:w="1202" w:type="pct"/>
          </w:tcPr>
          <w:p w14:paraId="07B7E3AA"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Valdivia</w:t>
            </w:r>
          </w:p>
        </w:tc>
        <w:tc>
          <w:tcPr>
            <w:tcW w:w="760" w:type="pct"/>
          </w:tcPr>
          <w:p w14:paraId="34A5945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w:t>
            </w:r>
          </w:p>
        </w:tc>
        <w:tc>
          <w:tcPr>
            <w:tcW w:w="760" w:type="pct"/>
          </w:tcPr>
          <w:p w14:paraId="4F38FEE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65,16</w:t>
            </w:r>
          </w:p>
        </w:tc>
        <w:tc>
          <w:tcPr>
            <w:tcW w:w="760" w:type="pct"/>
          </w:tcPr>
          <w:p w14:paraId="58971B2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70,94</w:t>
            </w:r>
          </w:p>
        </w:tc>
        <w:tc>
          <w:tcPr>
            <w:tcW w:w="760" w:type="pct"/>
          </w:tcPr>
          <w:p w14:paraId="37F9E5C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65,69</w:t>
            </w:r>
          </w:p>
        </w:tc>
        <w:tc>
          <w:tcPr>
            <w:tcW w:w="758" w:type="pct"/>
          </w:tcPr>
          <w:p w14:paraId="08F12D75"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Alto</w:t>
            </w:r>
          </w:p>
        </w:tc>
      </w:tr>
      <w:tr w:rsidR="004863D8" w:rsidRPr="009676D7" w14:paraId="287BA1DD" w14:textId="77777777" w:rsidTr="00F149A0">
        <w:trPr>
          <w:trHeight w:val="300"/>
        </w:trPr>
        <w:tc>
          <w:tcPr>
            <w:tcW w:w="1202" w:type="pct"/>
          </w:tcPr>
          <w:p w14:paraId="1B6DB15D"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Yarumal</w:t>
            </w:r>
          </w:p>
        </w:tc>
        <w:tc>
          <w:tcPr>
            <w:tcW w:w="760" w:type="pct"/>
          </w:tcPr>
          <w:p w14:paraId="5A39F6A1"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5</w:t>
            </w:r>
          </w:p>
        </w:tc>
        <w:tc>
          <w:tcPr>
            <w:tcW w:w="760" w:type="pct"/>
          </w:tcPr>
          <w:p w14:paraId="7CB76104"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56,38</w:t>
            </w:r>
          </w:p>
        </w:tc>
        <w:tc>
          <w:tcPr>
            <w:tcW w:w="760" w:type="pct"/>
          </w:tcPr>
          <w:p w14:paraId="2211D130"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75,57</w:t>
            </w:r>
          </w:p>
        </w:tc>
        <w:tc>
          <w:tcPr>
            <w:tcW w:w="760" w:type="pct"/>
          </w:tcPr>
          <w:p w14:paraId="2092E64C" w14:textId="77777777" w:rsidR="004863D8" w:rsidRPr="009676D7" w:rsidRDefault="004863D8" w:rsidP="00F149A0">
            <w:pPr>
              <w:spacing w:line="276" w:lineRule="auto"/>
              <w:jc w:val="center"/>
              <w:rPr>
                <w:rFonts w:ascii="Times New Roman" w:eastAsia="Arial Narrow" w:hAnsi="Times New Roman" w:cs="Times New Roman"/>
                <w:b/>
                <w:bCs/>
                <w:color w:val="000000" w:themeColor="text1"/>
                <w:sz w:val="16"/>
                <w:szCs w:val="16"/>
              </w:rPr>
            </w:pPr>
            <w:r>
              <w:rPr>
                <w:rFonts w:ascii="Times New Roman" w:eastAsia="Calibri" w:hAnsi="Times New Roman" w:cs="Times New Roman"/>
                <w:sz w:val="16"/>
                <w:szCs w:val="16"/>
              </w:rPr>
              <w:t>56,82</w:t>
            </w:r>
          </w:p>
        </w:tc>
        <w:tc>
          <w:tcPr>
            <w:tcW w:w="758" w:type="pct"/>
          </w:tcPr>
          <w:p w14:paraId="3E99AC81"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Alto</w:t>
            </w:r>
          </w:p>
        </w:tc>
      </w:tr>
    </w:tbl>
    <w:p w14:paraId="29FD5C53" w14:textId="77777777" w:rsidR="004863D8" w:rsidRPr="009676D7" w:rsidRDefault="004863D8" w:rsidP="004863D8">
      <w:pPr>
        <w:spacing w:before="0"/>
      </w:pPr>
      <w:r w:rsidRPr="75AA67FD">
        <w:rPr>
          <w:rFonts w:ascii="Times New Roman" w:eastAsia="Arial Narrow" w:hAnsi="Times New Roman" w:cs="Times New Roman"/>
          <w:b/>
          <w:bCs/>
          <w:color w:val="000000" w:themeColor="text1"/>
          <w:sz w:val="20"/>
          <w:szCs w:val="20"/>
        </w:rPr>
        <w:t xml:space="preserve">Fuente: </w:t>
      </w:r>
      <w:r w:rsidRPr="75AA67FD">
        <w:rPr>
          <w:rFonts w:ascii="Times New Roman" w:eastAsia="Arial Narrow" w:hAnsi="Times New Roman" w:cs="Times New Roman"/>
          <w:color w:val="000000" w:themeColor="text1"/>
          <w:sz w:val="20"/>
          <w:szCs w:val="20"/>
        </w:rPr>
        <w:t>DNP (2025).</w:t>
      </w:r>
    </w:p>
    <w:p w14:paraId="77CBA91A" w14:textId="77777777" w:rsidR="004863D8" w:rsidRDefault="004863D8" w:rsidP="004863D8">
      <w:pPr>
        <w:pStyle w:val="Caption"/>
        <w:keepNext/>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Gráfico X. Medición de Desempeño Municipal de los municipios de la PAP Bio-energética del Norte de Antioquia - 2024</w:t>
      </w:r>
    </w:p>
    <w:p w14:paraId="5B233930" w14:textId="77777777" w:rsidR="004863D8" w:rsidRDefault="004863D8" w:rsidP="004863D8">
      <w:pPr>
        <w:spacing w:before="0"/>
        <w:rPr>
          <w:rFonts w:ascii="Times New Roman" w:eastAsia="Arial Narrow" w:hAnsi="Times New Roman" w:cs="Times New Roman"/>
          <w:color w:val="000000" w:themeColor="text1"/>
          <w:sz w:val="20"/>
          <w:szCs w:val="20"/>
        </w:rPr>
      </w:pPr>
    </w:p>
    <w:p w14:paraId="7155D242" w14:textId="77777777" w:rsidR="004863D8" w:rsidRDefault="004863D8" w:rsidP="004863D8">
      <w:pPr>
        <w:spacing w:before="0"/>
        <w:jc w:val="center"/>
      </w:pPr>
      <w:r>
        <w:rPr>
          <w:noProof/>
          <w:lang w:eastAsia="es-CO"/>
        </w:rPr>
        <w:drawing>
          <wp:inline distT="0" distB="0" distL="0" distR="0" wp14:anchorId="59688E4C" wp14:editId="1B27D4A6">
            <wp:extent cx="3913526" cy="4004042"/>
            <wp:effectExtent l="0" t="0" r="0" b="0"/>
            <wp:docPr id="12493763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76361" name="Picture 1249376361"/>
                    <pic:cNvPicPr/>
                  </pic:nvPicPr>
                  <pic:blipFill>
                    <a:blip r:embed="rId31">
                      <a:extLst>
                        <a:ext uri="{28A0092B-C50C-407E-A947-70E740481C1C}">
                          <a14:useLocalDpi xmlns:a14="http://schemas.microsoft.com/office/drawing/2010/main"/>
                        </a:ext>
                      </a:extLst>
                    </a:blip>
                    <a:stretch>
                      <a:fillRect/>
                    </a:stretch>
                  </pic:blipFill>
                  <pic:spPr>
                    <a:xfrm>
                      <a:off x="0" y="0"/>
                      <a:ext cx="3913526" cy="4004042"/>
                    </a:xfrm>
                    <a:prstGeom prst="rect">
                      <a:avLst/>
                    </a:prstGeom>
                  </pic:spPr>
                </pic:pic>
              </a:graphicData>
            </a:graphic>
          </wp:inline>
        </w:drawing>
      </w:r>
    </w:p>
    <w:p w14:paraId="0470166E" w14:textId="77777777" w:rsidR="004863D8" w:rsidRDefault="004863D8" w:rsidP="004863D8">
      <w:pPr>
        <w:spacing w:before="0"/>
      </w:pPr>
      <w:r w:rsidRPr="75AA67FD">
        <w:rPr>
          <w:rFonts w:ascii="Times New Roman" w:eastAsia="Arial Narrow" w:hAnsi="Times New Roman" w:cs="Times New Roman"/>
          <w:b/>
          <w:bCs/>
          <w:color w:val="000000" w:themeColor="text1"/>
          <w:sz w:val="20"/>
          <w:szCs w:val="20"/>
        </w:rPr>
        <w:t xml:space="preserve">Fuente: </w:t>
      </w:r>
      <w:r w:rsidRPr="75AA67FD">
        <w:rPr>
          <w:rFonts w:ascii="Times New Roman" w:eastAsia="Arial Narrow" w:hAnsi="Times New Roman" w:cs="Times New Roman"/>
          <w:color w:val="000000" w:themeColor="text1"/>
          <w:sz w:val="20"/>
          <w:szCs w:val="20"/>
        </w:rPr>
        <w:t>DNP (2025).</w:t>
      </w:r>
    </w:p>
    <w:p w14:paraId="5B193587" w14:textId="77777777" w:rsidR="004863D8" w:rsidRPr="009676D7" w:rsidRDefault="004863D8" w:rsidP="004863D8">
      <w:pPr>
        <w:pStyle w:val="Heading4"/>
        <w:rPr>
          <w:rFonts w:ascii="Times New Roman" w:hAnsi="Times New Roman" w:cs="Times New Roman"/>
        </w:rPr>
      </w:pPr>
      <w:r w:rsidRPr="009676D7">
        <w:rPr>
          <w:rFonts w:ascii="Times New Roman" w:hAnsi="Times New Roman" w:cs="Times New Roman"/>
        </w:rPr>
        <w:t>Finanzas territoriales</w:t>
      </w:r>
    </w:p>
    <w:p w14:paraId="71276564"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La situación fiscal de la Provincia configura uno de los principales cuellos de botella para el desarrollo territorial; 11 de los 13 municipios se encuentran en rango de “Riesgo” según el Índice de Desempeño Fiscal, San Andrés de Cuerquia alcanza la categoría de “Deterioro” (34,33) y Gómez Plata “Vulnerable” (68,96). Esta precariedad fiscal, generalizada en la provincia, limita severamente la capacidad de inversión en infraestructura, equipamientos y programas sectoriales que los instrumentos de ordenamiento territorial han priorizado; generando una alta dependencia fiscal de las transferencias del Sistema General de Participaciones (SGP) y del Sistema General de Regalías (SGR), con una generación de recursos propios —Ingresos Corrientes de Libre Destinación (ICLD)— muy limitada en la mayor parte del territorio.</w:t>
      </w:r>
    </w:p>
    <w:p w14:paraId="0F699602"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Los ICLD de Carolina del Príncipe para la vigencia fiscal de 2022 según se evidencia en el diagnóstico del PDM fueron de 2.227 millones de pesos (Alcaldía de Carolina del Príncipe, 2024, </w:t>
      </w:r>
      <w:r>
        <w:rPr>
          <w:rFonts w:ascii="Times New Roman" w:eastAsia="Arial" w:hAnsi="Times New Roman" w:cs="Times New Roman"/>
        </w:rPr>
        <w:t>p. 87)</w:t>
      </w:r>
      <w:r w:rsidRPr="009676D7">
        <w:rPr>
          <w:rFonts w:ascii="Times New Roman" w:eastAsia="Arial" w:hAnsi="Times New Roman" w:cs="Times New Roman"/>
        </w:rPr>
        <w:t>; por su parte San José de la Montaña registra un índice de autonomía fiscal del 40,1% con capacidad de recaudo equivalente al promedio nacional, pero con un desempeño integral que lo ubica en la posición 46 del departamento (Alcaldía de San José de la Montaña, 2024, p. 38); y Campamento evidencia una dinámica preocupante entre 2019 y 2022, período en el que los gastos crecieron más que proporcionalmente respecto a los ingresos, comprometiendo la sostenibilidad fiscal de mediano plazo (Alcaldía de Campamento, 2024, p. 128). Esta debilidad estructural en la generación de rentas propias es un patrón que afecta a la totalidad de los municipios de la provincia y que condiciona severamente su margen de maniobra para la inversión estratégica autónoma; por su parte, Anorí presenta los resultados más bajos en el componente de gestión fiscal de la subregión, situándose a más de 10 puntos por debajo del promedio de sus municipios comparables como Carolina del Príncipe. (Alcaldía de Anorí, 2024, p. 157).</w:t>
      </w:r>
    </w:p>
    <w:p w14:paraId="60AC74C2"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20</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Índice de Desempeño Fiscal de los municipios de la PAP Bio-energética del Norte de Antioquia - 2024.</w:t>
      </w:r>
    </w:p>
    <w:tbl>
      <w:tblPr>
        <w:tblStyle w:val="TableGrid"/>
        <w:tblW w:w="5000" w:type="pct"/>
        <w:tblLook w:val="06A0" w:firstRow="1" w:lastRow="0" w:firstColumn="1" w:lastColumn="0" w:noHBand="1" w:noVBand="1"/>
      </w:tblPr>
      <w:tblGrid>
        <w:gridCol w:w="2380"/>
        <w:gridCol w:w="1612"/>
        <w:gridCol w:w="1612"/>
        <w:gridCol w:w="1612"/>
        <w:gridCol w:w="1612"/>
      </w:tblGrid>
      <w:tr w:rsidR="004863D8" w:rsidRPr="009676D7" w14:paraId="0C8FDBCC" w14:textId="77777777" w:rsidTr="00F149A0">
        <w:trPr>
          <w:trHeight w:val="300"/>
        </w:trPr>
        <w:tc>
          <w:tcPr>
            <w:tcW w:w="1348" w:type="pct"/>
            <w:shd w:val="clear" w:color="auto" w:fill="002060"/>
            <w:vAlign w:val="center"/>
          </w:tcPr>
          <w:p w14:paraId="530832DB" w14:textId="77777777" w:rsidR="004863D8" w:rsidRPr="009676D7" w:rsidRDefault="004863D8" w:rsidP="00F149A0">
            <w:pPr>
              <w:spacing w:line="276" w:lineRule="auto"/>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Entidad</w:t>
            </w:r>
          </w:p>
        </w:tc>
        <w:tc>
          <w:tcPr>
            <w:tcW w:w="913" w:type="pct"/>
            <w:shd w:val="clear" w:color="auto" w:fill="002060"/>
            <w:vAlign w:val="center"/>
          </w:tcPr>
          <w:p w14:paraId="7C93E97A" w14:textId="77777777" w:rsidR="004863D8" w:rsidRPr="009676D7" w:rsidRDefault="004863D8" w:rsidP="00F149A0">
            <w:pPr>
              <w:spacing w:line="276" w:lineRule="auto"/>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Componente Resultados</w:t>
            </w:r>
          </w:p>
        </w:tc>
        <w:tc>
          <w:tcPr>
            <w:tcW w:w="913" w:type="pct"/>
            <w:shd w:val="clear" w:color="auto" w:fill="002060"/>
            <w:vAlign w:val="center"/>
          </w:tcPr>
          <w:p w14:paraId="5170D911" w14:textId="77777777" w:rsidR="004863D8" w:rsidRPr="009676D7" w:rsidRDefault="004863D8" w:rsidP="00F149A0">
            <w:pPr>
              <w:spacing w:line="276" w:lineRule="auto"/>
              <w:jc w:val="center"/>
              <w:rPr>
                <w:rFonts w:ascii="Times New Roman" w:eastAsia="Aptos Narrow" w:hAnsi="Times New Roman" w:cs="Times New Roman"/>
                <w:b/>
                <w:bCs/>
                <w:sz w:val="16"/>
                <w:szCs w:val="16"/>
              </w:rPr>
            </w:pPr>
            <w:r w:rsidRPr="009676D7">
              <w:rPr>
                <w:rFonts w:ascii="Times New Roman" w:eastAsia="Aptos Narrow" w:hAnsi="Times New Roman" w:cs="Times New Roman"/>
                <w:b/>
                <w:bCs/>
                <w:sz w:val="16"/>
                <w:szCs w:val="16"/>
              </w:rPr>
              <w:t>Componente Gestión</w:t>
            </w:r>
          </w:p>
        </w:tc>
        <w:tc>
          <w:tcPr>
            <w:tcW w:w="913" w:type="pct"/>
            <w:shd w:val="clear" w:color="auto" w:fill="002060"/>
            <w:vAlign w:val="center"/>
          </w:tcPr>
          <w:p w14:paraId="714442CE" w14:textId="77777777" w:rsidR="004863D8" w:rsidRPr="009676D7" w:rsidRDefault="004863D8" w:rsidP="00F149A0">
            <w:pPr>
              <w:spacing w:line="276" w:lineRule="auto"/>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IDF</w:t>
            </w:r>
          </w:p>
        </w:tc>
        <w:tc>
          <w:tcPr>
            <w:tcW w:w="913" w:type="pct"/>
            <w:shd w:val="clear" w:color="auto" w:fill="002060"/>
            <w:vAlign w:val="center"/>
          </w:tcPr>
          <w:p w14:paraId="62C3CCAC" w14:textId="77777777" w:rsidR="004863D8" w:rsidRPr="009676D7" w:rsidRDefault="004863D8" w:rsidP="00F149A0">
            <w:pPr>
              <w:spacing w:line="276" w:lineRule="auto"/>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Rango</w:t>
            </w:r>
          </w:p>
        </w:tc>
      </w:tr>
      <w:tr w:rsidR="004863D8" w:rsidRPr="009676D7" w14:paraId="180A1D3A" w14:textId="77777777" w:rsidTr="00F149A0">
        <w:trPr>
          <w:trHeight w:val="300"/>
        </w:trPr>
        <w:tc>
          <w:tcPr>
            <w:tcW w:w="1348" w:type="pct"/>
          </w:tcPr>
          <w:p w14:paraId="05EFD783"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Angostura</w:t>
            </w:r>
          </w:p>
        </w:tc>
        <w:tc>
          <w:tcPr>
            <w:tcW w:w="913" w:type="pct"/>
          </w:tcPr>
          <w:p w14:paraId="5D2B6B1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36,62</w:t>
            </w:r>
          </w:p>
        </w:tc>
        <w:tc>
          <w:tcPr>
            <w:tcW w:w="913" w:type="pct"/>
          </w:tcPr>
          <w:p w14:paraId="65B9566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17,50</w:t>
            </w:r>
          </w:p>
        </w:tc>
        <w:tc>
          <w:tcPr>
            <w:tcW w:w="913" w:type="pct"/>
          </w:tcPr>
          <w:p w14:paraId="1233CA7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54,13</w:t>
            </w:r>
          </w:p>
        </w:tc>
        <w:tc>
          <w:tcPr>
            <w:tcW w:w="913" w:type="pct"/>
          </w:tcPr>
          <w:p w14:paraId="67EA068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Riesgo</w:t>
            </w:r>
          </w:p>
        </w:tc>
      </w:tr>
      <w:tr w:rsidR="004863D8" w:rsidRPr="009676D7" w14:paraId="64AF7267" w14:textId="77777777" w:rsidTr="00F149A0">
        <w:trPr>
          <w:trHeight w:val="300"/>
        </w:trPr>
        <w:tc>
          <w:tcPr>
            <w:tcW w:w="1348" w:type="pct"/>
          </w:tcPr>
          <w:p w14:paraId="570FF0EB"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Anorí</w:t>
            </w:r>
          </w:p>
        </w:tc>
        <w:tc>
          <w:tcPr>
            <w:tcW w:w="913" w:type="pct"/>
          </w:tcPr>
          <w:p w14:paraId="199A3FB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40,62</w:t>
            </w:r>
          </w:p>
        </w:tc>
        <w:tc>
          <w:tcPr>
            <w:tcW w:w="913" w:type="pct"/>
          </w:tcPr>
          <w:p w14:paraId="4D8B08E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8,95</w:t>
            </w:r>
          </w:p>
        </w:tc>
        <w:tc>
          <w:tcPr>
            <w:tcW w:w="913" w:type="pct"/>
          </w:tcPr>
          <w:p w14:paraId="69E05875"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49,57</w:t>
            </w:r>
          </w:p>
        </w:tc>
        <w:tc>
          <w:tcPr>
            <w:tcW w:w="913" w:type="pct"/>
          </w:tcPr>
          <w:p w14:paraId="5EAE6D9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Riesgo</w:t>
            </w:r>
          </w:p>
        </w:tc>
      </w:tr>
      <w:tr w:rsidR="004863D8" w:rsidRPr="009676D7" w14:paraId="0ADE37D0" w14:textId="77777777" w:rsidTr="00F149A0">
        <w:trPr>
          <w:trHeight w:val="300"/>
        </w:trPr>
        <w:tc>
          <w:tcPr>
            <w:tcW w:w="1348" w:type="pct"/>
          </w:tcPr>
          <w:p w14:paraId="39C4C1DE"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Briceño</w:t>
            </w:r>
          </w:p>
        </w:tc>
        <w:tc>
          <w:tcPr>
            <w:tcW w:w="913" w:type="pct"/>
          </w:tcPr>
          <w:p w14:paraId="4C4E436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38,47</w:t>
            </w:r>
          </w:p>
        </w:tc>
        <w:tc>
          <w:tcPr>
            <w:tcW w:w="913" w:type="pct"/>
          </w:tcPr>
          <w:p w14:paraId="717DAE5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16,96</w:t>
            </w:r>
          </w:p>
        </w:tc>
        <w:tc>
          <w:tcPr>
            <w:tcW w:w="913" w:type="pct"/>
          </w:tcPr>
          <w:p w14:paraId="7D97636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55,43</w:t>
            </w:r>
          </w:p>
        </w:tc>
        <w:tc>
          <w:tcPr>
            <w:tcW w:w="913" w:type="pct"/>
          </w:tcPr>
          <w:p w14:paraId="33CE429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Riesgo</w:t>
            </w:r>
          </w:p>
        </w:tc>
      </w:tr>
      <w:tr w:rsidR="004863D8" w:rsidRPr="009676D7" w14:paraId="19D09FD6" w14:textId="77777777" w:rsidTr="00F149A0">
        <w:trPr>
          <w:trHeight w:val="300"/>
        </w:trPr>
        <w:tc>
          <w:tcPr>
            <w:tcW w:w="1348" w:type="pct"/>
          </w:tcPr>
          <w:p w14:paraId="0A0FD193"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Campamento</w:t>
            </w:r>
          </w:p>
        </w:tc>
        <w:tc>
          <w:tcPr>
            <w:tcW w:w="913" w:type="pct"/>
          </w:tcPr>
          <w:p w14:paraId="1BE7B1E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25,61</w:t>
            </w:r>
          </w:p>
        </w:tc>
        <w:tc>
          <w:tcPr>
            <w:tcW w:w="913" w:type="pct"/>
          </w:tcPr>
          <w:p w14:paraId="22A1631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14,76</w:t>
            </w:r>
          </w:p>
        </w:tc>
        <w:tc>
          <w:tcPr>
            <w:tcW w:w="913" w:type="pct"/>
          </w:tcPr>
          <w:p w14:paraId="2462E6E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40,37</w:t>
            </w:r>
          </w:p>
        </w:tc>
        <w:tc>
          <w:tcPr>
            <w:tcW w:w="913" w:type="pct"/>
          </w:tcPr>
          <w:p w14:paraId="0140462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Riesgo</w:t>
            </w:r>
          </w:p>
        </w:tc>
      </w:tr>
      <w:tr w:rsidR="004863D8" w:rsidRPr="009676D7" w14:paraId="7ADDEB76" w14:textId="77777777" w:rsidTr="00F149A0">
        <w:trPr>
          <w:trHeight w:val="300"/>
        </w:trPr>
        <w:tc>
          <w:tcPr>
            <w:tcW w:w="1348" w:type="pct"/>
          </w:tcPr>
          <w:p w14:paraId="7390A1C4"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Carolina</w:t>
            </w:r>
          </w:p>
        </w:tc>
        <w:tc>
          <w:tcPr>
            <w:tcW w:w="913" w:type="pct"/>
          </w:tcPr>
          <w:p w14:paraId="0E9ADD6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42,69</w:t>
            </w:r>
          </w:p>
        </w:tc>
        <w:tc>
          <w:tcPr>
            <w:tcW w:w="913" w:type="pct"/>
          </w:tcPr>
          <w:p w14:paraId="662D21D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13,33</w:t>
            </w:r>
          </w:p>
        </w:tc>
        <w:tc>
          <w:tcPr>
            <w:tcW w:w="913" w:type="pct"/>
          </w:tcPr>
          <w:p w14:paraId="6C7747D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56,02</w:t>
            </w:r>
          </w:p>
        </w:tc>
        <w:tc>
          <w:tcPr>
            <w:tcW w:w="913" w:type="pct"/>
          </w:tcPr>
          <w:p w14:paraId="370CA33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Riesgo</w:t>
            </w:r>
          </w:p>
        </w:tc>
      </w:tr>
      <w:tr w:rsidR="004863D8" w:rsidRPr="009676D7" w14:paraId="11320DF2" w14:textId="77777777" w:rsidTr="00F149A0">
        <w:trPr>
          <w:trHeight w:val="300"/>
        </w:trPr>
        <w:tc>
          <w:tcPr>
            <w:tcW w:w="1348" w:type="pct"/>
          </w:tcPr>
          <w:p w14:paraId="2E9F0B73"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Gómez Plata</w:t>
            </w:r>
          </w:p>
        </w:tc>
        <w:tc>
          <w:tcPr>
            <w:tcW w:w="913" w:type="pct"/>
          </w:tcPr>
          <w:p w14:paraId="2686FEB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49,09</w:t>
            </w:r>
          </w:p>
        </w:tc>
        <w:tc>
          <w:tcPr>
            <w:tcW w:w="913" w:type="pct"/>
          </w:tcPr>
          <w:p w14:paraId="23E768D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19,86</w:t>
            </w:r>
          </w:p>
        </w:tc>
        <w:tc>
          <w:tcPr>
            <w:tcW w:w="913" w:type="pct"/>
          </w:tcPr>
          <w:p w14:paraId="7FAD9AD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68,96</w:t>
            </w:r>
          </w:p>
        </w:tc>
        <w:tc>
          <w:tcPr>
            <w:tcW w:w="913" w:type="pct"/>
          </w:tcPr>
          <w:p w14:paraId="421A977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Vulnerable</w:t>
            </w:r>
          </w:p>
        </w:tc>
      </w:tr>
      <w:tr w:rsidR="004863D8" w:rsidRPr="009676D7" w14:paraId="5BDB33D9" w14:textId="77777777" w:rsidTr="00F149A0">
        <w:trPr>
          <w:trHeight w:val="300"/>
        </w:trPr>
        <w:tc>
          <w:tcPr>
            <w:tcW w:w="1348" w:type="pct"/>
          </w:tcPr>
          <w:p w14:paraId="484DC299"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Guadalupe</w:t>
            </w:r>
          </w:p>
        </w:tc>
        <w:tc>
          <w:tcPr>
            <w:tcW w:w="913" w:type="pct"/>
          </w:tcPr>
          <w:p w14:paraId="6A2F3E9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43,17</w:t>
            </w:r>
          </w:p>
        </w:tc>
        <w:tc>
          <w:tcPr>
            <w:tcW w:w="913" w:type="pct"/>
          </w:tcPr>
          <w:p w14:paraId="318062D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12,25</w:t>
            </w:r>
          </w:p>
        </w:tc>
        <w:tc>
          <w:tcPr>
            <w:tcW w:w="913" w:type="pct"/>
          </w:tcPr>
          <w:p w14:paraId="255BEED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55,42</w:t>
            </w:r>
          </w:p>
        </w:tc>
        <w:tc>
          <w:tcPr>
            <w:tcW w:w="913" w:type="pct"/>
          </w:tcPr>
          <w:p w14:paraId="52E5FB0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Riesgo</w:t>
            </w:r>
          </w:p>
        </w:tc>
      </w:tr>
      <w:tr w:rsidR="004863D8" w:rsidRPr="009676D7" w14:paraId="7F9F84E6" w14:textId="77777777" w:rsidTr="00F149A0">
        <w:trPr>
          <w:trHeight w:val="300"/>
        </w:trPr>
        <w:tc>
          <w:tcPr>
            <w:tcW w:w="1348" w:type="pct"/>
          </w:tcPr>
          <w:p w14:paraId="0360E78C"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Ituango</w:t>
            </w:r>
          </w:p>
        </w:tc>
        <w:tc>
          <w:tcPr>
            <w:tcW w:w="913" w:type="pct"/>
          </w:tcPr>
          <w:p w14:paraId="379FA5E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37,32</w:t>
            </w:r>
          </w:p>
        </w:tc>
        <w:tc>
          <w:tcPr>
            <w:tcW w:w="913" w:type="pct"/>
          </w:tcPr>
          <w:p w14:paraId="02AD343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19,80</w:t>
            </w:r>
          </w:p>
        </w:tc>
        <w:tc>
          <w:tcPr>
            <w:tcW w:w="913" w:type="pct"/>
          </w:tcPr>
          <w:p w14:paraId="49B7ED0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57,12</w:t>
            </w:r>
          </w:p>
        </w:tc>
        <w:tc>
          <w:tcPr>
            <w:tcW w:w="913" w:type="pct"/>
          </w:tcPr>
          <w:p w14:paraId="300D0C5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Riesgo</w:t>
            </w:r>
          </w:p>
        </w:tc>
      </w:tr>
      <w:tr w:rsidR="004863D8" w:rsidRPr="009676D7" w14:paraId="0AEB80EF" w14:textId="77777777" w:rsidTr="00F149A0">
        <w:trPr>
          <w:trHeight w:val="300"/>
        </w:trPr>
        <w:tc>
          <w:tcPr>
            <w:tcW w:w="1348" w:type="pct"/>
          </w:tcPr>
          <w:p w14:paraId="25BA7234"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913" w:type="pct"/>
          </w:tcPr>
          <w:p w14:paraId="7CBBF81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26,62</w:t>
            </w:r>
          </w:p>
        </w:tc>
        <w:tc>
          <w:tcPr>
            <w:tcW w:w="913" w:type="pct"/>
          </w:tcPr>
          <w:p w14:paraId="5229D4A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7,72</w:t>
            </w:r>
          </w:p>
        </w:tc>
        <w:tc>
          <w:tcPr>
            <w:tcW w:w="913" w:type="pct"/>
          </w:tcPr>
          <w:p w14:paraId="29D041B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34,33</w:t>
            </w:r>
          </w:p>
        </w:tc>
        <w:tc>
          <w:tcPr>
            <w:tcW w:w="913" w:type="pct"/>
          </w:tcPr>
          <w:p w14:paraId="3576000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Deterioro</w:t>
            </w:r>
          </w:p>
        </w:tc>
      </w:tr>
      <w:tr w:rsidR="004863D8" w:rsidRPr="009676D7" w14:paraId="3535D6AF" w14:textId="77777777" w:rsidTr="00F149A0">
        <w:trPr>
          <w:trHeight w:val="300"/>
        </w:trPr>
        <w:tc>
          <w:tcPr>
            <w:tcW w:w="1348" w:type="pct"/>
          </w:tcPr>
          <w:p w14:paraId="07BDFE62"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913" w:type="pct"/>
          </w:tcPr>
          <w:p w14:paraId="1ED4B9D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27,36</w:t>
            </w:r>
          </w:p>
        </w:tc>
        <w:tc>
          <w:tcPr>
            <w:tcW w:w="913" w:type="pct"/>
          </w:tcPr>
          <w:p w14:paraId="61EB18F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13,26</w:t>
            </w:r>
          </w:p>
        </w:tc>
        <w:tc>
          <w:tcPr>
            <w:tcW w:w="913" w:type="pct"/>
          </w:tcPr>
          <w:p w14:paraId="1329B91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40,62</w:t>
            </w:r>
          </w:p>
        </w:tc>
        <w:tc>
          <w:tcPr>
            <w:tcW w:w="913" w:type="pct"/>
          </w:tcPr>
          <w:p w14:paraId="42AE566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Riesgo</w:t>
            </w:r>
          </w:p>
        </w:tc>
      </w:tr>
      <w:tr w:rsidR="004863D8" w:rsidRPr="009676D7" w14:paraId="4CBE1B61" w14:textId="77777777" w:rsidTr="00F149A0">
        <w:trPr>
          <w:trHeight w:val="300"/>
        </w:trPr>
        <w:tc>
          <w:tcPr>
            <w:tcW w:w="1348" w:type="pct"/>
          </w:tcPr>
          <w:p w14:paraId="6D79B78F"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Toledo</w:t>
            </w:r>
          </w:p>
        </w:tc>
        <w:tc>
          <w:tcPr>
            <w:tcW w:w="913" w:type="pct"/>
          </w:tcPr>
          <w:p w14:paraId="7183EDC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35,66</w:t>
            </w:r>
          </w:p>
        </w:tc>
        <w:tc>
          <w:tcPr>
            <w:tcW w:w="913" w:type="pct"/>
          </w:tcPr>
          <w:p w14:paraId="6D4686E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12,26</w:t>
            </w:r>
          </w:p>
        </w:tc>
        <w:tc>
          <w:tcPr>
            <w:tcW w:w="913" w:type="pct"/>
          </w:tcPr>
          <w:p w14:paraId="45B1ECA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47,91</w:t>
            </w:r>
          </w:p>
        </w:tc>
        <w:tc>
          <w:tcPr>
            <w:tcW w:w="913" w:type="pct"/>
          </w:tcPr>
          <w:p w14:paraId="55D0F7C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Riesgo</w:t>
            </w:r>
          </w:p>
        </w:tc>
      </w:tr>
      <w:tr w:rsidR="004863D8" w:rsidRPr="009676D7" w14:paraId="77EDDE68" w14:textId="77777777" w:rsidTr="00F149A0">
        <w:trPr>
          <w:trHeight w:val="300"/>
        </w:trPr>
        <w:tc>
          <w:tcPr>
            <w:tcW w:w="1348" w:type="pct"/>
          </w:tcPr>
          <w:p w14:paraId="342D37C6"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Valdivia</w:t>
            </w:r>
          </w:p>
        </w:tc>
        <w:tc>
          <w:tcPr>
            <w:tcW w:w="913" w:type="pct"/>
          </w:tcPr>
          <w:p w14:paraId="45C1711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35,13</w:t>
            </w:r>
          </w:p>
        </w:tc>
        <w:tc>
          <w:tcPr>
            <w:tcW w:w="913" w:type="pct"/>
          </w:tcPr>
          <w:p w14:paraId="291D124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18,92</w:t>
            </w:r>
          </w:p>
        </w:tc>
        <w:tc>
          <w:tcPr>
            <w:tcW w:w="913" w:type="pct"/>
          </w:tcPr>
          <w:p w14:paraId="5B52A56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54,05</w:t>
            </w:r>
          </w:p>
        </w:tc>
        <w:tc>
          <w:tcPr>
            <w:tcW w:w="913" w:type="pct"/>
          </w:tcPr>
          <w:p w14:paraId="0CA02D1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Riesgo</w:t>
            </w:r>
          </w:p>
        </w:tc>
      </w:tr>
      <w:tr w:rsidR="004863D8" w:rsidRPr="009676D7" w14:paraId="773597EC" w14:textId="77777777" w:rsidTr="00F149A0">
        <w:trPr>
          <w:trHeight w:val="300"/>
        </w:trPr>
        <w:tc>
          <w:tcPr>
            <w:tcW w:w="1348" w:type="pct"/>
          </w:tcPr>
          <w:p w14:paraId="7B7A37EF"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Yarumal</w:t>
            </w:r>
          </w:p>
        </w:tc>
        <w:tc>
          <w:tcPr>
            <w:tcW w:w="913" w:type="pct"/>
          </w:tcPr>
          <w:p w14:paraId="1AC0CB4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28,39</w:t>
            </w:r>
          </w:p>
        </w:tc>
        <w:tc>
          <w:tcPr>
            <w:tcW w:w="913" w:type="pct"/>
          </w:tcPr>
          <w:p w14:paraId="71433B9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13,34</w:t>
            </w:r>
          </w:p>
        </w:tc>
        <w:tc>
          <w:tcPr>
            <w:tcW w:w="913" w:type="pct"/>
          </w:tcPr>
          <w:p w14:paraId="3B51A65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41,73</w:t>
            </w:r>
          </w:p>
        </w:tc>
        <w:tc>
          <w:tcPr>
            <w:tcW w:w="913" w:type="pct"/>
          </w:tcPr>
          <w:p w14:paraId="4666F79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Riesgo</w:t>
            </w:r>
          </w:p>
        </w:tc>
      </w:tr>
    </w:tbl>
    <w:p w14:paraId="5E1235CA" w14:textId="77777777" w:rsidR="004863D8" w:rsidRPr="009676D7" w:rsidRDefault="004863D8" w:rsidP="004863D8">
      <w:pPr>
        <w:spacing w:after="0"/>
        <w:contextualSpacing/>
      </w:pPr>
      <w:r w:rsidRPr="75AA67FD">
        <w:rPr>
          <w:rFonts w:ascii="Times New Roman" w:hAnsi="Times New Roman" w:cs="Times New Roman"/>
          <w:b/>
          <w:bCs/>
          <w:sz w:val="20"/>
          <w:szCs w:val="20"/>
        </w:rPr>
        <w:t xml:space="preserve">Fuente: </w:t>
      </w:r>
      <w:r w:rsidRPr="75AA67FD">
        <w:rPr>
          <w:rFonts w:ascii="Times New Roman" w:hAnsi="Times New Roman" w:cs="Times New Roman"/>
          <w:sz w:val="20"/>
          <w:szCs w:val="20"/>
        </w:rPr>
        <w:t>DNP (s.f.-c).</w:t>
      </w:r>
    </w:p>
    <w:p w14:paraId="7BA6665D" w14:textId="77777777" w:rsidR="004863D8" w:rsidRPr="009676D7" w:rsidRDefault="004863D8" w:rsidP="004863D8">
      <w:pPr>
        <w:pStyle w:val="Caption"/>
        <w:keepNext/>
        <w:contextualSpacing/>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Gráfico X. Índice de Desempeño Fiscal de los municipios de la PAP Bio-energética del Norte de Antioquia - 2024.</w:t>
      </w:r>
    </w:p>
    <w:p w14:paraId="39B1F1C6" w14:textId="77777777" w:rsidR="004863D8" w:rsidRPr="009676D7" w:rsidRDefault="004863D8" w:rsidP="004863D8">
      <w:pPr>
        <w:spacing w:after="0"/>
        <w:contextualSpacing/>
        <w:rPr>
          <w:rFonts w:ascii="Times New Roman" w:hAnsi="Times New Roman" w:cs="Times New Roman"/>
          <w:sz w:val="20"/>
          <w:szCs w:val="20"/>
        </w:rPr>
      </w:pPr>
    </w:p>
    <w:p w14:paraId="7A9519A9" w14:textId="77777777" w:rsidR="004863D8" w:rsidRPr="009676D7" w:rsidRDefault="004863D8" w:rsidP="004863D8">
      <w:pPr>
        <w:contextualSpacing/>
      </w:pPr>
      <w:r>
        <w:rPr>
          <w:noProof/>
          <w:lang w:eastAsia="es-CO"/>
        </w:rPr>
        <w:drawing>
          <wp:inline distT="0" distB="0" distL="0" distR="0" wp14:anchorId="6215B261" wp14:editId="7569176A">
            <wp:extent cx="3278081" cy="3657443"/>
            <wp:effectExtent l="0" t="0" r="0" b="0"/>
            <wp:docPr id="13878078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07803" name="Picture 1387807803"/>
                    <pic:cNvPicPr/>
                  </pic:nvPicPr>
                  <pic:blipFill>
                    <a:blip r:embed="rId32">
                      <a:extLst>
                        <a:ext uri="{28A0092B-C50C-407E-A947-70E740481C1C}">
                          <a14:useLocalDpi xmlns:a14="http://schemas.microsoft.com/office/drawing/2010/main"/>
                        </a:ext>
                      </a:extLst>
                    </a:blip>
                    <a:stretch>
                      <a:fillRect/>
                    </a:stretch>
                  </pic:blipFill>
                  <pic:spPr>
                    <a:xfrm>
                      <a:off x="0" y="0"/>
                      <a:ext cx="3278081" cy="3657443"/>
                    </a:xfrm>
                    <a:prstGeom prst="rect">
                      <a:avLst/>
                    </a:prstGeom>
                  </pic:spPr>
                </pic:pic>
              </a:graphicData>
            </a:graphic>
          </wp:inline>
        </w:drawing>
      </w:r>
    </w:p>
    <w:p w14:paraId="45065557" w14:textId="77777777" w:rsidR="004863D8" w:rsidRDefault="004863D8" w:rsidP="004863D8">
      <w:pPr>
        <w:spacing w:after="0"/>
        <w:contextualSpacing/>
      </w:pPr>
      <w:r w:rsidRPr="75AA67FD">
        <w:rPr>
          <w:rFonts w:ascii="Times New Roman" w:hAnsi="Times New Roman" w:cs="Times New Roman"/>
          <w:b/>
          <w:bCs/>
          <w:sz w:val="20"/>
          <w:szCs w:val="20"/>
        </w:rPr>
        <w:t xml:space="preserve">Fuente: </w:t>
      </w:r>
      <w:r w:rsidRPr="75AA67FD">
        <w:rPr>
          <w:rFonts w:ascii="Times New Roman" w:hAnsi="Times New Roman" w:cs="Times New Roman"/>
          <w:sz w:val="20"/>
          <w:szCs w:val="20"/>
        </w:rPr>
        <w:t>DNP (s.f.-c).</w:t>
      </w:r>
    </w:p>
    <w:p w14:paraId="1F04C8A5" w14:textId="77777777" w:rsidR="004863D8" w:rsidRDefault="004863D8" w:rsidP="004863D8">
      <w:pPr>
        <w:contextualSpacing/>
      </w:pPr>
    </w:p>
    <w:p w14:paraId="159213D9"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El indicador de la Ley 617 de 2000 refuerza esta lectura: Carolina del Príncipe en 2020 destinó el 96,46% de sus ingresos corrientes de libre destinación a gastos de funcionamiento, superando el límite legal del 80% para municipios de sexta categoría, lo que prácticamente anula su margen para inversión propia, no obstante, en 2022 mejoró su situación ubicando dicho índice en 73,39% (Alcaldía de Carolina del Príncipe, 2024, </w:t>
      </w:r>
      <w:r>
        <w:rPr>
          <w:rFonts w:ascii="Times New Roman" w:eastAsia="Arial" w:hAnsi="Times New Roman" w:cs="Times New Roman"/>
        </w:rPr>
        <w:t>p. 87)</w:t>
      </w:r>
      <w:r w:rsidRPr="009676D7">
        <w:rPr>
          <w:rFonts w:ascii="Times New Roman" w:eastAsia="Arial" w:hAnsi="Times New Roman" w:cs="Times New Roman"/>
        </w:rPr>
        <w:t xml:space="preserve"> y Toledo en 2020 gastó el 79,5% y en 2022 presentó un incumplimiento al llegar al 105,1% (Alcaldía de Toledo, 2024, p. 155). En contraste, para 2020 Yarumal dispuso de una mayor holgura fiscal relativa, aunque igualmente limitada frente a las necesidades identificadas en sus planes de ordenamiento en tanto que destinó el 50,63% de sus ingresos corrientes a gastos y para 2022 el 49,04% (Alcaldía de Yarumal, 2024, p. 82). Dicho panorama revela que la mayoría de los municipios destina una proporción elevada de sus ICLD al gasto de funcionamiento, con escaso espacio para la inversión estratégica autónoma fuera del marco de las transferencias.</w:t>
      </w:r>
      <w:r w:rsidRPr="009676D7">
        <w:rPr>
          <w:rFonts w:ascii="Times New Roman" w:eastAsia="DengXian" w:hAnsi="Times New Roman" w:cs="Times New Roman"/>
          <w:b/>
          <w:bCs/>
          <w:smallCaps/>
        </w:rPr>
        <w:t xml:space="preserve"> </w:t>
      </w:r>
    </w:p>
    <w:p w14:paraId="20101E43" w14:textId="77777777" w:rsidR="004863D8" w:rsidRPr="009676D7" w:rsidRDefault="004863D8" w:rsidP="004863D8">
      <w:pPr>
        <w:pStyle w:val="Caption"/>
        <w:keepNext/>
        <w:jc w:val="center"/>
        <w:rPr>
          <w:rFonts w:ascii="Times New Roman" w:hAnsi="Times New Roman" w:cs="Times New Roman"/>
          <w:i w:val="0"/>
          <w:iCs w:val="0"/>
          <w:sz w:val="20"/>
          <w:szCs w:val="20"/>
        </w:rPr>
      </w:pPr>
      <w:commentRangeStart w:id="29"/>
      <w:r w:rsidRPr="73BC2806">
        <w:rPr>
          <w:rFonts w:ascii="Times New Roman" w:hAnsi="Times New Roman" w:cs="Times New Roman"/>
          <w:i w:val="0"/>
          <w:iCs w:val="0"/>
          <w:sz w:val="20"/>
          <w:szCs w:val="20"/>
        </w:rPr>
        <w:t xml:space="preserve">Tabla </w:t>
      </w:r>
      <w:r w:rsidRPr="73BC2806">
        <w:rPr>
          <w:rFonts w:ascii="Times New Roman" w:hAnsi="Times New Roman" w:cs="Times New Roman"/>
          <w:i w:val="0"/>
          <w:iCs w:val="0"/>
          <w:sz w:val="20"/>
          <w:szCs w:val="20"/>
        </w:rPr>
        <w:fldChar w:fldCharType="begin"/>
      </w:r>
      <w:r w:rsidRPr="73BC2806">
        <w:rPr>
          <w:rFonts w:ascii="Times New Roman" w:hAnsi="Times New Roman" w:cs="Times New Roman"/>
          <w:i w:val="0"/>
          <w:iCs w:val="0"/>
          <w:sz w:val="20"/>
          <w:szCs w:val="20"/>
        </w:rPr>
        <w:instrText xml:space="preserve"> SEQ Tabla \* ARABIC </w:instrText>
      </w:r>
      <w:r w:rsidRPr="73BC2806">
        <w:rPr>
          <w:rFonts w:ascii="Times New Roman" w:hAnsi="Times New Roman" w:cs="Times New Roman"/>
          <w:i w:val="0"/>
          <w:iCs w:val="0"/>
          <w:sz w:val="20"/>
          <w:szCs w:val="20"/>
        </w:rPr>
        <w:fldChar w:fldCharType="separate"/>
      </w:r>
      <w:r>
        <w:rPr>
          <w:rFonts w:ascii="Times New Roman" w:hAnsi="Times New Roman" w:cs="Times New Roman"/>
          <w:i w:val="0"/>
          <w:iCs w:val="0"/>
          <w:noProof/>
          <w:sz w:val="20"/>
          <w:szCs w:val="20"/>
        </w:rPr>
        <w:t>21</w:t>
      </w:r>
      <w:r w:rsidRPr="73BC2806">
        <w:rPr>
          <w:rFonts w:ascii="Times New Roman" w:hAnsi="Times New Roman" w:cs="Times New Roman"/>
          <w:i w:val="0"/>
          <w:iCs w:val="0"/>
          <w:sz w:val="20"/>
          <w:szCs w:val="20"/>
        </w:rPr>
        <w:fldChar w:fldCharType="end"/>
      </w:r>
      <w:r w:rsidRPr="73BC2806">
        <w:rPr>
          <w:rFonts w:ascii="Times New Roman" w:hAnsi="Times New Roman" w:cs="Times New Roman"/>
          <w:i w:val="0"/>
          <w:iCs w:val="0"/>
          <w:sz w:val="20"/>
          <w:szCs w:val="20"/>
        </w:rPr>
        <w:t>. Límite e indicador ley 617 de 2002 para los municipios de la PAP Bio-energética del Norte de Antioquia - 2024.</w:t>
      </w:r>
      <w:commentRangeEnd w:id="29"/>
      <w:r w:rsidRPr="009676D7">
        <w:rPr>
          <w:rStyle w:val="CommentReference"/>
          <w:rFonts w:ascii="Times New Roman" w:hAnsi="Times New Roman" w:cs="Times New Roman"/>
          <w:i w:val="0"/>
          <w:iCs w:val="0"/>
          <w:sz w:val="20"/>
          <w:szCs w:val="20"/>
        </w:rPr>
        <w:commentReference w:id="29"/>
      </w:r>
    </w:p>
    <w:tbl>
      <w:tblPr>
        <w:tblStyle w:val="TableGrid"/>
        <w:tblW w:w="6508" w:type="dxa"/>
        <w:jc w:val="center"/>
        <w:tblLook w:val="04A0" w:firstRow="1" w:lastRow="0" w:firstColumn="1" w:lastColumn="0" w:noHBand="0" w:noVBand="1"/>
      </w:tblPr>
      <w:tblGrid>
        <w:gridCol w:w="1920"/>
        <w:gridCol w:w="1484"/>
        <w:gridCol w:w="1477"/>
        <w:gridCol w:w="1627"/>
      </w:tblGrid>
      <w:tr w:rsidR="004863D8" w:rsidRPr="009676D7" w14:paraId="44614C74" w14:textId="77777777" w:rsidTr="00F149A0">
        <w:trPr>
          <w:trHeight w:val="670"/>
          <w:jc w:val="center"/>
        </w:trPr>
        <w:tc>
          <w:tcPr>
            <w:tcW w:w="1920" w:type="dxa"/>
            <w:shd w:val="clear" w:color="auto" w:fill="002060"/>
            <w:vAlign w:val="center"/>
          </w:tcPr>
          <w:p w14:paraId="2565AD2F" w14:textId="77777777" w:rsidR="004863D8" w:rsidRPr="009676D7" w:rsidRDefault="004863D8" w:rsidP="00F149A0">
            <w:pPr>
              <w:jc w:val="center"/>
              <w:rPr>
                <w:rFonts w:ascii="Times New Roman" w:hAnsi="Times New Roman" w:cs="Times New Roman"/>
                <w:color w:val="FFFFFF" w:themeColor="background1"/>
                <w:sz w:val="16"/>
                <w:szCs w:val="16"/>
              </w:rPr>
            </w:pPr>
            <w:r w:rsidRPr="009676D7">
              <w:rPr>
                <w:rFonts w:ascii="Times New Roman" w:eastAsia="Calibri" w:hAnsi="Times New Roman" w:cs="Times New Roman"/>
                <w:b/>
                <w:bCs/>
                <w:color w:val="FFFFFF" w:themeColor="background1"/>
                <w:sz w:val="16"/>
                <w:szCs w:val="16"/>
              </w:rPr>
              <w:t xml:space="preserve">Municipio </w:t>
            </w:r>
          </w:p>
        </w:tc>
        <w:tc>
          <w:tcPr>
            <w:tcW w:w="1484" w:type="dxa"/>
            <w:shd w:val="clear" w:color="auto" w:fill="002060"/>
            <w:vAlign w:val="center"/>
          </w:tcPr>
          <w:p w14:paraId="48B1AA6F" w14:textId="77777777" w:rsidR="004863D8" w:rsidRDefault="004863D8" w:rsidP="00F149A0">
            <w:pPr>
              <w:jc w:val="center"/>
            </w:pPr>
            <w:r w:rsidRPr="05E548FB">
              <w:rPr>
                <w:rFonts w:ascii="Times New Roman" w:eastAsia="Calibri" w:hAnsi="Times New Roman" w:cs="Times New Roman"/>
                <w:b/>
                <w:bCs/>
                <w:color w:val="FFFFFF" w:themeColor="background1"/>
                <w:sz w:val="16"/>
                <w:szCs w:val="16"/>
              </w:rPr>
              <w:t>ICDL*</w:t>
            </w:r>
          </w:p>
        </w:tc>
        <w:tc>
          <w:tcPr>
            <w:tcW w:w="1477" w:type="dxa"/>
            <w:shd w:val="clear" w:color="auto" w:fill="002060"/>
            <w:vAlign w:val="center"/>
          </w:tcPr>
          <w:p w14:paraId="62E42D4D" w14:textId="77777777" w:rsidR="004863D8" w:rsidRDefault="004863D8" w:rsidP="00F149A0">
            <w:pPr>
              <w:jc w:val="center"/>
            </w:pPr>
            <w:r w:rsidRPr="05E548FB">
              <w:rPr>
                <w:rFonts w:ascii="Times New Roman" w:eastAsia="Calibri" w:hAnsi="Times New Roman" w:cs="Times New Roman"/>
                <w:b/>
                <w:bCs/>
                <w:color w:val="FFFFFF" w:themeColor="background1"/>
                <w:sz w:val="16"/>
                <w:szCs w:val="16"/>
              </w:rPr>
              <w:t>Gastos funcionamiento*</w:t>
            </w:r>
          </w:p>
        </w:tc>
        <w:tc>
          <w:tcPr>
            <w:tcW w:w="1627" w:type="dxa"/>
            <w:shd w:val="clear" w:color="auto" w:fill="002060"/>
            <w:vAlign w:val="center"/>
          </w:tcPr>
          <w:p w14:paraId="66AAE007" w14:textId="77777777" w:rsidR="004863D8" w:rsidRDefault="004863D8" w:rsidP="00F149A0">
            <w:pPr>
              <w:jc w:val="center"/>
            </w:pPr>
            <w:r w:rsidRPr="396414BE">
              <w:rPr>
                <w:rFonts w:ascii="Times New Roman" w:eastAsia="Calibri" w:hAnsi="Times New Roman" w:cs="Times New Roman"/>
                <w:b/>
                <w:bCs/>
                <w:color w:val="FFFFFF" w:themeColor="background1"/>
                <w:sz w:val="16"/>
                <w:szCs w:val="16"/>
              </w:rPr>
              <w:t>Indicador Ley 617</w:t>
            </w:r>
          </w:p>
        </w:tc>
      </w:tr>
      <w:tr w:rsidR="004863D8" w:rsidRPr="009676D7" w14:paraId="3C114127" w14:textId="77777777" w:rsidTr="00F149A0">
        <w:trPr>
          <w:trHeight w:val="300"/>
          <w:jc w:val="center"/>
        </w:trPr>
        <w:tc>
          <w:tcPr>
            <w:tcW w:w="1920" w:type="dxa"/>
          </w:tcPr>
          <w:p w14:paraId="63BEC4CC"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 xml:space="preserve">Angostura </w:t>
            </w:r>
          </w:p>
        </w:tc>
        <w:tc>
          <w:tcPr>
            <w:tcW w:w="1484" w:type="dxa"/>
          </w:tcPr>
          <w:p w14:paraId="2890AAF7"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5.259.952</w:t>
            </w:r>
          </w:p>
        </w:tc>
        <w:tc>
          <w:tcPr>
            <w:tcW w:w="1477" w:type="dxa"/>
          </w:tcPr>
          <w:p w14:paraId="50FB8BF0"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3.343.800</w:t>
            </w:r>
          </w:p>
        </w:tc>
        <w:tc>
          <w:tcPr>
            <w:tcW w:w="1627" w:type="dxa"/>
          </w:tcPr>
          <w:p w14:paraId="5D345798"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63,57%</w:t>
            </w:r>
          </w:p>
        </w:tc>
      </w:tr>
      <w:tr w:rsidR="004863D8" w:rsidRPr="009676D7" w14:paraId="6C0DC26B" w14:textId="77777777" w:rsidTr="00F149A0">
        <w:trPr>
          <w:trHeight w:val="300"/>
          <w:jc w:val="center"/>
        </w:trPr>
        <w:tc>
          <w:tcPr>
            <w:tcW w:w="1920" w:type="dxa"/>
          </w:tcPr>
          <w:p w14:paraId="7CFD5453"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color w:val="000000" w:themeColor="text1"/>
                <w:sz w:val="16"/>
                <w:szCs w:val="16"/>
              </w:rPr>
              <w:t xml:space="preserve">Anorí </w:t>
            </w:r>
          </w:p>
        </w:tc>
        <w:tc>
          <w:tcPr>
            <w:tcW w:w="1484" w:type="dxa"/>
          </w:tcPr>
          <w:p w14:paraId="1D98E838"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6.716.707</w:t>
            </w:r>
          </w:p>
        </w:tc>
        <w:tc>
          <w:tcPr>
            <w:tcW w:w="1477" w:type="dxa"/>
          </w:tcPr>
          <w:p w14:paraId="0E116DC2"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4.297.845</w:t>
            </w:r>
          </w:p>
        </w:tc>
        <w:tc>
          <w:tcPr>
            <w:tcW w:w="1627" w:type="dxa"/>
          </w:tcPr>
          <w:p w14:paraId="4DAC74E8"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63,99%</w:t>
            </w:r>
          </w:p>
        </w:tc>
      </w:tr>
      <w:tr w:rsidR="004863D8" w:rsidRPr="009676D7" w14:paraId="78F0DB79" w14:textId="77777777" w:rsidTr="00F149A0">
        <w:trPr>
          <w:trHeight w:val="300"/>
          <w:jc w:val="center"/>
        </w:trPr>
        <w:tc>
          <w:tcPr>
            <w:tcW w:w="1920" w:type="dxa"/>
          </w:tcPr>
          <w:p w14:paraId="66E8706A"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 xml:space="preserve">Briceño </w:t>
            </w:r>
          </w:p>
        </w:tc>
        <w:tc>
          <w:tcPr>
            <w:tcW w:w="1484" w:type="dxa"/>
          </w:tcPr>
          <w:p w14:paraId="7E2D81EC"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9.244.394</w:t>
            </w:r>
          </w:p>
        </w:tc>
        <w:tc>
          <w:tcPr>
            <w:tcW w:w="1477" w:type="dxa"/>
          </w:tcPr>
          <w:p w14:paraId="32DE3EC2"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6.034.557</w:t>
            </w:r>
          </w:p>
        </w:tc>
        <w:tc>
          <w:tcPr>
            <w:tcW w:w="1627" w:type="dxa"/>
          </w:tcPr>
          <w:p w14:paraId="131A746B"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65,28%</w:t>
            </w:r>
          </w:p>
        </w:tc>
      </w:tr>
      <w:tr w:rsidR="004863D8" w:rsidRPr="009676D7" w14:paraId="6FF056AE" w14:textId="77777777" w:rsidTr="00F149A0">
        <w:trPr>
          <w:trHeight w:val="300"/>
          <w:jc w:val="center"/>
        </w:trPr>
        <w:tc>
          <w:tcPr>
            <w:tcW w:w="1920" w:type="dxa"/>
          </w:tcPr>
          <w:p w14:paraId="4B20B069"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color w:val="000000" w:themeColor="text1"/>
                <w:sz w:val="16"/>
                <w:szCs w:val="16"/>
              </w:rPr>
              <w:t xml:space="preserve">Campamento </w:t>
            </w:r>
          </w:p>
        </w:tc>
        <w:tc>
          <w:tcPr>
            <w:tcW w:w="1484" w:type="dxa"/>
          </w:tcPr>
          <w:p w14:paraId="401C84EF"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3.614.369</w:t>
            </w:r>
          </w:p>
        </w:tc>
        <w:tc>
          <w:tcPr>
            <w:tcW w:w="1477" w:type="dxa"/>
          </w:tcPr>
          <w:p w14:paraId="2124A808"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2.414.457</w:t>
            </w:r>
          </w:p>
        </w:tc>
        <w:tc>
          <w:tcPr>
            <w:tcW w:w="1627" w:type="dxa"/>
          </w:tcPr>
          <w:p w14:paraId="164F0144"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66,80%</w:t>
            </w:r>
          </w:p>
        </w:tc>
      </w:tr>
      <w:tr w:rsidR="004863D8" w:rsidRPr="009676D7" w14:paraId="0621D0D6" w14:textId="77777777" w:rsidTr="00F149A0">
        <w:trPr>
          <w:trHeight w:val="300"/>
          <w:jc w:val="center"/>
        </w:trPr>
        <w:tc>
          <w:tcPr>
            <w:tcW w:w="1920" w:type="dxa"/>
          </w:tcPr>
          <w:p w14:paraId="723A4E43"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 xml:space="preserve">Carolina del Príncipe </w:t>
            </w:r>
          </w:p>
        </w:tc>
        <w:tc>
          <w:tcPr>
            <w:tcW w:w="1484" w:type="dxa"/>
          </w:tcPr>
          <w:p w14:paraId="41D966B0"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2.598.586</w:t>
            </w:r>
          </w:p>
        </w:tc>
        <w:tc>
          <w:tcPr>
            <w:tcW w:w="1477" w:type="dxa"/>
          </w:tcPr>
          <w:p w14:paraId="4C453BA3"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1.963.417</w:t>
            </w:r>
          </w:p>
        </w:tc>
        <w:tc>
          <w:tcPr>
            <w:tcW w:w="1627" w:type="dxa"/>
          </w:tcPr>
          <w:p w14:paraId="170DC3EB"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75,56%</w:t>
            </w:r>
          </w:p>
        </w:tc>
      </w:tr>
      <w:tr w:rsidR="004863D8" w:rsidRPr="009676D7" w14:paraId="3F5A0C30" w14:textId="77777777" w:rsidTr="00F149A0">
        <w:trPr>
          <w:trHeight w:val="300"/>
          <w:jc w:val="center"/>
        </w:trPr>
        <w:tc>
          <w:tcPr>
            <w:tcW w:w="1920" w:type="dxa"/>
          </w:tcPr>
          <w:p w14:paraId="5A5559A3"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color w:val="000000" w:themeColor="text1"/>
                <w:sz w:val="16"/>
                <w:szCs w:val="16"/>
              </w:rPr>
              <w:t xml:space="preserve">Gómez Plata </w:t>
            </w:r>
          </w:p>
        </w:tc>
        <w:tc>
          <w:tcPr>
            <w:tcW w:w="1484" w:type="dxa"/>
          </w:tcPr>
          <w:p w14:paraId="175CAF63"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5.062.703</w:t>
            </w:r>
          </w:p>
        </w:tc>
        <w:tc>
          <w:tcPr>
            <w:tcW w:w="1477" w:type="dxa"/>
          </w:tcPr>
          <w:p w14:paraId="59C13564"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2.787.993</w:t>
            </w:r>
          </w:p>
        </w:tc>
        <w:tc>
          <w:tcPr>
            <w:tcW w:w="1627" w:type="dxa"/>
          </w:tcPr>
          <w:p w14:paraId="642A21A8"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55,07%</w:t>
            </w:r>
          </w:p>
        </w:tc>
      </w:tr>
      <w:tr w:rsidR="004863D8" w:rsidRPr="009676D7" w14:paraId="43725138" w14:textId="77777777" w:rsidTr="00F149A0">
        <w:trPr>
          <w:trHeight w:val="300"/>
          <w:jc w:val="center"/>
        </w:trPr>
        <w:tc>
          <w:tcPr>
            <w:tcW w:w="1920" w:type="dxa"/>
          </w:tcPr>
          <w:p w14:paraId="7C926553"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 xml:space="preserve">Guadalupe </w:t>
            </w:r>
          </w:p>
        </w:tc>
        <w:tc>
          <w:tcPr>
            <w:tcW w:w="1484" w:type="dxa"/>
          </w:tcPr>
          <w:p w14:paraId="174623D5"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3.347.204</w:t>
            </w:r>
          </w:p>
        </w:tc>
        <w:tc>
          <w:tcPr>
            <w:tcW w:w="1477" w:type="dxa"/>
          </w:tcPr>
          <w:p w14:paraId="78D94D76"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2.032.159</w:t>
            </w:r>
          </w:p>
        </w:tc>
        <w:tc>
          <w:tcPr>
            <w:tcW w:w="1627" w:type="dxa"/>
          </w:tcPr>
          <w:p w14:paraId="437D92B7"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60,71%</w:t>
            </w:r>
          </w:p>
        </w:tc>
      </w:tr>
      <w:tr w:rsidR="004863D8" w:rsidRPr="009676D7" w14:paraId="0FB3ABCD" w14:textId="77777777" w:rsidTr="00F149A0">
        <w:trPr>
          <w:trHeight w:val="300"/>
          <w:jc w:val="center"/>
        </w:trPr>
        <w:tc>
          <w:tcPr>
            <w:tcW w:w="1920" w:type="dxa"/>
          </w:tcPr>
          <w:p w14:paraId="13A2A9E9"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color w:val="000000" w:themeColor="text1"/>
                <w:sz w:val="16"/>
                <w:szCs w:val="16"/>
              </w:rPr>
              <w:t xml:space="preserve">Ituango </w:t>
            </w:r>
          </w:p>
        </w:tc>
        <w:tc>
          <w:tcPr>
            <w:tcW w:w="1484" w:type="dxa"/>
          </w:tcPr>
          <w:p w14:paraId="625D1DF1"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6.014.815</w:t>
            </w:r>
          </w:p>
        </w:tc>
        <w:tc>
          <w:tcPr>
            <w:tcW w:w="1477" w:type="dxa"/>
          </w:tcPr>
          <w:p w14:paraId="29529FA3"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3.365.893</w:t>
            </w:r>
          </w:p>
        </w:tc>
        <w:tc>
          <w:tcPr>
            <w:tcW w:w="1627" w:type="dxa"/>
          </w:tcPr>
          <w:p w14:paraId="61C2F812"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55,96%</w:t>
            </w:r>
          </w:p>
        </w:tc>
      </w:tr>
      <w:tr w:rsidR="004863D8" w:rsidRPr="009676D7" w14:paraId="2DDF1E6A" w14:textId="77777777" w:rsidTr="00F149A0">
        <w:trPr>
          <w:trHeight w:val="300"/>
          <w:jc w:val="center"/>
        </w:trPr>
        <w:tc>
          <w:tcPr>
            <w:tcW w:w="1920" w:type="dxa"/>
          </w:tcPr>
          <w:p w14:paraId="7AD2821B"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 xml:space="preserve">San Andrés de Cuerquia </w:t>
            </w:r>
          </w:p>
        </w:tc>
        <w:tc>
          <w:tcPr>
            <w:tcW w:w="1484" w:type="dxa"/>
          </w:tcPr>
          <w:p w14:paraId="78D62D35"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3.370.746</w:t>
            </w:r>
          </w:p>
        </w:tc>
        <w:tc>
          <w:tcPr>
            <w:tcW w:w="1477" w:type="dxa"/>
          </w:tcPr>
          <w:p w14:paraId="4B913D91"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2.555.573</w:t>
            </w:r>
          </w:p>
        </w:tc>
        <w:tc>
          <w:tcPr>
            <w:tcW w:w="1627" w:type="dxa"/>
          </w:tcPr>
          <w:p w14:paraId="1DF3D27F"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75,82%</w:t>
            </w:r>
          </w:p>
        </w:tc>
      </w:tr>
      <w:tr w:rsidR="004863D8" w:rsidRPr="009676D7" w14:paraId="66E1F562" w14:textId="77777777" w:rsidTr="00F149A0">
        <w:trPr>
          <w:trHeight w:val="300"/>
          <w:jc w:val="center"/>
        </w:trPr>
        <w:tc>
          <w:tcPr>
            <w:tcW w:w="1920" w:type="dxa"/>
          </w:tcPr>
          <w:p w14:paraId="639E9EE6" w14:textId="77777777" w:rsidR="004863D8" w:rsidRPr="009676D7" w:rsidRDefault="004863D8" w:rsidP="00F149A0">
            <w:pPr>
              <w:jc w:val="left"/>
              <w:rPr>
                <w:rFonts w:ascii="Times New Roman" w:hAnsi="Times New Roman" w:cs="Times New Roman"/>
                <w:sz w:val="16"/>
                <w:szCs w:val="16"/>
              </w:rPr>
            </w:pPr>
            <w:r w:rsidRPr="396414BE">
              <w:rPr>
                <w:rFonts w:ascii="Times New Roman" w:eastAsia="Calibri" w:hAnsi="Times New Roman" w:cs="Times New Roman"/>
                <w:color w:val="000000" w:themeColor="text1"/>
                <w:sz w:val="16"/>
                <w:szCs w:val="16"/>
              </w:rPr>
              <w:t xml:space="preserve">San José de la Montaña </w:t>
            </w:r>
            <w:r w:rsidRPr="396414BE">
              <w:rPr>
                <w:rStyle w:val="FootnoteReference"/>
                <w:rFonts w:ascii="Times New Roman" w:hAnsi="Times New Roman" w:cs="Times New Roman"/>
                <w:sz w:val="16"/>
                <w:szCs w:val="16"/>
              </w:rPr>
              <w:footnoteReference w:id="5"/>
            </w:r>
          </w:p>
        </w:tc>
        <w:tc>
          <w:tcPr>
            <w:tcW w:w="1484" w:type="dxa"/>
          </w:tcPr>
          <w:p w14:paraId="5742C7F4"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0</w:t>
            </w:r>
          </w:p>
        </w:tc>
        <w:tc>
          <w:tcPr>
            <w:tcW w:w="1477" w:type="dxa"/>
          </w:tcPr>
          <w:p w14:paraId="37FDB2C8"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0</w:t>
            </w:r>
          </w:p>
        </w:tc>
        <w:tc>
          <w:tcPr>
            <w:tcW w:w="1627" w:type="dxa"/>
          </w:tcPr>
          <w:p w14:paraId="1AC08604"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0%</w:t>
            </w:r>
          </w:p>
        </w:tc>
      </w:tr>
      <w:tr w:rsidR="004863D8" w:rsidRPr="009676D7" w14:paraId="1F127402" w14:textId="77777777" w:rsidTr="00F149A0">
        <w:trPr>
          <w:trHeight w:val="300"/>
          <w:jc w:val="center"/>
        </w:trPr>
        <w:tc>
          <w:tcPr>
            <w:tcW w:w="1920" w:type="dxa"/>
          </w:tcPr>
          <w:p w14:paraId="058F97B5"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 xml:space="preserve">Toledo </w:t>
            </w:r>
          </w:p>
        </w:tc>
        <w:tc>
          <w:tcPr>
            <w:tcW w:w="1484" w:type="dxa"/>
          </w:tcPr>
          <w:p w14:paraId="70BBABD4"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4.406.717</w:t>
            </w:r>
          </w:p>
        </w:tc>
        <w:tc>
          <w:tcPr>
            <w:tcW w:w="1477" w:type="dxa"/>
          </w:tcPr>
          <w:p w14:paraId="6ABBE33E"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3.570.656</w:t>
            </w:r>
          </w:p>
        </w:tc>
        <w:tc>
          <w:tcPr>
            <w:tcW w:w="1627" w:type="dxa"/>
          </w:tcPr>
          <w:p w14:paraId="4509ABD9"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81,03%</w:t>
            </w:r>
          </w:p>
        </w:tc>
      </w:tr>
      <w:tr w:rsidR="004863D8" w:rsidRPr="009676D7" w14:paraId="5127C62E" w14:textId="77777777" w:rsidTr="00F149A0">
        <w:trPr>
          <w:trHeight w:val="300"/>
          <w:jc w:val="center"/>
        </w:trPr>
        <w:tc>
          <w:tcPr>
            <w:tcW w:w="1920" w:type="dxa"/>
          </w:tcPr>
          <w:p w14:paraId="21F931D7"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color w:val="000000" w:themeColor="text1"/>
                <w:sz w:val="16"/>
                <w:szCs w:val="16"/>
              </w:rPr>
              <w:t xml:space="preserve">Valdivia </w:t>
            </w:r>
          </w:p>
        </w:tc>
        <w:tc>
          <w:tcPr>
            <w:tcW w:w="1484" w:type="dxa"/>
          </w:tcPr>
          <w:p w14:paraId="6FF9D906"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5.078.132</w:t>
            </w:r>
          </w:p>
        </w:tc>
        <w:tc>
          <w:tcPr>
            <w:tcW w:w="1477" w:type="dxa"/>
          </w:tcPr>
          <w:p w14:paraId="5F07A5CD"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2.846.621</w:t>
            </w:r>
          </w:p>
        </w:tc>
        <w:tc>
          <w:tcPr>
            <w:tcW w:w="1627" w:type="dxa"/>
          </w:tcPr>
          <w:p w14:paraId="43709598"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56,06%</w:t>
            </w:r>
          </w:p>
        </w:tc>
      </w:tr>
      <w:tr w:rsidR="004863D8" w:rsidRPr="009676D7" w14:paraId="74D800BE" w14:textId="77777777" w:rsidTr="00F149A0">
        <w:trPr>
          <w:trHeight w:val="300"/>
          <w:jc w:val="center"/>
        </w:trPr>
        <w:tc>
          <w:tcPr>
            <w:tcW w:w="1920" w:type="dxa"/>
          </w:tcPr>
          <w:p w14:paraId="7DEAA401" w14:textId="77777777" w:rsidR="004863D8" w:rsidRPr="009676D7" w:rsidRDefault="004863D8" w:rsidP="00F149A0">
            <w:pPr>
              <w:jc w:val="left"/>
              <w:rPr>
                <w:rFonts w:ascii="Times New Roman" w:hAnsi="Times New Roman" w:cs="Times New Roman"/>
                <w:sz w:val="16"/>
                <w:szCs w:val="16"/>
              </w:rPr>
            </w:pPr>
            <w:r w:rsidRPr="75AA67FD">
              <w:rPr>
                <w:rFonts w:ascii="Times New Roman" w:eastAsia="Calibri" w:hAnsi="Times New Roman" w:cs="Times New Roman"/>
                <w:sz w:val="16"/>
                <w:szCs w:val="16"/>
              </w:rPr>
              <w:t xml:space="preserve">Yarumal </w:t>
            </w:r>
          </w:p>
        </w:tc>
        <w:tc>
          <w:tcPr>
            <w:tcW w:w="1484" w:type="dxa"/>
          </w:tcPr>
          <w:p w14:paraId="2DA2BDA4"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20.753.388</w:t>
            </w:r>
          </w:p>
        </w:tc>
        <w:tc>
          <w:tcPr>
            <w:tcW w:w="1477" w:type="dxa"/>
          </w:tcPr>
          <w:p w14:paraId="5751F90B"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8.095.799</w:t>
            </w:r>
          </w:p>
        </w:tc>
        <w:tc>
          <w:tcPr>
            <w:tcW w:w="1627" w:type="dxa"/>
          </w:tcPr>
          <w:p w14:paraId="7ECC0B3C" w14:textId="77777777" w:rsidR="004863D8" w:rsidRDefault="004863D8" w:rsidP="00F149A0">
            <w:pPr>
              <w:jc w:val="center"/>
              <w:rPr>
                <w:rFonts w:ascii="Times New Roman" w:eastAsia="Calibri" w:hAnsi="Times New Roman" w:cs="Times New Roman"/>
                <w:color w:val="000000" w:themeColor="text1"/>
                <w:sz w:val="16"/>
                <w:szCs w:val="16"/>
              </w:rPr>
            </w:pPr>
            <w:r w:rsidRPr="396414BE">
              <w:rPr>
                <w:rFonts w:ascii="Times New Roman" w:eastAsia="Calibri" w:hAnsi="Times New Roman" w:cs="Times New Roman"/>
                <w:color w:val="000000" w:themeColor="text1"/>
                <w:sz w:val="16"/>
                <w:szCs w:val="16"/>
              </w:rPr>
              <w:t>39,01%</w:t>
            </w:r>
          </w:p>
        </w:tc>
      </w:tr>
    </w:tbl>
    <w:p w14:paraId="1DA17448" w14:textId="77777777" w:rsidR="004863D8" w:rsidRDefault="004863D8" w:rsidP="004863D8">
      <w:pPr>
        <w:contextualSpacing/>
      </w:pPr>
      <w:r w:rsidRPr="05E548FB">
        <w:rPr>
          <w:rFonts w:ascii="Times New Roman" w:eastAsia="Calibri" w:hAnsi="Times New Roman" w:cs="Times New Roman"/>
          <w:b/>
          <w:bCs/>
          <w:color w:val="000000" w:themeColor="text1"/>
        </w:rPr>
        <w:t xml:space="preserve">(*) </w:t>
      </w:r>
      <w:r w:rsidRPr="05E548FB">
        <w:rPr>
          <w:rFonts w:ascii="Times New Roman" w:eastAsia="Calibri" w:hAnsi="Times New Roman" w:cs="Times New Roman"/>
          <w:color w:val="000000" w:themeColor="text1"/>
        </w:rPr>
        <w:t>Miles de millones de pesos.</w:t>
      </w:r>
    </w:p>
    <w:p w14:paraId="55F6C05A" w14:textId="77777777" w:rsidR="004863D8" w:rsidRPr="009676D7" w:rsidRDefault="004863D8" w:rsidP="004863D8">
      <w:pPr>
        <w:contextualSpacing/>
      </w:pPr>
      <w:r w:rsidRPr="75AA67FD">
        <w:rPr>
          <w:rFonts w:ascii="Times New Roman" w:eastAsia="Calibri" w:hAnsi="Times New Roman" w:cs="Times New Roman"/>
          <w:b/>
          <w:bCs/>
          <w:color w:val="000000" w:themeColor="text1"/>
        </w:rPr>
        <w:t>Fuente:</w:t>
      </w:r>
      <w:r w:rsidRPr="75AA67FD">
        <w:rPr>
          <w:rFonts w:ascii="Times New Roman" w:eastAsia="Calibri" w:hAnsi="Times New Roman" w:cs="Times New Roman"/>
          <w:color w:val="000000" w:themeColor="text1"/>
        </w:rPr>
        <w:t xml:space="preserve"> Contraloría (s.f.).</w:t>
      </w:r>
    </w:p>
    <w:p w14:paraId="763E207F" w14:textId="77777777" w:rsidR="004863D8" w:rsidRPr="009676D7" w:rsidRDefault="004863D8" w:rsidP="004863D8">
      <w:pPr>
        <w:pStyle w:val="Caption"/>
        <w:keepNext/>
        <w:contextualSpacing/>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Gráfico X. Límite e indicador ley 617 de 2002 para los municipios de la PAP Bio-energética del Norte de Antioquia - 2024.</w:t>
      </w:r>
    </w:p>
    <w:p w14:paraId="4871A63E" w14:textId="77777777" w:rsidR="004863D8" w:rsidRPr="009676D7" w:rsidRDefault="004863D8" w:rsidP="004863D8">
      <w:pPr>
        <w:contextualSpacing/>
        <w:rPr>
          <w:rFonts w:ascii="Calibri" w:eastAsia="Calibri" w:hAnsi="Calibri" w:cs="Calibri"/>
        </w:rPr>
      </w:pPr>
      <w:r>
        <w:rPr>
          <w:noProof/>
          <w:lang w:eastAsia="es-CO"/>
        </w:rPr>
        <w:drawing>
          <wp:inline distT="0" distB="0" distL="0" distR="0" wp14:anchorId="5BB43817" wp14:editId="2BD8AA7D">
            <wp:extent cx="5619750" cy="3810000"/>
            <wp:effectExtent l="0" t="0" r="0" b="0"/>
            <wp:docPr id="1547887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87865" name="Picture 1547887865"/>
                    <pic:cNvPicPr/>
                  </pic:nvPicPr>
                  <pic:blipFill>
                    <a:blip r:embed="rId33">
                      <a:extLst>
                        <a:ext uri="{28A0092B-C50C-407E-A947-70E740481C1C}">
                          <a14:useLocalDpi xmlns:a14="http://schemas.microsoft.com/office/drawing/2010/main"/>
                        </a:ext>
                      </a:extLst>
                    </a:blip>
                    <a:stretch>
                      <a:fillRect/>
                    </a:stretch>
                  </pic:blipFill>
                  <pic:spPr>
                    <a:xfrm>
                      <a:off x="0" y="0"/>
                      <a:ext cx="5619750" cy="3810000"/>
                    </a:xfrm>
                    <a:prstGeom prst="rect">
                      <a:avLst/>
                    </a:prstGeom>
                  </pic:spPr>
                </pic:pic>
              </a:graphicData>
            </a:graphic>
          </wp:inline>
        </w:drawing>
      </w:r>
      <w:r w:rsidRPr="75AA67FD">
        <w:rPr>
          <w:rFonts w:ascii="Times New Roman" w:eastAsia="Times New Roman" w:hAnsi="Times New Roman" w:cs="Times New Roman"/>
          <w:b/>
          <w:bCs/>
          <w:color w:val="000000" w:themeColor="text1"/>
        </w:rPr>
        <w:t>Fuente:</w:t>
      </w:r>
      <w:r w:rsidRPr="75AA67FD">
        <w:rPr>
          <w:rFonts w:ascii="Times New Roman" w:eastAsia="Times New Roman" w:hAnsi="Times New Roman" w:cs="Times New Roman"/>
          <w:color w:val="000000" w:themeColor="text1"/>
        </w:rPr>
        <w:t xml:space="preserve"> Contraloría (s.f.).</w:t>
      </w:r>
    </w:p>
    <w:p w14:paraId="4B0366F9" w14:textId="77777777" w:rsidR="004863D8" w:rsidRPr="009676D7" w:rsidRDefault="004863D8" w:rsidP="004863D8">
      <w:pPr>
        <w:contextualSpacing/>
      </w:pPr>
    </w:p>
    <w:p w14:paraId="5C923F1D"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Este patrón de vulnerabilidad fiscal compartida constituye uno de los argumentos más sólidos para la </w:t>
      </w:r>
      <w:r>
        <w:rPr>
          <w:rFonts w:ascii="Times New Roman" w:eastAsia="Arial" w:hAnsi="Times New Roman" w:cs="Times New Roman"/>
        </w:rPr>
        <w:t>acción colectiva provincial, en tanto la escala</w:t>
      </w:r>
      <w:r w:rsidRPr="009676D7">
        <w:rPr>
          <w:rFonts w:ascii="Times New Roman" w:eastAsia="Arial" w:hAnsi="Times New Roman" w:cs="Times New Roman"/>
        </w:rPr>
        <w:t xml:space="preserve"> supramunicipal permite estructurar proyectos de mayor envergadura, acceder a fuentes de financiación vetadas a los municipios de manera individual y compartir los costos de gestión y supervisión de la inversión (DNP, Índice de Desempeño Fiscal, 2024).</w:t>
      </w:r>
    </w:p>
    <w:p w14:paraId="718C2183" w14:textId="77777777" w:rsidR="004863D8" w:rsidRPr="009676D7" w:rsidRDefault="004863D8" w:rsidP="004863D8">
      <w:pPr>
        <w:pStyle w:val="Heading4"/>
        <w:rPr>
          <w:rFonts w:ascii="Times New Roman" w:hAnsi="Times New Roman" w:cs="Times New Roman"/>
        </w:rPr>
      </w:pPr>
      <w:r w:rsidRPr="009676D7">
        <w:rPr>
          <w:rFonts w:ascii="Times New Roman" w:hAnsi="Times New Roman" w:cs="Times New Roman"/>
        </w:rPr>
        <w:t>Índice de Ciudades Modernas (ICM)</w:t>
      </w:r>
    </w:p>
    <w:p w14:paraId="27EE8099"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El Índice de Ciudades Modernas (ICM) 2025 del Observatorio del Sistema de Ciudades del DNP —que evalúa el desarrollo integral de los municipios en dimensiones como gobernanza, productividad, seguridad, sostenibilidad, ciencia/tecnología y equidad social— evidencia que la PAP Bio-energética presenta un desempeño significativamente inferior al promedio departamental. Mientras Antioquia alcanza una media de 59,24, la Provincia registra 39,81, con rezagos especialmente marcados en productividad (21,29 vs. 60,32) y ciencia, tecnología e innovación (32,86 vs. 62,50). Solo en la dimensión de seguridad, la Provincia supera al departamento (45,85 vs. 43,77), lo que sugiere que, pese a las persistentes afectaciones del conflicto armado, algunos municipios han logrado avances relativos en esta materia. Las dimensiones de gobernanza y productividad concentran los puntajes más bajos en la mayoría de los municipios, reflejando limitaciones estructurales para articular procesos de desarrollo económico con una gestión pública moderna y eficiente. Aunque Yarumal, como principal centralidad, lidera los resultados provinciales en equidad social y productividad, también presenta brechas significativas en ciencia, tecnología e innovación, lo que confirma que incluso el municipio con mayor capacidad relativa enfrenta desafíos de modernización institucional y económica.</w:t>
      </w:r>
    </w:p>
    <w:p w14:paraId="03C8378A"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 xml:space="preserve">Las dimensiones de seguridad y equidad social muestran una variabilidad marcada dentro de la Provincia, estrechamente asociada a la geografía del conflicto armado y a la persistencia de economías ilegales. Municipios como Ituango, Briceño, Valdivia y Anorí registran los mayores rezagos, producto de décadas de presencia de actores armados que erosionaron el tejido social y las capacidades institucionales locales. Esta segmentación territorial del ICM subraya la necesidad de diseñar estrategias diferenciadas que reconozcan las trayectorias históricas y los niveles de desarrollo de cada municipio, priorizando la equidad territorial como principio rector del PEMP. </w:t>
      </w:r>
    </w:p>
    <w:p w14:paraId="33076753"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22</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Índice de Ciudades Modernas para los municipios de la PAP Bio-energética del Norte de Antioquia - 2024.</w:t>
      </w:r>
    </w:p>
    <w:tbl>
      <w:tblPr>
        <w:tblStyle w:val="TableGrid"/>
        <w:tblW w:w="5000" w:type="pct"/>
        <w:tblLook w:val="06A0" w:firstRow="1" w:lastRow="0" w:firstColumn="1" w:lastColumn="0" w:noHBand="1" w:noVBand="1"/>
      </w:tblPr>
      <w:tblGrid>
        <w:gridCol w:w="1154"/>
        <w:gridCol w:w="1551"/>
        <w:gridCol w:w="1086"/>
        <w:gridCol w:w="799"/>
        <w:gridCol w:w="1342"/>
        <w:gridCol w:w="884"/>
        <w:gridCol w:w="1137"/>
        <w:gridCol w:w="875"/>
      </w:tblGrid>
      <w:tr w:rsidR="004863D8" w:rsidRPr="009676D7" w14:paraId="31ED2D55" w14:textId="77777777" w:rsidTr="00F149A0">
        <w:trPr>
          <w:trHeight w:val="962"/>
        </w:trPr>
        <w:tc>
          <w:tcPr>
            <w:tcW w:w="699" w:type="pct"/>
            <w:shd w:val="clear" w:color="auto" w:fill="002060"/>
            <w:vAlign w:val="center"/>
          </w:tcPr>
          <w:p w14:paraId="3E13ABDA"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Municipio</w:t>
            </w:r>
          </w:p>
        </w:tc>
        <w:tc>
          <w:tcPr>
            <w:tcW w:w="996" w:type="pct"/>
            <w:shd w:val="clear" w:color="auto" w:fill="002060"/>
            <w:vAlign w:val="center"/>
          </w:tcPr>
          <w:p w14:paraId="13B495BA"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Índice de Productividad, Competitividad y Complementariedad Económica</w:t>
            </w:r>
          </w:p>
        </w:tc>
        <w:tc>
          <w:tcPr>
            <w:tcW w:w="649" w:type="pct"/>
            <w:shd w:val="clear" w:color="auto" w:fill="002060"/>
            <w:vAlign w:val="center"/>
          </w:tcPr>
          <w:p w14:paraId="11E0B7A5"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Índice de Gobernanza, Participación e Instituciones</w:t>
            </w:r>
          </w:p>
        </w:tc>
        <w:tc>
          <w:tcPr>
            <w:tcW w:w="435" w:type="pct"/>
            <w:shd w:val="clear" w:color="auto" w:fill="002060"/>
            <w:vAlign w:val="center"/>
          </w:tcPr>
          <w:p w14:paraId="74F1FBD2"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Índice de Equidad e inclusión social</w:t>
            </w:r>
          </w:p>
        </w:tc>
        <w:tc>
          <w:tcPr>
            <w:tcW w:w="543" w:type="pct"/>
            <w:shd w:val="clear" w:color="auto" w:fill="002060"/>
            <w:vAlign w:val="center"/>
          </w:tcPr>
          <w:p w14:paraId="0256A10D"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commentRangeStart w:id="30"/>
            <w:r w:rsidRPr="2C3D3FD4">
              <w:rPr>
                <w:rFonts w:ascii="Times New Roman" w:eastAsia="Calibri" w:hAnsi="Times New Roman" w:cs="Times New Roman"/>
                <w:b/>
                <w:bCs/>
                <w:color w:val="FFFFFF" w:themeColor="background1"/>
                <w:sz w:val="16"/>
                <w:szCs w:val="16"/>
              </w:rPr>
              <w:t>Índice de Ciencia, Tecnología e Innovación</w:t>
            </w:r>
            <w:commentRangeEnd w:id="30"/>
            <w:r>
              <w:rPr>
                <w:rStyle w:val="CommentReference"/>
              </w:rPr>
              <w:commentReference w:id="30"/>
            </w:r>
          </w:p>
        </w:tc>
        <w:tc>
          <w:tcPr>
            <w:tcW w:w="498" w:type="pct"/>
            <w:shd w:val="clear" w:color="auto" w:fill="002060"/>
            <w:vAlign w:val="center"/>
          </w:tcPr>
          <w:p w14:paraId="506D29A4"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Índice de Seguridad</w:t>
            </w:r>
          </w:p>
        </w:tc>
        <w:tc>
          <w:tcPr>
            <w:tcW w:w="687" w:type="pct"/>
            <w:shd w:val="clear" w:color="auto" w:fill="002060"/>
            <w:vAlign w:val="center"/>
          </w:tcPr>
          <w:p w14:paraId="06E36215"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Índice de Sostenibilidad</w:t>
            </w:r>
          </w:p>
        </w:tc>
        <w:tc>
          <w:tcPr>
            <w:tcW w:w="492" w:type="pct"/>
            <w:shd w:val="clear" w:color="auto" w:fill="002060"/>
            <w:vAlign w:val="center"/>
          </w:tcPr>
          <w:p w14:paraId="5C368084"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Índice de Ciudades Modernas</w:t>
            </w:r>
          </w:p>
        </w:tc>
      </w:tr>
      <w:tr w:rsidR="004863D8" w:rsidRPr="009676D7" w14:paraId="77CD1D1A" w14:textId="77777777" w:rsidTr="00F149A0">
        <w:trPr>
          <w:trHeight w:val="300"/>
        </w:trPr>
        <w:tc>
          <w:tcPr>
            <w:tcW w:w="699" w:type="pct"/>
          </w:tcPr>
          <w:p w14:paraId="72F0E680"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Cs/>
                <w:color w:val="000000" w:themeColor="text1"/>
                <w:sz w:val="16"/>
                <w:szCs w:val="16"/>
              </w:rPr>
              <w:t>Angostura</w:t>
            </w:r>
          </w:p>
        </w:tc>
        <w:tc>
          <w:tcPr>
            <w:tcW w:w="996" w:type="pct"/>
          </w:tcPr>
          <w:p w14:paraId="1EC7A76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13,91</w:t>
            </w:r>
          </w:p>
        </w:tc>
        <w:tc>
          <w:tcPr>
            <w:tcW w:w="649" w:type="pct"/>
          </w:tcPr>
          <w:p w14:paraId="6C6EBBD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36,62</w:t>
            </w:r>
          </w:p>
        </w:tc>
        <w:tc>
          <w:tcPr>
            <w:tcW w:w="435" w:type="pct"/>
          </w:tcPr>
          <w:p w14:paraId="6F2A011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50,58</w:t>
            </w:r>
          </w:p>
        </w:tc>
        <w:tc>
          <w:tcPr>
            <w:tcW w:w="543" w:type="pct"/>
          </w:tcPr>
          <w:p w14:paraId="3979FB9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33,52</w:t>
            </w:r>
          </w:p>
        </w:tc>
        <w:tc>
          <w:tcPr>
            <w:tcW w:w="498" w:type="pct"/>
          </w:tcPr>
          <w:p w14:paraId="17B4ECE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61,98</w:t>
            </w:r>
          </w:p>
        </w:tc>
        <w:tc>
          <w:tcPr>
            <w:tcW w:w="687" w:type="pct"/>
          </w:tcPr>
          <w:p w14:paraId="12F0293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55,33</w:t>
            </w:r>
          </w:p>
        </w:tc>
        <w:tc>
          <w:tcPr>
            <w:tcW w:w="492" w:type="pct"/>
          </w:tcPr>
          <w:p w14:paraId="226AD72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41,99</w:t>
            </w:r>
          </w:p>
        </w:tc>
      </w:tr>
      <w:tr w:rsidR="004863D8" w:rsidRPr="009676D7" w14:paraId="515223DD" w14:textId="77777777" w:rsidTr="00F149A0">
        <w:trPr>
          <w:trHeight w:val="300"/>
        </w:trPr>
        <w:tc>
          <w:tcPr>
            <w:tcW w:w="699" w:type="pct"/>
          </w:tcPr>
          <w:p w14:paraId="12E26D27"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Cs/>
                <w:color w:val="000000" w:themeColor="text1"/>
                <w:sz w:val="16"/>
                <w:szCs w:val="16"/>
              </w:rPr>
              <w:t>Anorí</w:t>
            </w:r>
          </w:p>
        </w:tc>
        <w:tc>
          <w:tcPr>
            <w:tcW w:w="996" w:type="pct"/>
          </w:tcPr>
          <w:p w14:paraId="13822AA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14,24</w:t>
            </w:r>
          </w:p>
        </w:tc>
        <w:tc>
          <w:tcPr>
            <w:tcW w:w="649" w:type="pct"/>
          </w:tcPr>
          <w:p w14:paraId="03AA954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31,26</w:t>
            </w:r>
          </w:p>
        </w:tc>
        <w:tc>
          <w:tcPr>
            <w:tcW w:w="435" w:type="pct"/>
          </w:tcPr>
          <w:p w14:paraId="422D3AA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55,37</w:t>
            </w:r>
          </w:p>
        </w:tc>
        <w:tc>
          <w:tcPr>
            <w:tcW w:w="543" w:type="pct"/>
          </w:tcPr>
          <w:p w14:paraId="5C30EB0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26,09</w:t>
            </w:r>
          </w:p>
        </w:tc>
        <w:tc>
          <w:tcPr>
            <w:tcW w:w="498" w:type="pct"/>
          </w:tcPr>
          <w:p w14:paraId="5BB5E9E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51,84</w:t>
            </w:r>
          </w:p>
        </w:tc>
        <w:tc>
          <w:tcPr>
            <w:tcW w:w="687" w:type="pct"/>
          </w:tcPr>
          <w:p w14:paraId="6CDBF64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38,05</w:t>
            </w:r>
          </w:p>
        </w:tc>
        <w:tc>
          <w:tcPr>
            <w:tcW w:w="492" w:type="pct"/>
          </w:tcPr>
          <w:p w14:paraId="4D83B8B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36,14</w:t>
            </w:r>
          </w:p>
        </w:tc>
      </w:tr>
      <w:tr w:rsidR="004863D8" w:rsidRPr="009676D7" w14:paraId="4FC704E6" w14:textId="77777777" w:rsidTr="00F149A0">
        <w:trPr>
          <w:trHeight w:val="300"/>
        </w:trPr>
        <w:tc>
          <w:tcPr>
            <w:tcW w:w="699" w:type="pct"/>
          </w:tcPr>
          <w:p w14:paraId="5736B7E4"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Cs/>
                <w:color w:val="000000" w:themeColor="text1"/>
                <w:sz w:val="16"/>
                <w:szCs w:val="16"/>
              </w:rPr>
              <w:t>Briceño</w:t>
            </w:r>
          </w:p>
        </w:tc>
        <w:tc>
          <w:tcPr>
            <w:tcW w:w="996" w:type="pct"/>
          </w:tcPr>
          <w:p w14:paraId="6939812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12,23</w:t>
            </w:r>
          </w:p>
        </w:tc>
        <w:tc>
          <w:tcPr>
            <w:tcW w:w="649" w:type="pct"/>
          </w:tcPr>
          <w:p w14:paraId="5E1D123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40,88</w:t>
            </w:r>
          </w:p>
        </w:tc>
        <w:tc>
          <w:tcPr>
            <w:tcW w:w="435" w:type="pct"/>
          </w:tcPr>
          <w:p w14:paraId="1C504EF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48,22</w:t>
            </w:r>
          </w:p>
        </w:tc>
        <w:tc>
          <w:tcPr>
            <w:tcW w:w="543" w:type="pct"/>
          </w:tcPr>
          <w:p w14:paraId="4FF195F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29,88</w:t>
            </w:r>
          </w:p>
        </w:tc>
        <w:tc>
          <w:tcPr>
            <w:tcW w:w="498" w:type="pct"/>
          </w:tcPr>
          <w:p w14:paraId="021429B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56,97</w:t>
            </w:r>
          </w:p>
        </w:tc>
        <w:tc>
          <w:tcPr>
            <w:tcW w:w="687" w:type="pct"/>
          </w:tcPr>
          <w:p w14:paraId="5A8FF47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43,30</w:t>
            </w:r>
          </w:p>
        </w:tc>
        <w:tc>
          <w:tcPr>
            <w:tcW w:w="492" w:type="pct"/>
          </w:tcPr>
          <w:p w14:paraId="5FA1730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38,58</w:t>
            </w:r>
          </w:p>
        </w:tc>
      </w:tr>
      <w:tr w:rsidR="004863D8" w:rsidRPr="009676D7" w14:paraId="0936B937" w14:textId="77777777" w:rsidTr="00F149A0">
        <w:trPr>
          <w:trHeight w:val="300"/>
        </w:trPr>
        <w:tc>
          <w:tcPr>
            <w:tcW w:w="699" w:type="pct"/>
          </w:tcPr>
          <w:p w14:paraId="2113C339"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Cs/>
                <w:color w:val="000000" w:themeColor="text1"/>
                <w:sz w:val="16"/>
                <w:szCs w:val="16"/>
              </w:rPr>
              <w:t>Campamento</w:t>
            </w:r>
          </w:p>
        </w:tc>
        <w:tc>
          <w:tcPr>
            <w:tcW w:w="996" w:type="pct"/>
          </w:tcPr>
          <w:p w14:paraId="0E35291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14,75</w:t>
            </w:r>
          </w:p>
        </w:tc>
        <w:tc>
          <w:tcPr>
            <w:tcW w:w="649" w:type="pct"/>
          </w:tcPr>
          <w:p w14:paraId="28771B5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45,35</w:t>
            </w:r>
          </w:p>
        </w:tc>
        <w:tc>
          <w:tcPr>
            <w:tcW w:w="435" w:type="pct"/>
          </w:tcPr>
          <w:p w14:paraId="7C60E8B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57,23</w:t>
            </w:r>
          </w:p>
        </w:tc>
        <w:tc>
          <w:tcPr>
            <w:tcW w:w="543" w:type="pct"/>
          </w:tcPr>
          <w:p w14:paraId="2CCBB37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31,14</w:t>
            </w:r>
          </w:p>
        </w:tc>
        <w:tc>
          <w:tcPr>
            <w:tcW w:w="498" w:type="pct"/>
          </w:tcPr>
          <w:p w14:paraId="1DB04B6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64,88</w:t>
            </w:r>
          </w:p>
        </w:tc>
        <w:tc>
          <w:tcPr>
            <w:tcW w:w="687" w:type="pct"/>
          </w:tcPr>
          <w:p w14:paraId="0F485A6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41,51</w:t>
            </w:r>
          </w:p>
        </w:tc>
        <w:tc>
          <w:tcPr>
            <w:tcW w:w="492" w:type="pct"/>
          </w:tcPr>
          <w:p w14:paraId="65BFC6B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42,48</w:t>
            </w:r>
          </w:p>
        </w:tc>
      </w:tr>
      <w:tr w:rsidR="004863D8" w:rsidRPr="009676D7" w14:paraId="10803F9E" w14:textId="77777777" w:rsidTr="00F149A0">
        <w:trPr>
          <w:trHeight w:val="300"/>
        </w:trPr>
        <w:tc>
          <w:tcPr>
            <w:tcW w:w="699" w:type="pct"/>
          </w:tcPr>
          <w:p w14:paraId="136C33F2"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Cs/>
                <w:color w:val="000000" w:themeColor="text1"/>
                <w:sz w:val="16"/>
                <w:szCs w:val="16"/>
              </w:rPr>
              <w:t>Carolina del Príncipe</w:t>
            </w:r>
          </w:p>
        </w:tc>
        <w:tc>
          <w:tcPr>
            <w:tcW w:w="996" w:type="pct"/>
          </w:tcPr>
          <w:p w14:paraId="391190E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19,29</w:t>
            </w:r>
          </w:p>
        </w:tc>
        <w:tc>
          <w:tcPr>
            <w:tcW w:w="649" w:type="pct"/>
          </w:tcPr>
          <w:p w14:paraId="71F0940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40,89</w:t>
            </w:r>
          </w:p>
        </w:tc>
        <w:tc>
          <w:tcPr>
            <w:tcW w:w="435" w:type="pct"/>
          </w:tcPr>
          <w:p w14:paraId="356CC86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64,06</w:t>
            </w:r>
          </w:p>
        </w:tc>
        <w:tc>
          <w:tcPr>
            <w:tcW w:w="543" w:type="pct"/>
          </w:tcPr>
          <w:p w14:paraId="295035A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36,83</w:t>
            </w:r>
          </w:p>
        </w:tc>
        <w:tc>
          <w:tcPr>
            <w:tcW w:w="498" w:type="pct"/>
          </w:tcPr>
          <w:p w14:paraId="0526867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28,09</w:t>
            </w:r>
          </w:p>
        </w:tc>
        <w:tc>
          <w:tcPr>
            <w:tcW w:w="687" w:type="pct"/>
          </w:tcPr>
          <w:p w14:paraId="3201F57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46,18</w:t>
            </w:r>
          </w:p>
        </w:tc>
        <w:tc>
          <w:tcPr>
            <w:tcW w:w="492" w:type="pct"/>
          </w:tcPr>
          <w:p w14:paraId="1033062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39,22</w:t>
            </w:r>
          </w:p>
        </w:tc>
      </w:tr>
      <w:tr w:rsidR="004863D8" w:rsidRPr="009676D7" w14:paraId="78B51446" w14:textId="77777777" w:rsidTr="00F149A0">
        <w:trPr>
          <w:trHeight w:val="300"/>
        </w:trPr>
        <w:tc>
          <w:tcPr>
            <w:tcW w:w="699" w:type="pct"/>
          </w:tcPr>
          <w:p w14:paraId="23155961"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Cs/>
                <w:color w:val="000000" w:themeColor="text1"/>
                <w:sz w:val="16"/>
                <w:szCs w:val="16"/>
              </w:rPr>
              <w:t>Gómez Plata</w:t>
            </w:r>
          </w:p>
        </w:tc>
        <w:tc>
          <w:tcPr>
            <w:tcW w:w="996" w:type="pct"/>
          </w:tcPr>
          <w:p w14:paraId="0512B4E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28,49</w:t>
            </w:r>
          </w:p>
        </w:tc>
        <w:tc>
          <w:tcPr>
            <w:tcW w:w="649" w:type="pct"/>
          </w:tcPr>
          <w:p w14:paraId="39B3EE5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51,69</w:t>
            </w:r>
          </w:p>
        </w:tc>
        <w:tc>
          <w:tcPr>
            <w:tcW w:w="435" w:type="pct"/>
          </w:tcPr>
          <w:p w14:paraId="46CC792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52,09</w:t>
            </w:r>
          </w:p>
        </w:tc>
        <w:tc>
          <w:tcPr>
            <w:tcW w:w="543" w:type="pct"/>
          </w:tcPr>
          <w:p w14:paraId="2D514B7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47,72</w:t>
            </w:r>
          </w:p>
        </w:tc>
        <w:tc>
          <w:tcPr>
            <w:tcW w:w="498" w:type="pct"/>
          </w:tcPr>
          <w:p w14:paraId="22C94D8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27,15</w:t>
            </w:r>
          </w:p>
        </w:tc>
        <w:tc>
          <w:tcPr>
            <w:tcW w:w="687" w:type="pct"/>
          </w:tcPr>
          <w:p w14:paraId="1FB0157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54,23</w:t>
            </w:r>
          </w:p>
        </w:tc>
        <w:tc>
          <w:tcPr>
            <w:tcW w:w="492" w:type="pct"/>
          </w:tcPr>
          <w:p w14:paraId="4133BBB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43,56</w:t>
            </w:r>
          </w:p>
        </w:tc>
      </w:tr>
      <w:tr w:rsidR="004863D8" w:rsidRPr="009676D7" w14:paraId="45B47D0F" w14:textId="77777777" w:rsidTr="00F149A0">
        <w:trPr>
          <w:trHeight w:val="300"/>
        </w:trPr>
        <w:tc>
          <w:tcPr>
            <w:tcW w:w="699" w:type="pct"/>
          </w:tcPr>
          <w:p w14:paraId="55D7B57E"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Cs/>
                <w:color w:val="000000" w:themeColor="text1"/>
                <w:sz w:val="16"/>
                <w:szCs w:val="16"/>
              </w:rPr>
              <w:t>Guadalupe</w:t>
            </w:r>
          </w:p>
        </w:tc>
        <w:tc>
          <w:tcPr>
            <w:tcW w:w="996" w:type="pct"/>
          </w:tcPr>
          <w:p w14:paraId="4F5A8A8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19,08</w:t>
            </w:r>
          </w:p>
        </w:tc>
        <w:tc>
          <w:tcPr>
            <w:tcW w:w="649" w:type="pct"/>
          </w:tcPr>
          <w:p w14:paraId="5F820CA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43,78</w:t>
            </w:r>
          </w:p>
        </w:tc>
        <w:tc>
          <w:tcPr>
            <w:tcW w:w="435" w:type="pct"/>
          </w:tcPr>
          <w:p w14:paraId="1B2C3CC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59,02</w:t>
            </w:r>
          </w:p>
        </w:tc>
        <w:tc>
          <w:tcPr>
            <w:tcW w:w="543" w:type="pct"/>
          </w:tcPr>
          <w:p w14:paraId="0B25986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34,40</w:t>
            </w:r>
          </w:p>
        </w:tc>
        <w:tc>
          <w:tcPr>
            <w:tcW w:w="498" w:type="pct"/>
          </w:tcPr>
          <w:p w14:paraId="3C53B08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56,74</w:t>
            </w:r>
          </w:p>
        </w:tc>
        <w:tc>
          <w:tcPr>
            <w:tcW w:w="687" w:type="pct"/>
          </w:tcPr>
          <w:p w14:paraId="71A73AF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38,68</w:t>
            </w:r>
          </w:p>
        </w:tc>
        <w:tc>
          <w:tcPr>
            <w:tcW w:w="492" w:type="pct"/>
          </w:tcPr>
          <w:p w14:paraId="378D604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41,95</w:t>
            </w:r>
          </w:p>
        </w:tc>
      </w:tr>
      <w:tr w:rsidR="004863D8" w:rsidRPr="009676D7" w14:paraId="594D2C87" w14:textId="77777777" w:rsidTr="00F149A0">
        <w:trPr>
          <w:trHeight w:val="300"/>
        </w:trPr>
        <w:tc>
          <w:tcPr>
            <w:tcW w:w="699" w:type="pct"/>
          </w:tcPr>
          <w:p w14:paraId="382E716E"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Cs/>
                <w:color w:val="000000" w:themeColor="text1"/>
                <w:sz w:val="16"/>
                <w:szCs w:val="16"/>
              </w:rPr>
              <w:t>Ituango</w:t>
            </w:r>
          </w:p>
        </w:tc>
        <w:tc>
          <w:tcPr>
            <w:tcW w:w="996" w:type="pct"/>
          </w:tcPr>
          <w:p w14:paraId="68C25FA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16,80</w:t>
            </w:r>
          </w:p>
        </w:tc>
        <w:tc>
          <w:tcPr>
            <w:tcW w:w="649" w:type="pct"/>
          </w:tcPr>
          <w:p w14:paraId="03DC699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31,78</w:t>
            </w:r>
          </w:p>
        </w:tc>
        <w:tc>
          <w:tcPr>
            <w:tcW w:w="435" w:type="pct"/>
          </w:tcPr>
          <w:p w14:paraId="39CB196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36,89</w:t>
            </w:r>
          </w:p>
        </w:tc>
        <w:tc>
          <w:tcPr>
            <w:tcW w:w="543" w:type="pct"/>
          </w:tcPr>
          <w:p w14:paraId="3F9B291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27,82</w:t>
            </w:r>
          </w:p>
        </w:tc>
        <w:tc>
          <w:tcPr>
            <w:tcW w:w="498" w:type="pct"/>
          </w:tcPr>
          <w:p w14:paraId="3E841D9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49,46</w:t>
            </w:r>
          </w:p>
        </w:tc>
        <w:tc>
          <w:tcPr>
            <w:tcW w:w="687" w:type="pct"/>
          </w:tcPr>
          <w:p w14:paraId="6D6EFEB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48,25</w:t>
            </w:r>
          </w:p>
        </w:tc>
        <w:tc>
          <w:tcPr>
            <w:tcW w:w="492" w:type="pct"/>
          </w:tcPr>
          <w:p w14:paraId="562EB7C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35,17</w:t>
            </w:r>
          </w:p>
        </w:tc>
      </w:tr>
      <w:tr w:rsidR="004863D8" w:rsidRPr="009676D7" w14:paraId="0CEC1F32" w14:textId="77777777" w:rsidTr="00F149A0">
        <w:trPr>
          <w:trHeight w:val="300"/>
        </w:trPr>
        <w:tc>
          <w:tcPr>
            <w:tcW w:w="699" w:type="pct"/>
          </w:tcPr>
          <w:p w14:paraId="00B20BB7"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Cs/>
                <w:color w:val="000000" w:themeColor="text1"/>
                <w:sz w:val="16"/>
                <w:szCs w:val="16"/>
              </w:rPr>
              <w:t>San Andrés De Cuerquía</w:t>
            </w:r>
          </w:p>
        </w:tc>
        <w:tc>
          <w:tcPr>
            <w:tcW w:w="996" w:type="pct"/>
          </w:tcPr>
          <w:p w14:paraId="497828B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15,47</w:t>
            </w:r>
          </w:p>
        </w:tc>
        <w:tc>
          <w:tcPr>
            <w:tcW w:w="649" w:type="pct"/>
          </w:tcPr>
          <w:p w14:paraId="21BE1DD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38,29</w:t>
            </w:r>
          </w:p>
        </w:tc>
        <w:tc>
          <w:tcPr>
            <w:tcW w:w="435" w:type="pct"/>
          </w:tcPr>
          <w:p w14:paraId="158C8D7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61,47</w:t>
            </w:r>
          </w:p>
        </w:tc>
        <w:tc>
          <w:tcPr>
            <w:tcW w:w="543" w:type="pct"/>
          </w:tcPr>
          <w:p w14:paraId="4C1CC4F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32,26</w:t>
            </w:r>
          </w:p>
        </w:tc>
        <w:tc>
          <w:tcPr>
            <w:tcW w:w="498" w:type="pct"/>
          </w:tcPr>
          <w:p w14:paraId="06BCCEF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38,77</w:t>
            </w:r>
          </w:p>
        </w:tc>
        <w:tc>
          <w:tcPr>
            <w:tcW w:w="687" w:type="pct"/>
          </w:tcPr>
          <w:p w14:paraId="145C72A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57,82</w:t>
            </w:r>
          </w:p>
        </w:tc>
        <w:tc>
          <w:tcPr>
            <w:tcW w:w="492" w:type="pct"/>
          </w:tcPr>
          <w:p w14:paraId="39A869B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40,68</w:t>
            </w:r>
          </w:p>
        </w:tc>
      </w:tr>
      <w:tr w:rsidR="004863D8" w:rsidRPr="009676D7" w14:paraId="62360FA1" w14:textId="77777777" w:rsidTr="00F149A0">
        <w:trPr>
          <w:trHeight w:val="300"/>
        </w:trPr>
        <w:tc>
          <w:tcPr>
            <w:tcW w:w="699" w:type="pct"/>
          </w:tcPr>
          <w:p w14:paraId="59757DDB"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Cs/>
                <w:color w:val="000000" w:themeColor="text1"/>
                <w:sz w:val="16"/>
                <w:szCs w:val="16"/>
              </w:rPr>
              <w:t>San José De la Montaña</w:t>
            </w:r>
          </w:p>
        </w:tc>
        <w:tc>
          <w:tcPr>
            <w:tcW w:w="996" w:type="pct"/>
          </w:tcPr>
          <w:p w14:paraId="0B6A195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18,74</w:t>
            </w:r>
          </w:p>
        </w:tc>
        <w:tc>
          <w:tcPr>
            <w:tcW w:w="649" w:type="pct"/>
          </w:tcPr>
          <w:p w14:paraId="005B163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45,82</w:t>
            </w:r>
          </w:p>
        </w:tc>
        <w:tc>
          <w:tcPr>
            <w:tcW w:w="435" w:type="pct"/>
          </w:tcPr>
          <w:p w14:paraId="416F2BB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63,64</w:t>
            </w:r>
          </w:p>
        </w:tc>
        <w:tc>
          <w:tcPr>
            <w:tcW w:w="543" w:type="pct"/>
          </w:tcPr>
          <w:p w14:paraId="60EDFEF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34,25</w:t>
            </w:r>
          </w:p>
        </w:tc>
        <w:tc>
          <w:tcPr>
            <w:tcW w:w="498" w:type="pct"/>
          </w:tcPr>
          <w:p w14:paraId="255B94B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48,65</w:t>
            </w:r>
          </w:p>
        </w:tc>
        <w:tc>
          <w:tcPr>
            <w:tcW w:w="687" w:type="pct"/>
          </w:tcPr>
          <w:p w14:paraId="4564E66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53,25</w:t>
            </w:r>
          </w:p>
        </w:tc>
        <w:tc>
          <w:tcPr>
            <w:tcW w:w="492" w:type="pct"/>
          </w:tcPr>
          <w:p w14:paraId="4AE8DB6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44,06</w:t>
            </w:r>
          </w:p>
        </w:tc>
      </w:tr>
      <w:tr w:rsidR="004863D8" w:rsidRPr="009676D7" w14:paraId="4FF1B06F" w14:textId="77777777" w:rsidTr="00F149A0">
        <w:trPr>
          <w:trHeight w:val="300"/>
        </w:trPr>
        <w:tc>
          <w:tcPr>
            <w:tcW w:w="699" w:type="pct"/>
          </w:tcPr>
          <w:p w14:paraId="4F026E13"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Cs/>
                <w:color w:val="000000" w:themeColor="text1"/>
                <w:sz w:val="16"/>
                <w:szCs w:val="16"/>
              </w:rPr>
              <w:t>Toledo</w:t>
            </w:r>
          </w:p>
        </w:tc>
        <w:tc>
          <w:tcPr>
            <w:tcW w:w="996" w:type="pct"/>
          </w:tcPr>
          <w:p w14:paraId="2B45BFE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11,49</w:t>
            </w:r>
          </w:p>
        </w:tc>
        <w:tc>
          <w:tcPr>
            <w:tcW w:w="649" w:type="pct"/>
          </w:tcPr>
          <w:p w14:paraId="2DDF8AB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46,50</w:t>
            </w:r>
          </w:p>
        </w:tc>
        <w:tc>
          <w:tcPr>
            <w:tcW w:w="435" w:type="pct"/>
          </w:tcPr>
          <w:p w14:paraId="73DA204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64,13</w:t>
            </w:r>
          </w:p>
        </w:tc>
        <w:tc>
          <w:tcPr>
            <w:tcW w:w="543" w:type="pct"/>
          </w:tcPr>
          <w:p w14:paraId="1214C5F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38,99</w:t>
            </w:r>
          </w:p>
        </w:tc>
        <w:tc>
          <w:tcPr>
            <w:tcW w:w="498" w:type="pct"/>
          </w:tcPr>
          <w:p w14:paraId="41FB78E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29,46</w:t>
            </w:r>
          </w:p>
        </w:tc>
        <w:tc>
          <w:tcPr>
            <w:tcW w:w="687" w:type="pct"/>
          </w:tcPr>
          <w:p w14:paraId="675A56D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45,81</w:t>
            </w:r>
          </w:p>
        </w:tc>
        <w:tc>
          <w:tcPr>
            <w:tcW w:w="492" w:type="pct"/>
          </w:tcPr>
          <w:p w14:paraId="0FC33C6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39,40</w:t>
            </w:r>
          </w:p>
        </w:tc>
      </w:tr>
      <w:tr w:rsidR="004863D8" w:rsidRPr="009676D7" w14:paraId="033A62AF" w14:textId="77777777" w:rsidTr="00F149A0">
        <w:trPr>
          <w:trHeight w:val="300"/>
        </w:trPr>
        <w:tc>
          <w:tcPr>
            <w:tcW w:w="699" w:type="pct"/>
          </w:tcPr>
          <w:p w14:paraId="060A6AD2"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Cs/>
                <w:color w:val="000000" w:themeColor="text1"/>
                <w:sz w:val="16"/>
                <w:szCs w:val="16"/>
              </w:rPr>
              <w:t>Valdivia</w:t>
            </w:r>
          </w:p>
        </w:tc>
        <w:tc>
          <w:tcPr>
            <w:tcW w:w="996" w:type="pct"/>
          </w:tcPr>
          <w:p w14:paraId="58B09B4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21,76</w:t>
            </w:r>
          </w:p>
        </w:tc>
        <w:tc>
          <w:tcPr>
            <w:tcW w:w="649" w:type="pct"/>
          </w:tcPr>
          <w:p w14:paraId="0A4109D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35,19</w:t>
            </w:r>
          </w:p>
        </w:tc>
        <w:tc>
          <w:tcPr>
            <w:tcW w:w="435" w:type="pct"/>
          </w:tcPr>
          <w:p w14:paraId="7C2284C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52,19</w:t>
            </w:r>
          </w:p>
        </w:tc>
        <w:tc>
          <w:tcPr>
            <w:tcW w:w="543" w:type="pct"/>
          </w:tcPr>
          <w:p w14:paraId="534C5E5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19,04</w:t>
            </w:r>
          </w:p>
        </w:tc>
        <w:tc>
          <w:tcPr>
            <w:tcW w:w="498" w:type="pct"/>
          </w:tcPr>
          <w:p w14:paraId="33CC3BA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53,94</w:t>
            </w:r>
          </w:p>
        </w:tc>
        <w:tc>
          <w:tcPr>
            <w:tcW w:w="687" w:type="pct"/>
          </w:tcPr>
          <w:p w14:paraId="3D19157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51,31</w:t>
            </w:r>
          </w:p>
        </w:tc>
        <w:tc>
          <w:tcPr>
            <w:tcW w:w="492" w:type="pct"/>
          </w:tcPr>
          <w:p w14:paraId="0658442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38,90</w:t>
            </w:r>
          </w:p>
        </w:tc>
      </w:tr>
      <w:tr w:rsidR="004863D8" w:rsidRPr="009676D7" w14:paraId="5B3BCDB8" w14:textId="77777777" w:rsidTr="00F149A0">
        <w:trPr>
          <w:trHeight w:val="300"/>
        </w:trPr>
        <w:tc>
          <w:tcPr>
            <w:tcW w:w="699" w:type="pct"/>
          </w:tcPr>
          <w:p w14:paraId="71E88BFE"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Cs/>
                <w:color w:val="000000" w:themeColor="text1"/>
                <w:sz w:val="16"/>
                <w:szCs w:val="16"/>
              </w:rPr>
              <w:t>Yarumal</w:t>
            </w:r>
          </w:p>
        </w:tc>
        <w:tc>
          <w:tcPr>
            <w:tcW w:w="996" w:type="pct"/>
          </w:tcPr>
          <w:p w14:paraId="014F86D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34,44</w:t>
            </w:r>
          </w:p>
        </w:tc>
        <w:tc>
          <w:tcPr>
            <w:tcW w:w="649" w:type="pct"/>
          </w:tcPr>
          <w:p w14:paraId="62F592F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41,93</w:t>
            </w:r>
          </w:p>
        </w:tc>
        <w:tc>
          <w:tcPr>
            <w:tcW w:w="435" w:type="pct"/>
          </w:tcPr>
          <w:p w14:paraId="02130C6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64,24</w:t>
            </w:r>
          </w:p>
        </w:tc>
        <w:tc>
          <w:tcPr>
            <w:tcW w:w="543" w:type="pct"/>
          </w:tcPr>
          <w:p w14:paraId="2FCFC37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40,43</w:t>
            </w:r>
          </w:p>
        </w:tc>
        <w:tc>
          <w:tcPr>
            <w:tcW w:w="498" w:type="pct"/>
          </w:tcPr>
          <w:p w14:paraId="508A128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33,40</w:t>
            </w:r>
          </w:p>
        </w:tc>
        <w:tc>
          <w:tcPr>
            <w:tcW w:w="687" w:type="pct"/>
          </w:tcPr>
          <w:p w14:paraId="5BF5D0A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40,07</w:t>
            </w:r>
          </w:p>
        </w:tc>
        <w:tc>
          <w:tcPr>
            <w:tcW w:w="492" w:type="pct"/>
          </w:tcPr>
          <w:p w14:paraId="0051BFE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sz w:val="16"/>
                <w:szCs w:val="16"/>
              </w:rPr>
              <w:t>42,42</w:t>
            </w:r>
          </w:p>
        </w:tc>
      </w:tr>
      <w:tr w:rsidR="004863D8" w:rsidRPr="009676D7" w14:paraId="48B475CF" w14:textId="77777777" w:rsidTr="00F149A0">
        <w:trPr>
          <w:trHeight w:val="300"/>
        </w:trPr>
        <w:tc>
          <w:tcPr>
            <w:tcW w:w="699" w:type="pct"/>
          </w:tcPr>
          <w:p w14:paraId="204FECA8" w14:textId="77777777" w:rsidR="004863D8" w:rsidRPr="009676D7" w:rsidRDefault="004863D8" w:rsidP="00F149A0">
            <w:pPr>
              <w:spacing w:line="276" w:lineRule="auto"/>
              <w:jc w:val="left"/>
              <w:rPr>
                <w:rFonts w:ascii="Times New Roman" w:eastAsia="Times New Roman" w:hAnsi="Times New Roman" w:cs="Times New Roman"/>
                <w:sz w:val="16"/>
                <w:szCs w:val="16"/>
              </w:rPr>
            </w:pPr>
            <w:r w:rsidRPr="75AA67FD">
              <w:rPr>
                <w:rFonts w:ascii="Times New Roman" w:eastAsia="Calibri" w:hAnsi="Times New Roman" w:cs="Times New Roman"/>
                <w:b/>
                <w:bCs/>
                <w:color w:val="000000" w:themeColor="text1"/>
                <w:sz w:val="16"/>
                <w:szCs w:val="16"/>
              </w:rPr>
              <w:t>Provincia</w:t>
            </w:r>
            <w:r w:rsidRPr="75AA67FD">
              <w:rPr>
                <w:rStyle w:val="FootnoteReference"/>
                <w:rFonts w:ascii="Times New Roman" w:eastAsia="Times New Roman" w:hAnsi="Times New Roman" w:cs="Times New Roman"/>
                <w:color w:val="000000" w:themeColor="text1"/>
                <w:sz w:val="13"/>
                <w:szCs w:val="13"/>
              </w:rPr>
              <w:footnoteReference w:id="6"/>
            </w:r>
            <w:r w:rsidRPr="75AA67FD">
              <w:rPr>
                <w:rFonts w:ascii="Times New Roman" w:eastAsia="Times New Roman" w:hAnsi="Times New Roman" w:cs="Times New Roman"/>
                <w:color w:val="000000" w:themeColor="text1"/>
                <w:sz w:val="13"/>
                <w:szCs w:val="13"/>
              </w:rPr>
              <w:t xml:space="preserve"> </w:t>
            </w:r>
          </w:p>
        </w:tc>
        <w:tc>
          <w:tcPr>
            <w:tcW w:w="996" w:type="pct"/>
          </w:tcPr>
          <w:p w14:paraId="35369E9B"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21,29</w:t>
            </w:r>
          </w:p>
        </w:tc>
        <w:tc>
          <w:tcPr>
            <w:tcW w:w="649" w:type="pct"/>
          </w:tcPr>
          <w:p w14:paraId="0B6F7548"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38,84</w:t>
            </w:r>
          </w:p>
        </w:tc>
        <w:tc>
          <w:tcPr>
            <w:tcW w:w="435" w:type="pct"/>
          </w:tcPr>
          <w:p w14:paraId="4DF2FDE2"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54,40</w:t>
            </w:r>
          </w:p>
        </w:tc>
        <w:tc>
          <w:tcPr>
            <w:tcW w:w="543" w:type="pct"/>
          </w:tcPr>
          <w:p w14:paraId="7E029FD0"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32,86</w:t>
            </w:r>
          </w:p>
        </w:tc>
        <w:tc>
          <w:tcPr>
            <w:tcW w:w="498" w:type="pct"/>
          </w:tcPr>
          <w:p w14:paraId="45B9F12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45,85</w:t>
            </w:r>
          </w:p>
        </w:tc>
        <w:tc>
          <w:tcPr>
            <w:tcW w:w="687" w:type="pct"/>
          </w:tcPr>
          <w:p w14:paraId="0965A2D1"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45,61</w:t>
            </w:r>
          </w:p>
        </w:tc>
        <w:tc>
          <w:tcPr>
            <w:tcW w:w="492" w:type="pct"/>
          </w:tcPr>
          <w:p w14:paraId="1B23D524"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39,81</w:t>
            </w:r>
          </w:p>
        </w:tc>
      </w:tr>
      <w:tr w:rsidR="004863D8" w:rsidRPr="009676D7" w14:paraId="5DB6E69C" w14:textId="77777777" w:rsidTr="00F149A0">
        <w:trPr>
          <w:trHeight w:val="300"/>
        </w:trPr>
        <w:tc>
          <w:tcPr>
            <w:tcW w:w="699" w:type="pct"/>
          </w:tcPr>
          <w:p w14:paraId="4E1854B9"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75AA67FD">
              <w:rPr>
                <w:rFonts w:ascii="Times New Roman" w:eastAsia="Calibri" w:hAnsi="Times New Roman" w:cs="Times New Roman"/>
                <w:b/>
                <w:bCs/>
                <w:color w:val="000000" w:themeColor="text1"/>
                <w:sz w:val="16"/>
                <w:szCs w:val="16"/>
              </w:rPr>
              <w:t>Subregión</w:t>
            </w:r>
            <w:r w:rsidRPr="75AA67FD">
              <w:rPr>
                <w:rFonts w:ascii="Times New Roman" w:eastAsia="Calibri" w:hAnsi="Times New Roman" w:cs="Times New Roman"/>
                <w:color w:val="000000" w:themeColor="text1"/>
                <w:sz w:val="16"/>
                <w:szCs w:val="16"/>
                <w:vertAlign w:val="superscript"/>
              </w:rPr>
              <w:t>6</w:t>
            </w:r>
          </w:p>
        </w:tc>
        <w:tc>
          <w:tcPr>
            <w:tcW w:w="996" w:type="pct"/>
          </w:tcPr>
          <w:p w14:paraId="167724D6"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29,57</w:t>
            </w:r>
          </w:p>
        </w:tc>
        <w:tc>
          <w:tcPr>
            <w:tcW w:w="649" w:type="pct"/>
          </w:tcPr>
          <w:p w14:paraId="73CCE13B"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43,57</w:t>
            </w:r>
          </w:p>
        </w:tc>
        <w:tc>
          <w:tcPr>
            <w:tcW w:w="435" w:type="pct"/>
          </w:tcPr>
          <w:p w14:paraId="15E99D2E"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60,37</w:t>
            </w:r>
          </w:p>
        </w:tc>
        <w:tc>
          <w:tcPr>
            <w:tcW w:w="543" w:type="pct"/>
          </w:tcPr>
          <w:p w14:paraId="3E3FB438"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43,40</w:t>
            </w:r>
          </w:p>
        </w:tc>
        <w:tc>
          <w:tcPr>
            <w:tcW w:w="498" w:type="pct"/>
          </w:tcPr>
          <w:p w14:paraId="2CF19F43"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40,68</w:t>
            </w:r>
          </w:p>
        </w:tc>
        <w:tc>
          <w:tcPr>
            <w:tcW w:w="687" w:type="pct"/>
          </w:tcPr>
          <w:p w14:paraId="4C779BC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50,31</w:t>
            </w:r>
          </w:p>
        </w:tc>
        <w:tc>
          <w:tcPr>
            <w:tcW w:w="492" w:type="pct"/>
          </w:tcPr>
          <w:p w14:paraId="23A0750B"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44,65</w:t>
            </w:r>
          </w:p>
        </w:tc>
      </w:tr>
      <w:tr w:rsidR="004863D8" w:rsidRPr="009676D7" w14:paraId="506FA8AA" w14:textId="77777777" w:rsidTr="00F149A0">
        <w:trPr>
          <w:trHeight w:val="300"/>
        </w:trPr>
        <w:tc>
          <w:tcPr>
            <w:tcW w:w="699" w:type="pct"/>
          </w:tcPr>
          <w:p w14:paraId="4CB9D0AD" w14:textId="77777777" w:rsidR="004863D8" w:rsidRPr="009676D7" w:rsidRDefault="004863D8" w:rsidP="00F149A0">
            <w:pPr>
              <w:spacing w:line="276" w:lineRule="auto"/>
              <w:jc w:val="left"/>
              <w:rPr>
                <w:rFonts w:ascii="Times New Roman" w:eastAsia="Calibri" w:hAnsi="Times New Roman" w:cs="Times New Roman"/>
                <w:b/>
                <w:bCs/>
                <w:color w:val="000000" w:themeColor="text1"/>
                <w:sz w:val="16"/>
                <w:szCs w:val="16"/>
              </w:rPr>
            </w:pPr>
            <w:r w:rsidRPr="009676D7">
              <w:rPr>
                <w:rFonts w:ascii="Times New Roman" w:eastAsia="Calibri" w:hAnsi="Times New Roman" w:cs="Times New Roman"/>
                <w:b/>
                <w:bCs/>
                <w:color w:val="000000" w:themeColor="text1"/>
                <w:sz w:val="16"/>
                <w:szCs w:val="16"/>
              </w:rPr>
              <w:t>Departamento</w:t>
            </w:r>
          </w:p>
        </w:tc>
        <w:tc>
          <w:tcPr>
            <w:tcW w:w="996" w:type="pct"/>
          </w:tcPr>
          <w:p w14:paraId="0F876D2B"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60,32</w:t>
            </w:r>
          </w:p>
        </w:tc>
        <w:tc>
          <w:tcPr>
            <w:tcW w:w="649" w:type="pct"/>
          </w:tcPr>
          <w:p w14:paraId="5973C8CF"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58,89</w:t>
            </w:r>
          </w:p>
        </w:tc>
        <w:tc>
          <w:tcPr>
            <w:tcW w:w="435" w:type="pct"/>
          </w:tcPr>
          <w:p w14:paraId="49EBA443"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71,39</w:t>
            </w:r>
          </w:p>
        </w:tc>
        <w:tc>
          <w:tcPr>
            <w:tcW w:w="543" w:type="pct"/>
          </w:tcPr>
          <w:p w14:paraId="700969DD"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62,50</w:t>
            </w:r>
          </w:p>
        </w:tc>
        <w:tc>
          <w:tcPr>
            <w:tcW w:w="498" w:type="pct"/>
          </w:tcPr>
          <w:p w14:paraId="342F4716"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43,77</w:t>
            </w:r>
          </w:p>
        </w:tc>
        <w:tc>
          <w:tcPr>
            <w:tcW w:w="687" w:type="pct"/>
          </w:tcPr>
          <w:p w14:paraId="14C6DDF4"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58,53</w:t>
            </w:r>
          </w:p>
        </w:tc>
        <w:tc>
          <w:tcPr>
            <w:tcW w:w="492" w:type="pct"/>
          </w:tcPr>
          <w:p w14:paraId="2C3D8DA4"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hAnsi="Times New Roman" w:cs="Times New Roman"/>
                <w:b/>
                <w:sz w:val="16"/>
                <w:szCs w:val="16"/>
              </w:rPr>
              <w:t>59,24</w:t>
            </w:r>
          </w:p>
        </w:tc>
      </w:tr>
    </w:tbl>
    <w:p w14:paraId="66A664A9" w14:textId="77777777" w:rsidR="004863D8" w:rsidRPr="009676D7" w:rsidRDefault="004863D8" w:rsidP="004863D8">
      <w:pPr>
        <w:pStyle w:val="ListParagraph"/>
        <w:pBdr>
          <w:top w:val="single" w:sz="4" w:space="2" w:color="000000"/>
        </w:pBdr>
        <w:shd w:val="clear" w:color="auto" w:fill="FFFFFF" w:themeFill="background1"/>
        <w:spacing w:before="0" w:after="0"/>
        <w:ind w:left="0"/>
        <w:contextualSpacing w:val="0"/>
      </w:pPr>
      <w:r w:rsidRPr="009676D7">
        <w:rPr>
          <w:rFonts w:ascii="Times New Roman" w:eastAsia="Times New Roman" w:hAnsi="Times New Roman" w:cs="Times New Roman"/>
          <w:b/>
          <w:bCs/>
          <w:sz w:val="18"/>
          <w:szCs w:val="18"/>
        </w:rPr>
        <w:t>Fuente</w:t>
      </w:r>
      <w:r w:rsidRPr="75AA67FD">
        <w:rPr>
          <w:rFonts w:ascii="Times New Roman" w:eastAsia="Times New Roman" w:hAnsi="Times New Roman" w:cs="Times New Roman"/>
          <w:sz w:val="18"/>
          <w:szCs w:val="18"/>
        </w:rPr>
        <w:t>: DNP (s.f.-a). Cálculos propios.</w:t>
      </w:r>
    </w:p>
    <w:p w14:paraId="18709E9C"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 xml:space="preserve">En conclusión, la gobernabilidad en la PAP Bio‑energética del Norte de Antioquia se caracteriza por brechas estructurales en la capacidad institucional, reflejadas en desempeños desiguales, de acuerdo con los resultados observados en la Medición de Desempeño Municipal, debilidades en la gestión administrativa y limitaciones en el talento humano municipal. La mayoría de los municipios presenta dificultades para ejecutar oportunamente el presupuesto, movilizar recursos propios, sostener equipos técnicos estables y consolidar sistemas de seguimiento y evaluación de la inversión pública. </w:t>
      </w:r>
    </w:p>
    <w:p w14:paraId="338179C6"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A ello se suma un panorama fiscal crítico, donde once de los trece municipios se encuentran en rango de riesgo, uno en deterioro y solo uno en condición vulnerable, lo que restringe la inversión autónoma y genera una alta dependencia de las transferencias del SGP y el SGR. Este conjunto de factores configura un escenario de gobernabilidad frágil, que limita la capacidad de los gobiernos locales para liderar procesos de desarrollo, implementar políticas públicas de largo plazo y responder de manera efectiva a las necesidades territoriales.</w:t>
      </w:r>
    </w:p>
    <w:p w14:paraId="09297620"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 xml:space="preserve">No obstante, este diagnóstico también revela oportunidades estratégicas para fortalecer la gobernanza territorial. La asociatividad provincial emerge como un mecanismo clave para superar las restricciones individuales de los municipios, permitiendo estructurar proyectos de mayor escala, compartir capacidades técnicas, estandarizar procesos administrativos y acceder a fuentes de financiación que serían inaccesibles de manera aislada. Asimismo, la existencia de municipios con mayor capacidad relativa —como Yarumal o Gómez Plata— abre la posibilidad de impulsar modelos de cooperación horizontal que faciliten la transferencia de conocimiento y buenas prácticas. </w:t>
      </w:r>
    </w:p>
    <w:p w14:paraId="16A57142" w14:textId="77777777" w:rsidR="004863D8" w:rsidRPr="009676D7" w:rsidRDefault="004863D8" w:rsidP="004863D8">
      <w:r w:rsidRPr="2C3D3FD4">
        <w:rPr>
          <w:rFonts w:ascii="Times New Roman" w:hAnsi="Times New Roman" w:cs="Times New Roman"/>
        </w:rPr>
        <w:t>En conjunto, los retos y oportunidades identificados subrayan la necesidad de que el PEMP priorice el fortalecimiento institucional, la modernización administrativa, la profesionalización del talento humano y la consolidación de una gobernanza supramunicipal robusta, capaz de sostener un modelo de desarrollo territorial equilibrado, eficiente y sostenible.</w:t>
      </w:r>
    </w:p>
    <w:p w14:paraId="63F6BD54" w14:textId="77777777" w:rsidR="004863D8" w:rsidRPr="00EC6518" w:rsidRDefault="004863D8" w:rsidP="004863D8">
      <w:pPr>
        <w:pStyle w:val="Heading3"/>
        <w:rPr>
          <w:rFonts w:ascii="Times New Roman" w:hAnsi="Times New Roman" w:cs="Times New Roman"/>
        </w:rPr>
      </w:pPr>
      <w:r w:rsidRPr="009676D7">
        <w:rPr>
          <w:rFonts w:ascii="Times New Roman" w:hAnsi="Times New Roman" w:cs="Times New Roman"/>
        </w:rPr>
        <w:t>Economía y desarrollo</w:t>
      </w:r>
    </w:p>
    <w:p w14:paraId="0BCA1CE1" w14:textId="77777777" w:rsidR="004863D8" w:rsidRPr="009676D7" w:rsidRDefault="004863D8" w:rsidP="004863D8">
      <w:pPr>
        <w:rPr>
          <w:rFonts w:ascii="Times New Roman" w:hAnsi="Times New Roman" w:cs="Times New Roman"/>
        </w:rPr>
      </w:pPr>
      <w:r w:rsidRPr="009676D7">
        <w:rPr>
          <w:rFonts w:ascii="Times New Roman" w:eastAsia="Arial" w:hAnsi="Times New Roman" w:cs="Times New Roman"/>
        </w:rPr>
        <w:t xml:space="preserve">La dimensión de Economía y Desarrollo constituye uno de los ejes estructurales del diagnóstico porque </w:t>
      </w:r>
      <w:r>
        <w:rPr>
          <w:rFonts w:ascii="Times New Roman" w:eastAsia="Arial" w:hAnsi="Times New Roman" w:cs="Times New Roman"/>
        </w:rPr>
        <w:t>permite la comprensión de las condiciones</w:t>
      </w:r>
      <w:r w:rsidRPr="009676D7">
        <w:rPr>
          <w:rFonts w:ascii="Times New Roman" w:eastAsia="Arial" w:hAnsi="Times New Roman" w:cs="Times New Roman"/>
        </w:rPr>
        <w:t xml:space="preserve"> socioeconómicas sobre las cuales se sustenta el bienestar de la población de los municipios, y también la capacidad fiscal y productiva de los territorios para generar riqueza, distribuirla de forma equitativa y proyectar su crecimiento de manera sostenible. En este apartado, dividido en las secciones sobre i) Pobreza y mercado laboral; ii) Productividad y competitividad; iii) Mercado minero-energético; y iv) Turismo, no solo se busca caracterizar el estado socioeconómico de la provincia, sino también identificar patrones estructurales y oportunidades estratégicas que permitan orientar la formulación del PEMP.</w:t>
      </w:r>
    </w:p>
    <w:p w14:paraId="63C2A3A6" w14:textId="77777777" w:rsidR="004863D8" w:rsidRDefault="004863D8" w:rsidP="004863D8">
      <w:pPr>
        <w:pStyle w:val="Heading4"/>
        <w:rPr>
          <w:rFonts w:ascii="Times New Roman" w:hAnsi="Times New Roman" w:cs="Times New Roman"/>
        </w:rPr>
      </w:pPr>
      <w:r w:rsidRPr="009676D7">
        <w:rPr>
          <w:rFonts w:ascii="Times New Roman" w:hAnsi="Times New Roman" w:cs="Times New Roman"/>
        </w:rPr>
        <w:t>Pobreza y mercado laboral</w:t>
      </w:r>
    </w:p>
    <w:p w14:paraId="3D0D152F" w14:textId="77777777" w:rsidR="004863D8" w:rsidRPr="004C1EC4" w:rsidRDefault="004863D8" w:rsidP="004863D8">
      <w:pPr>
        <w:pStyle w:val="ListParagraph"/>
        <w:numPr>
          <w:ilvl w:val="0"/>
          <w:numId w:val="23"/>
        </w:numPr>
        <w:rPr>
          <w:color w:val="ED7D31" w:themeColor="accent2"/>
          <w:lang w:eastAsia="zh-CN"/>
        </w:rPr>
      </w:pPr>
      <w:commentRangeStart w:id="31"/>
      <w:r w:rsidRPr="75AA67FD">
        <w:rPr>
          <w:color w:val="ED7D31" w:themeColor="accent2"/>
          <w:lang w:eastAsia="zh-CN"/>
        </w:rPr>
        <w:t>INCLUIR ESTRATIFICACIÓN</w:t>
      </w:r>
      <w:commentRangeEnd w:id="31"/>
      <w:r w:rsidRPr="004C1EC4">
        <w:rPr>
          <w:rStyle w:val="CommentReference"/>
          <w:color w:val="ED7D31" w:themeColor="accent2"/>
          <w:lang w:eastAsia="zh-CN"/>
        </w:rPr>
        <w:commentReference w:id="31"/>
      </w:r>
    </w:p>
    <w:p w14:paraId="39F28BE8" w14:textId="77777777" w:rsidR="004863D8" w:rsidRPr="009676D7" w:rsidRDefault="004863D8" w:rsidP="004863D8">
      <w:pPr>
        <w:contextualSpacing/>
        <w:rPr>
          <w:rFonts w:ascii="Times New Roman" w:eastAsia="Arial" w:hAnsi="Times New Roman" w:cs="Times New Roman"/>
        </w:rPr>
      </w:pPr>
      <w:r w:rsidRPr="009676D7">
        <w:rPr>
          <w:rFonts w:ascii="Times New Roman" w:eastAsia="Arial" w:hAnsi="Times New Roman" w:cs="Times New Roman"/>
        </w:rPr>
        <w:t>El análisis de la pobreza y el mercado laboral revela un panorama de vulnerabilidad estructural generalizada; los indicadores muestran que, aunque existen diferencias importantes entre municipios, la brecha frente a los promedios departamentales es amplia y persistente en la mayoría de las variables analizadas.</w:t>
      </w:r>
    </w:p>
    <w:p w14:paraId="28EE2956" w14:textId="77777777" w:rsidR="004863D8" w:rsidRPr="009676D7" w:rsidRDefault="004863D8" w:rsidP="004863D8">
      <w:pPr>
        <w:contextualSpacing/>
        <w:rPr>
          <w:rFonts w:ascii="Times New Roman" w:eastAsia="Arial" w:hAnsi="Times New Roman" w:cs="Times New Roman"/>
        </w:rPr>
      </w:pPr>
    </w:p>
    <w:p w14:paraId="53B48ADA" w14:textId="77777777" w:rsidR="004863D8" w:rsidRPr="009676D7" w:rsidRDefault="004863D8" w:rsidP="004863D8">
      <w:pPr>
        <w:contextualSpacing/>
        <w:rPr>
          <w:rFonts w:ascii="Times New Roman" w:hAnsi="Times New Roman" w:cs="Times New Roman"/>
        </w:rPr>
      </w:pPr>
      <w:r w:rsidRPr="009676D7">
        <w:rPr>
          <w:rFonts w:ascii="Times New Roman" w:hAnsi="Times New Roman" w:cs="Times New Roman"/>
        </w:rPr>
        <w:t>El Índice de Dependencia Económica (IDE) mide la proporción de personas potencialmente dependientes —menores de 15 años y mayores de 65— respecto a la población en edad productiva —entre los 15 a 65 años—. En términos generales, valores más altos indican una mayor carga demográfica sobre la población económicamente activa, mientras que valores más bajos reflejan una presión menor. En este contexto, la Provincia presenta niveles de dependencia elevados en municipios como San Andrés de Cuerquia (72,50), Campamento (72,20) y Gómez Plata (70,10). En contraste, Ituango (51,19) y Yarumal (61,99) registran los valores más bajos, ubicándose incluso por debajo del promedio departamental, lo que sugiere una estructura demográfica relativamente más equilibrada.</w:t>
      </w:r>
    </w:p>
    <w:p w14:paraId="503FB964" w14:textId="77777777" w:rsidR="004863D8" w:rsidRPr="009676D7" w:rsidRDefault="004863D8" w:rsidP="004863D8">
      <w:pPr>
        <w:contextualSpacing/>
        <w:rPr>
          <w:rFonts w:ascii="Times New Roman" w:hAnsi="Times New Roman" w:cs="Times New Roman"/>
        </w:rPr>
      </w:pPr>
    </w:p>
    <w:p w14:paraId="37B81642" w14:textId="77777777" w:rsidR="004863D8" w:rsidRPr="009676D7" w:rsidRDefault="004863D8" w:rsidP="004863D8">
      <w:pPr>
        <w:pStyle w:val="Caption"/>
        <w:keepNext/>
        <w:jc w:val="center"/>
        <w:rPr>
          <w:rFonts w:ascii="Times New Roman" w:hAnsi="Times New Roman" w:cs="Times New Roman"/>
          <w:i w:val="0"/>
          <w:sz w:val="20"/>
          <w:szCs w:val="20"/>
        </w:rPr>
      </w:pPr>
      <w:r w:rsidRPr="75AA67FD">
        <w:rPr>
          <w:rFonts w:ascii="Times New Roman" w:hAnsi="Times New Roman" w:cs="Times New Roman"/>
          <w:i w:val="0"/>
          <w:iCs w:val="0"/>
          <w:sz w:val="20"/>
          <w:szCs w:val="20"/>
        </w:rPr>
        <w:t xml:space="preserve">Gráfica </w:t>
      </w:r>
      <w:r w:rsidRPr="75AA67FD">
        <w:rPr>
          <w:rFonts w:ascii="Times New Roman" w:hAnsi="Times New Roman" w:cs="Times New Roman"/>
          <w:i w:val="0"/>
          <w:iCs w:val="0"/>
          <w:sz w:val="20"/>
          <w:szCs w:val="20"/>
        </w:rPr>
        <w:fldChar w:fldCharType="begin"/>
      </w:r>
      <w:r w:rsidRPr="75AA67FD">
        <w:rPr>
          <w:rFonts w:ascii="Times New Roman" w:hAnsi="Times New Roman" w:cs="Times New Roman"/>
          <w:i w:val="0"/>
          <w:iCs w:val="0"/>
          <w:sz w:val="20"/>
          <w:szCs w:val="20"/>
        </w:rPr>
        <w:instrText xml:space="preserve"> SEQ Gráfica \* ARABIC </w:instrText>
      </w:r>
      <w:r w:rsidRPr="75AA67FD">
        <w:rPr>
          <w:rFonts w:ascii="Times New Roman" w:hAnsi="Times New Roman" w:cs="Times New Roman"/>
          <w:i w:val="0"/>
          <w:iCs w:val="0"/>
          <w:sz w:val="20"/>
          <w:szCs w:val="20"/>
        </w:rPr>
        <w:fldChar w:fldCharType="separate"/>
      </w:r>
      <w:r w:rsidRPr="75AA67FD">
        <w:rPr>
          <w:rFonts w:ascii="Times New Roman" w:hAnsi="Times New Roman" w:cs="Times New Roman"/>
          <w:i w:val="0"/>
          <w:iCs w:val="0"/>
          <w:noProof/>
          <w:sz w:val="20"/>
          <w:szCs w:val="20"/>
        </w:rPr>
        <w:t>2</w:t>
      </w:r>
      <w:r w:rsidRPr="75AA67FD">
        <w:rPr>
          <w:rFonts w:ascii="Times New Roman" w:hAnsi="Times New Roman" w:cs="Times New Roman"/>
          <w:i w:val="0"/>
          <w:iCs w:val="0"/>
          <w:sz w:val="20"/>
          <w:szCs w:val="20"/>
        </w:rPr>
        <w:fldChar w:fldCharType="end"/>
      </w:r>
      <w:r w:rsidRPr="75AA67FD">
        <w:rPr>
          <w:rFonts w:ascii="Times New Roman" w:hAnsi="Times New Roman" w:cs="Times New Roman"/>
          <w:i w:val="0"/>
          <w:iCs w:val="0"/>
          <w:sz w:val="20"/>
          <w:szCs w:val="20"/>
        </w:rPr>
        <w:t>. Índice de Dependencia Económica en los municipios de la PAP Bio-energética del Norte de Antioquia</w:t>
      </w:r>
    </w:p>
    <w:p w14:paraId="2C3AAF27" w14:textId="77777777" w:rsidR="004863D8" w:rsidRPr="009676D7" w:rsidRDefault="004863D8" w:rsidP="004863D8">
      <w:pPr>
        <w:spacing w:after="0"/>
        <w:jc w:val="center"/>
      </w:pPr>
      <w:r>
        <w:rPr>
          <w:noProof/>
          <w:lang w:eastAsia="es-CO"/>
        </w:rPr>
        <w:drawing>
          <wp:inline distT="0" distB="0" distL="0" distR="0" wp14:anchorId="321158F9" wp14:editId="5E8F20F2">
            <wp:extent cx="4346751" cy="3005889"/>
            <wp:effectExtent l="0" t="0" r="0" b="0"/>
            <wp:docPr id="78373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3969" name="Picture 78373969"/>
                    <pic:cNvPicPr/>
                  </pic:nvPicPr>
                  <pic:blipFill>
                    <a:blip r:embed="rId34">
                      <a:extLst>
                        <a:ext uri="{28A0092B-C50C-407E-A947-70E740481C1C}">
                          <a14:useLocalDpi xmlns:a14="http://schemas.microsoft.com/office/drawing/2010/main"/>
                        </a:ext>
                      </a:extLst>
                    </a:blip>
                    <a:stretch>
                      <a:fillRect/>
                    </a:stretch>
                  </pic:blipFill>
                  <pic:spPr>
                    <a:xfrm>
                      <a:off x="0" y="0"/>
                      <a:ext cx="4346751" cy="3005889"/>
                    </a:xfrm>
                    <a:prstGeom prst="rect">
                      <a:avLst/>
                    </a:prstGeom>
                  </pic:spPr>
                </pic:pic>
              </a:graphicData>
            </a:graphic>
          </wp:inline>
        </w:drawing>
      </w:r>
    </w:p>
    <w:p w14:paraId="625E4874" w14:textId="77777777" w:rsidR="004863D8" w:rsidRPr="009676D7" w:rsidRDefault="004863D8" w:rsidP="004863D8">
      <w:pPr>
        <w:spacing w:before="0"/>
        <w:jc w:val="center"/>
      </w:pPr>
      <w:r w:rsidRPr="2C3D3FD4">
        <w:rPr>
          <w:rFonts w:ascii="Times New Roman" w:eastAsia="Arial" w:hAnsi="Times New Roman" w:cs="Times New Roman"/>
          <w:b/>
          <w:bCs/>
          <w:sz w:val="20"/>
          <w:szCs w:val="20"/>
        </w:rPr>
        <w:t>Fuente:</w:t>
      </w:r>
      <w:r w:rsidRPr="2C3D3FD4">
        <w:rPr>
          <w:rFonts w:ascii="Times New Roman" w:eastAsia="Arial" w:hAnsi="Times New Roman" w:cs="Times New Roman"/>
          <w:sz w:val="20"/>
          <w:szCs w:val="20"/>
        </w:rPr>
        <w:t xml:space="preserve"> DANE (2025). Cálculos propios. Nota: </w:t>
      </w:r>
      <w:r w:rsidRPr="2C3D3FD4">
        <w:rPr>
          <w:rFonts w:ascii="Times New Roman" w:eastAsia="Times New Roman" w:hAnsi="Times New Roman" w:cs="Times New Roman"/>
          <w:sz w:val="20"/>
          <w:szCs w:val="20"/>
        </w:rPr>
        <w:t>La línea punteada representa el promedio del departamento (66.38).</w:t>
      </w:r>
    </w:p>
    <w:p w14:paraId="560E6973"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La situación anterior se ve agravada si se toma en consideración el envejecimiento poblacional progresivo y la emigración juvenil documentados en la dimensión de Demografía; son factores que reducen progresivamente la proporción de población en edad de trabajar y aumentan la presión sobre la población activa, configurando desafíos para la sostenibilidad económica y social del territorio.</w:t>
      </w:r>
    </w:p>
    <w:p w14:paraId="01F03C6B"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A estas presiones demográficas se suman condiciones persistentes de pobreza que afectan a una porción considerable de los hogares de la Provincia. Desde la perspectiva de las Necesidades Básicas Insatisfechas (NBI), el 20,9% de los hogares de la Provincia se encuentran en situación de pobreza, superando considerablemente tanto el promedio subregional (14,9%) como el departamental (11,2%). Esta brecha es más pronunciada en el componente rural: el NBI rural provincial alcanza el 23,8%, con municipios como Anorí (37,8%), Briceño (35,7%) y Campamento (33,1%) por encima de este promedio, frente a Carolina del Príncipe (7,8%) y Valdivia (13,6%), que registran los valores más bajos. En términos generales, se puede observar que el NBI tiene una mayor incidencia en la zona rural donde persisten mayores dificultades de acceso a bienes y servicios básicos en comparación con las áreas urbanas.</w:t>
      </w:r>
    </w:p>
    <w:p w14:paraId="784A8DF7"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Tomando como referencia la Línea de Pobreza monetaria per cápita para 2023, establecida en $435.375 mensuales (DANE, 2024), el 32,5% de la población provincial vive con ingresos per cápita por debajo de la Línea de Pobreza, más de seis puntos por encima del promedio departamental (25,1%). Ituango concentra la mayor proporción con un 48,9%, seguido de Angostura (37,7%) y San Andrés de Cuerquia (36,1%). Por su parte, la incidencia de la pobreza extrema alcanza el 7,6% de la población provincial, superando ampliamente el promedio departamental (3,4%). Municipios como Angostura (14,9%), San José de la Montaña (13,2%) y Toledo (12,5%) registran las mayores proporciones, lo que evidencia que una parte importante de los hogares enfrenta condiciones de privación particularmente severas.</w:t>
      </w:r>
    </w:p>
    <w:p w14:paraId="5F35264E"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Por otro lado, el Índice de Pobreza Multidimensional (IPM) complementa el diagnóstico del ingreso al capturar privaciones en dimensiones como educación, salud, condiciones de la vivienda y acceso a servicios públicos. Específicamente, el 19% de los hogares de la Provincia y el 21,5% de las personas son considerados pobres multidimensionalmente, cifras que superan los promedios subregionales (14,7% en hogares y 17,4% en personas) y departamentales (7,9% y 10,1%, respectivamente).</w:t>
      </w:r>
    </w:p>
    <w:p w14:paraId="150B6C8F"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Las brechas entre el casco urbano y rural son especialmente marcadas: la pobreza multidimensional rural provincial alcanza el 22,8% en hogares y el 27,6% en personas, más del doble de lo registrado en las cabeceras urbanas (9,4% y 13,5%), lo que pone en la mira al área rural como escenario prioritario de intervención para el PEMP. Al desagregar por municipio, Campamento presenta la situación más crítica, con el 32% de hogares pobres y el 38,5% de personas pobres según IPM, con una pobreza rural de hogares que alcanza el 45,8%, seguido de Briceño (30,9% de hogares; 31,2% de personas) y Angostura (25,1% y 28,4%). En el extremo más favorable se ubican Carolina del Príncipe (7,8% de hogares; 7,4% de personas), Yarumal (9,4% y 11,5%) y Gómez Plata (13,1% y 14,1%). Finalmente, la desagregación por género revela que los hombres registran en promedio una mayor incidencia de pobreza multidimensional (19,8%) que las mujeres (17,5%) a nivel provincial, patrón que se replica en la mayoría de los municipios.</w:t>
      </w:r>
    </w:p>
    <w:p w14:paraId="725064D7" w14:textId="77777777" w:rsidR="004863D8" w:rsidRPr="009676D7" w:rsidRDefault="004863D8" w:rsidP="004863D8">
      <w:pPr>
        <w:rPr>
          <w:rFonts w:ascii="Times New Roman" w:eastAsia="Arial" w:hAnsi="Times New Roman" w:cs="Times New Roman"/>
        </w:rPr>
      </w:pPr>
    </w:p>
    <w:p w14:paraId="11398378" w14:textId="77777777" w:rsidR="004863D8" w:rsidRPr="009676D7" w:rsidRDefault="004863D8" w:rsidP="004863D8">
      <w:pPr>
        <w:rPr>
          <w:rFonts w:ascii="Times New Roman" w:eastAsia="Arial" w:hAnsi="Times New Roman" w:cs="Times New Roman"/>
        </w:rPr>
      </w:pPr>
    </w:p>
    <w:p w14:paraId="667553B4" w14:textId="77777777" w:rsidR="004863D8" w:rsidRPr="009676D7" w:rsidRDefault="004863D8" w:rsidP="004863D8">
      <w:pPr>
        <w:contextualSpacing/>
        <w:rPr>
          <w:rFonts w:ascii="Times New Roman" w:eastAsia="Arial" w:hAnsi="Times New Roman" w:cs="Times New Roman"/>
        </w:rPr>
      </w:pPr>
    </w:p>
    <w:p w14:paraId="3E191AAD" w14:textId="77777777" w:rsidR="004863D8" w:rsidRPr="009676D7" w:rsidRDefault="004863D8" w:rsidP="004863D8">
      <w:pPr>
        <w:contextualSpacing/>
        <w:rPr>
          <w:rFonts w:ascii="Times New Roman" w:eastAsia="Arial" w:hAnsi="Times New Roman" w:cs="Times New Roman"/>
        </w:rPr>
      </w:pPr>
    </w:p>
    <w:p w14:paraId="6421231B" w14:textId="77777777" w:rsidR="004863D8" w:rsidRPr="009676D7" w:rsidRDefault="004863D8" w:rsidP="004863D8">
      <w:pPr>
        <w:contextualSpacing/>
        <w:rPr>
          <w:rFonts w:ascii="Times New Roman" w:eastAsia="Arial" w:hAnsi="Times New Roman" w:cs="Times New Roman"/>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6"/>
        <w:gridCol w:w="4764"/>
      </w:tblGrid>
      <w:tr w:rsidR="004863D8" w:rsidRPr="009676D7" w14:paraId="6AF81249" w14:textId="77777777" w:rsidTr="00F149A0">
        <w:tc>
          <w:tcPr>
            <w:tcW w:w="4770" w:type="dxa"/>
          </w:tcPr>
          <w:p w14:paraId="664CAEDA" w14:textId="77777777" w:rsidR="004863D8" w:rsidRPr="009676D7" w:rsidRDefault="004863D8" w:rsidP="00F149A0">
            <w:pPr>
              <w:pStyle w:val="Caption"/>
              <w:keepNext/>
              <w:jc w:val="center"/>
            </w:pPr>
            <w:r w:rsidRPr="75AA67FD">
              <w:rPr>
                <w:rFonts w:ascii="Times New Roman" w:hAnsi="Times New Roman" w:cs="Times New Roman"/>
                <w:i w:val="0"/>
                <w:iCs w:val="0"/>
                <w:sz w:val="20"/>
                <w:szCs w:val="20"/>
              </w:rPr>
              <w:t xml:space="preserve">Gráfica </w:t>
            </w:r>
            <w:r w:rsidRPr="75AA67FD">
              <w:rPr>
                <w:rFonts w:ascii="Times New Roman" w:hAnsi="Times New Roman" w:cs="Times New Roman"/>
                <w:i w:val="0"/>
                <w:iCs w:val="0"/>
                <w:sz w:val="20"/>
                <w:szCs w:val="20"/>
              </w:rPr>
              <w:fldChar w:fldCharType="begin"/>
            </w:r>
            <w:r w:rsidRPr="75AA67FD">
              <w:rPr>
                <w:rFonts w:ascii="Times New Roman" w:hAnsi="Times New Roman" w:cs="Times New Roman"/>
                <w:i w:val="0"/>
                <w:iCs w:val="0"/>
                <w:sz w:val="20"/>
                <w:szCs w:val="20"/>
              </w:rPr>
              <w:instrText xml:space="preserve"> SEQ Gráfica \* ARABIC </w:instrText>
            </w:r>
            <w:r w:rsidRPr="75AA67FD">
              <w:rPr>
                <w:rFonts w:ascii="Times New Roman" w:hAnsi="Times New Roman" w:cs="Times New Roman"/>
                <w:i w:val="0"/>
                <w:iCs w:val="0"/>
                <w:sz w:val="20"/>
                <w:szCs w:val="20"/>
              </w:rPr>
              <w:fldChar w:fldCharType="separate"/>
            </w:r>
            <w:r w:rsidRPr="75AA67FD">
              <w:rPr>
                <w:rFonts w:ascii="Times New Roman" w:hAnsi="Times New Roman" w:cs="Times New Roman"/>
                <w:i w:val="0"/>
                <w:iCs w:val="0"/>
                <w:noProof/>
                <w:sz w:val="20"/>
                <w:szCs w:val="20"/>
              </w:rPr>
              <w:t>3</w:t>
            </w:r>
            <w:r w:rsidRPr="75AA67FD">
              <w:rPr>
                <w:rFonts w:ascii="Times New Roman" w:hAnsi="Times New Roman" w:cs="Times New Roman"/>
                <w:i w:val="0"/>
                <w:iCs w:val="0"/>
                <w:sz w:val="20"/>
                <w:szCs w:val="20"/>
              </w:rPr>
              <w:fldChar w:fldCharType="end"/>
            </w:r>
            <w:r w:rsidRPr="75AA67FD">
              <w:rPr>
                <w:rFonts w:ascii="Times New Roman" w:hAnsi="Times New Roman" w:cs="Times New Roman"/>
                <w:i w:val="0"/>
                <w:iCs w:val="0"/>
                <w:sz w:val="20"/>
                <w:szCs w:val="20"/>
              </w:rPr>
              <w:t>. Porcentaje de personas en condición de pobreza según NBI – 2023</w:t>
            </w:r>
          </w:p>
          <w:p w14:paraId="26DCDE8D" w14:textId="77777777" w:rsidR="004863D8" w:rsidRPr="009676D7" w:rsidRDefault="004863D8" w:rsidP="00F149A0">
            <w:pPr>
              <w:keepNext/>
              <w:rPr>
                <w:rFonts w:ascii="Times New Roman" w:eastAsia="Arial" w:hAnsi="Times New Roman" w:cs="Times New Roman"/>
                <w:sz w:val="18"/>
                <w:szCs w:val="18"/>
              </w:rPr>
            </w:pPr>
            <w:r>
              <w:rPr>
                <w:noProof/>
                <w:lang w:eastAsia="es-CO"/>
              </w:rPr>
              <w:drawing>
                <wp:inline distT="0" distB="0" distL="0" distR="0" wp14:anchorId="33EFD19C" wp14:editId="12492484">
                  <wp:extent cx="2895600" cy="1819275"/>
                  <wp:effectExtent l="0" t="0" r="0" b="0"/>
                  <wp:docPr id="2071746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46940" name="Picture 2071746940"/>
                          <pic:cNvPicPr/>
                        </pic:nvPicPr>
                        <pic:blipFill>
                          <a:blip r:embed="rId35">
                            <a:extLst>
                              <a:ext uri="{28A0092B-C50C-407E-A947-70E740481C1C}">
                                <a14:useLocalDpi xmlns:a14="http://schemas.microsoft.com/office/drawing/2010/main"/>
                              </a:ext>
                            </a:extLst>
                          </a:blip>
                          <a:stretch>
                            <a:fillRect/>
                          </a:stretch>
                        </pic:blipFill>
                        <pic:spPr>
                          <a:xfrm>
                            <a:off x="0" y="0"/>
                            <a:ext cx="2895600" cy="1819275"/>
                          </a:xfrm>
                          <a:prstGeom prst="rect">
                            <a:avLst/>
                          </a:prstGeom>
                        </pic:spPr>
                      </pic:pic>
                    </a:graphicData>
                  </a:graphic>
                </wp:inline>
              </w:drawing>
            </w:r>
            <w:r w:rsidRPr="75AA67FD">
              <w:rPr>
                <w:rFonts w:ascii="Times New Roman" w:eastAsia="Arial" w:hAnsi="Times New Roman" w:cs="Times New Roman"/>
                <w:b/>
                <w:bCs/>
                <w:sz w:val="18"/>
                <w:szCs w:val="18"/>
              </w:rPr>
              <w:t>Fuente:</w:t>
            </w:r>
            <w:r w:rsidRPr="75AA67FD">
              <w:rPr>
                <w:rFonts w:ascii="Times New Roman" w:eastAsia="Arial" w:hAnsi="Times New Roman" w:cs="Times New Roman"/>
                <w:sz w:val="18"/>
                <w:szCs w:val="18"/>
              </w:rPr>
              <w:t xml:space="preserve"> Gobernación de Antioquia (s.f.-b). Cálculos propios.</w:t>
            </w:r>
          </w:p>
        </w:tc>
        <w:tc>
          <w:tcPr>
            <w:tcW w:w="4770" w:type="dxa"/>
          </w:tcPr>
          <w:p w14:paraId="02529CA5" w14:textId="77777777" w:rsidR="004863D8" w:rsidRPr="009676D7" w:rsidRDefault="004863D8" w:rsidP="00F149A0">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Gráfica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Gráfica \* ARABIC </w:instrText>
            </w:r>
            <w:r w:rsidRPr="009676D7">
              <w:rPr>
                <w:rFonts w:ascii="Times New Roman" w:hAnsi="Times New Roman" w:cs="Times New Roman"/>
                <w:i w:val="0"/>
                <w:sz w:val="20"/>
                <w:szCs w:val="20"/>
              </w:rPr>
              <w:fldChar w:fldCharType="separate"/>
            </w:r>
            <w:r w:rsidRPr="009676D7">
              <w:rPr>
                <w:rFonts w:ascii="Times New Roman" w:hAnsi="Times New Roman" w:cs="Times New Roman"/>
                <w:i w:val="0"/>
                <w:noProof/>
                <w:sz w:val="20"/>
                <w:szCs w:val="20"/>
              </w:rPr>
              <w:t>4</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Pobreza según IPM en la PAP Bio-energética del Norte de Antioquia – 2023.</w:t>
            </w:r>
          </w:p>
          <w:p w14:paraId="36501C1E" w14:textId="77777777" w:rsidR="004863D8" w:rsidRPr="009676D7" w:rsidRDefault="004863D8" w:rsidP="00F149A0">
            <w:pPr>
              <w:spacing w:after="120" w:line="276" w:lineRule="auto"/>
              <w:contextualSpacing/>
            </w:pPr>
            <w:r>
              <w:rPr>
                <w:noProof/>
                <w:lang w:eastAsia="es-CO"/>
              </w:rPr>
              <w:drawing>
                <wp:inline distT="0" distB="0" distL="0" distR="0" wp14:anchorId="1B0AA370" wp14:editId="022CBE1B">
                  <wp:extent cx="2786634" cy="1787479"/>
                  <wp:effectExtent l="0" t="0" r="0" b="0"/>
                  <wp:docPr id="2123095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95058" name="Picture 2123095058"/>
                          <pic:cNvPicPr/>
                        </pic:nvPicPr>
                        <pic:blipFill>
                          <a:blip r:embed="rId36">
                            <a:extLst>
                              <a:ext uri="{28A0092B-C50C-407E-A947-70E740481C1C}">
                                <a14:useLocalDpi xmlns:a14="http://schemas.microsoft.com/office/drawing/2010/main"/>
                              </a:ext>
                            </a:extLst>
                          </a:blip>
                          <a:stretch>
                            <a:fillRect/>
                          </a:stretch>
                        </pic:blipFill>
                        <pic:spPr>
                          <a:xfrm>
                            <a:off x="0" y="0"/>
                            <a:ext cx="2786634" cy="1787479"/>
                          </a:xfrm>
                          <a:prstGeom prst="rect">
                            <a:avLst/>
                          </a:prstGeom>
                        </pic:spPr>
                      </pic:pic>
                    </a:graphicData>
                  </a:graphic>
                </wp:inline>
              </w:drawing>
            </w:r>
          </w:p>
          <w:p w14:paraId="3A536AE4" w14:textId="77777777" w:rsidR="004863D8" w:rsidRDefault="004863D8" w:rsidP="00F149A0">
            <w:pPr>
              <w:spacing w:after="120" w:line="276" w:lineRule="auto"/>
              <w:contextualSpacing/>
              <w:rPr>
                <w:rFonts w:ascii="Times New Roman" w:eastAsia="Times New Roman" w:hAnsi="Times New Roman" w:cs="Times New Roman"/>
                <w:sz w:val="20"/>
                <w:szCs w:val="20"/>
              </w:rPr>
            </w:pPr>
            <w:r w:rsidRPr="73BC2806">
              <w:rPr>
                <w:rFonts w:ascii="Times New Roman" w:eastAsia="Arial" w:hAnsi="Times New Roman" w:cs="Times New Roman"/>
                <w:sz w:val="18"/>
                <w:szCs w:val="18"/>
              </w:rPr>
              <w:t xml:space="preserve">Nota: </w:t>
            </w:r>
            <w:r w:rsidRPr="73BC2806">
              <w:rPr>
                <w:rFonts w:ascii="Times New Roman" w:eastAsia="Times New Roman" w:hAnsi="Times New Roman" w:cs="Times New Roman"/>
                <w:sz w:val="20"/>
                <w:szCs w:val="20"/>
              </w:rPr>
              <w:t>La línea punteada representa el valor departamental de personas IPM (10.12%)</w:t>
            </w:r>
          </w:p>
          <w:p w14:paraId="2D387BF4" w14:textId="77777777" w:rsidR="004863D8" w:rsidRPr="009676D7" w:rsidRDefault="004863D8" w:rsidP="00F149A0">
            <w:pPr>
              <w:spacing w:after="120" w:line="276" w:lineRule="auto"/>
              <w:contextualSpacing/>
              <w:rPr>
                <w:rFonts w:ascii="Times New Roman" w:eastAsia="Times New Roman" w:hAnsi="Times New Roman" w:cs="Times New Roman"/>
                <w:sz w:val="20"/>
                <w:szCs w:val="20"/>
              </w:rPr>
            </w:pPr>
            <w:r w:rsidRPr="73BC2806">
              <w:rPr>
                <w:rFonts w:ascii="Times New Roman" w:eastAsia="Arial" w:hAnsi="Times New Roman" w:cs="Times New Roman"/>
                <w:b/>
                <w:bCs/>
                <w:sz w:val="18"/>
                <w:szCs w:val="18"/>
              </w:rPr>
              <w:t>Fuente:</w:t>
            </w:r>
            <w:r w:rsidRPr="73BC2806">
              <w:rPr>
                <w:rFonts w:ascii="Times New Roman" w:eastAsia="Arial" w:hAnsi="Times New Roman" w:cs="Times New Roman"/>
                <w:sz w:val="18"/>
                <w:szCs w:val="18"/>
              </w:rPr>
              <w:t xml:space="preserve"> Gobernación de Antioquia (s.f.-b). Cálculos propios. </w:t>
            </w:r>
          </w:p>
        </w:tc>
      </w:tr>
    </w:tbl>
    <w:p w14:paraId="49E261C5" w14:textId="77777777" w:rsidR="004863D8" w:rsidRPr="009676D7" w:rsidRDefault="004863D8" w:rsidP="004863D8">
      <w:pPr>
        <w:contextualSpacing/>
        <w:rPr>
          <w:rFonts w:ascii="Times New Roman" w:eastAsia="Arial" w:hAnsi="Times New Roman" w:cs="Times New Roman"/>
        </w:rPr>
      </w:pPr>
    </w:p>
    <w:p w14:paraId="0CCDA819"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Siguiendo por la misma línea, la desigualdad en la distribución del ingreso, medida a través del coeficiente de Gini, muestra patrones diferenciados al interior de la Provincia. Angostura (0,65) y Valdivia (0,62) registran los valores más altos de desigualdad en los ingresos del hogar, lo que indica una distribución particularmente concentrada de la riqueza en estos territorios. En contraste, Gómez Plata (0,35) y Guadalupe (0,39) presentan los menores niveles de desigualdad, aunque sus condiciones generales de pobreza siguen siendo desafiantes, según los datos observados anteriormente. Es destacable que la desigualdad rural es consistentemente mayor que la urbana en la mayoría de los municipios, siendo esta situación el reflejo de la heterogeneidad de las actividades productivas agrícolas, la pobreza estructural y la limitada articulación de la población rural a mercados formales.</w:t>
      </w:r>
    </w:p>
    <w:p w14:paraId="48B67F47" w14:textId="77777777" w:rsidR="004863D8" w:rsidRPr="009676D7" w:rsidRDefault="004863D8" w:rsidP="004863D8">
      <w:pPr>
        <w:jc w:val="center"/>
        <w:rPr>
          <w:rFonts w:ascii="Times New Roman" w:hAnsi="Times New Roman" w:cs="Times New Roman"/>
        </w:rPr>
      </w:pPr>
    </w:p>
    <w:p w14:paraId="1C3DA97A"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23</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Medición del GINI para hogares y personas ocupadas en los municipios de la PAP Bio-energética del Norte de Antioquia - 2023</w:t>
      </w:r>
      <w:r w:rsidRPr="009676D7">
        <w:rPr>
          <w:rStyle w:val="FootnoteReference"/>
          <w:rFonts w:ascii="Times New Roman" w:hAnsi="Times New Roman" w:cs="Times New Roman"/>
          <w:i w:val="0"/>
          <w:sz w:val="20"/>
          <w:szCs w:val="20"/>
        </w:rPr>
        <w:footnoteReference w:id="7"/>
      </w:r>
      <w:r w:rsidRPr="009676D7">
        <w:rPr>
          <w:rFonts w:ascii="Times New Roman" w:hAnsi="Times New Roman" w:cs="Times New Roman"/>
          <w:i w:val="0"/>
          <w:sz w:val="20"/>
          <w:szCs w:val="20"/>
        </w:rPr>
        <w:t>.</w:t>
      </w:r>
    </w:p>
    <w:tbl>
      <w:tblPr>
        <w:tblStyle w:val="TableGrid"/>
        <w:tblW w:w="5000" w:type="pct"/>
        <w:tblLook w:val="06A0" w:firstRow="1" w:lastRow="0" w:firstColumn="1" w:lastColumn="0" w:noHBand="1" w:noVBand="1"/>
      </w:tblPr>
      <w:tblGrid>
        <w:gridCol w:w="2071"/>
        <w:gridCol w:w="803"/>
        <w:gridCol w:w="862"/>
        <w:gridCol w:w="810"/>
        <w:gridCol w:w="1427"/>
        <w:gridCol w:w="1427"/>
        <w:gridCol w:w="1428"/>
      </w:tblGrid>
      <w:tr w:rsidR="004863D8" w:rsidRPr="009676D7" w14:paraId="1DA8E680" w14:textId="77777777" w:rsidTr="00F149A0">
        <w:trPr>
          <w:trHeight w:val="300"/>
        </w:trPr>
        <w:tc>
          <w:tcPr>
            <w:tcW w:w="1173" w:type="pct"/>
            <w:vMerge w:val="restart"/>
            <w:shd w:val="clear" w:color="auto" w:fill="002060"/>
            <w:vAlign w:val="center"/>
          </w:tcPr>
          <w:p w14:paraId="049B6944"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Municipio</w:t>
            </w:r>
          </w:p>
        </w:tc>
        <w:tc>
          <w:tcPr>
            <w:tcW w:w="1402" w:type="pct"/>
            <w:gridSpan w:val="3"/>
            <w:shd w:val="clear" w:color="auto" w:fill="002060"/>
            <w:vAlign w:val="center"/>
          </w:tcPr>
          <w:p w14:paraId="5922152B" w14:textId="77777777" w:rsidR="004863D8" w:rsidRPr="009676D7" w:rsidRDefault="004863D8" w:rsidP="00F149A0">
            <w:pPr>
              <w:spacing w:line="276" w:lineRule="auto"/>
              <w:jc w:val="center"/>
              <w:rPr>
                <w:rFonts w:ascii="Times New Roman" w:eastAsia="Calibri"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Gini: Ingresos de los hogares</w:t>
            </w:r>
          </w:p>
        </w:tc>
        <w:tc>
          <w:tcPr>
            <w:tcW w:w="2425" w:type="pct"/>
            <w:gridSpan w:val="3"/>
            <w:shd w:val="clear" w:color="auto" w:fill="002060"/>
            <w:vAlign w:val="center"/>
          </w:tcPr>
          <w:p w14:paraId="0B92E6B2" w14:textId="77777777" w:rsidR="004863D8" w:rsidRPr="009676D7" w:rsidRDefault="004863D8" w:rsidP="00F149A0">
            <w:pPr>
              <w:spacing w:line="276" w:lineRule="auto"/>
              <w:jc w:val="center"/>
              <w:rPr>
                <w:rFonts w:ascii="Times New Roman" w:eastAsia="Calibri"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Gini: Ingresos laborales de las personas ocupadas</w:t>
            </w:r>
          </w:p>
        </w:tc>
      </w:tr>
      <w:tr w:rsidR="004863D8" w:rsidRPr="009676D7" w14:paraId="581D9C97" w14:textId="77777777" w:rsidTr="00F149A0">
        <w:trPr>
          <w:trHeight w:val="300"/>
        </w:trPr>
        <w:tc>
          <w:tcPr>
            <w:tcW w:w="1173" w:type="pct"/>
            <w:vMerge/>
            <w:shd w:val="clear" w:color="auto" w:fill="002060"/>
            <w:vAlign w:val="center"/>
          </w:tcPr>
          <w:p w14:paraId="739F79F0"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p>
        </w:tc>
        <w:tc>
          <w:tcPr>
            <w:tcW w:w="455" w:type="pct"/>
            <w:shd w:val="clear" w:color="auto" w:fill="002060"/>
            <w:vAlign w:val="center"/>
          </w:tcPr>
          <w:p w14:paraId="4815EA4B"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Total</w:t>
            </w:r>
          </w:p>
        </w:tc>
        <w:tc>
          <w:tcPr>
            <w:tcW w:w="488" w:type="pct"/>
            <w:shd w:val="clear" w:color="auto" w:fill="002060"/>
            <w:vAlign w:val="center"/>
          </w:tcPr>
          <w:p w14:paraId="0BCA0DB3"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Urbano</w:t>
            </w:r>
          </w:p>
        </w:tc>
        <w:tc>
          <w:tcPr>
            <w:tcW w:w="459" w:type="pct"/>
            <w:shd w:val="clear" w:color="auto" w:fill="002060"/>
            <w:vAlign w:val="center"/>
          </w:tcPr>
          <w:p w14:paraId="617C4652"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Rural</w:t>
            </w:r>
          </w:p>
        </w:tc>
        <w:tc>
          <w:tcPr>
            <w:tcW w:w="808" w:type="pct"/>
            <w:shd w:val="clear" w:color="auto" w:fill="002060"/>
            <w:vAlign w:val="center"/>
          </w:tcPr>
          <w:p w14:paraId="77A29DC3"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Total</w:t>
            </w:r>
          </w:p>
        </w:tc>
        <w:tc>
          <w:tcPr>
            <w:tcW w:w="808" w:type="pct"/>
            <w:shd w:val="clear" w:color="auto" w:fill="002060"/>
            <w:vAlign w:val="center"/>
          </w:tcPr>
          <w:p w14:paraId="348B4A36"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Urbano</w:t>
            </w:r>
          </w:p>
        </w:tc>
        <w:tc>
          <w:tcPr>
            <w:tcW w:w="809" w:type="pct"/>
            <w:shd w:val="clear" w:color="auto" w:fill="002060"/>
            <w:vAlign w:val="center"/>
          </w:tcPr>
          <w:p w14:paraId="5EAAC392"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Rural</w:t>
            </w:r>
          </w:p>
        </w:tc>
      </w:tr>
      <w:tr w:rsidR="004863D8" w:rsidRPr="009676D7" w14:paraId="50B8FE4C" w14:textId="77777777" w:rsidTr="00F149A0">
        <w:trPr>
          <w:trHeight w:val="300"/>
        </w:trPr>
        <w:tc>
          <w:tcPr>
            <w:tcW w:w="1173" w:type="pct"/>
          </w:tcPr>
          <w:p w14:paraId="030D43EC"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Angostura</w:t>
            </w:r>
          </w:p>
        </w:tc>
        <w:tc>
          <w:tcPr>
            <w:tcW w:w="455" w:type="pct"/>
          </w:tcPr>
          <w:p w14:paraId="2EF359E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0,65</w:t>
            </w:r>
          </w:p>
        </w:tc>
        <w:tc>
          <w:tcPr>
            <w:tcW w:w="488" w:type="pct"/>
          </w:tcPr>
          <w:p w14:paraId="48CCA9F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0,38</w:t>
            </w:r>
          </w:p>
        </w:tc>
        <w:tc>
          <w:tcPr>
            <w:tcW w:w="459" w:type="pct"/>
          </w:tcPr>
          <w:p w14:paraId="6EA2532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0,71</w:t>
            </w:r>
          </w:p>
        </w:tc>
        <w:tc>
          <w:tcPr>
            <w:tcW w:w="808" w:type="pct"/>
          </w:tcPr>
          <w:p w14:paraId="645D163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0,56</w:t>
            </w:r>
          </w:p>
        </w:tc>
        <w:tc>
          <w:tcPr>
            <w:tcW w:w="808" w:type="pct"/>
          </w:tcPr>
          <w:p w14:paraId="622A69B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0,33</w:t>
            </w:r>
          </w:p>
        </w:tc>
        <w:tc>
          <w:tcPr>
            <w:tcW w:w="809" w:type="pct"/>
          </w:tcPr>
          <w:p w14:paraId="10275A1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0,61</w:t>
            </w:r>
          </w:p>
        </w:tc>
      </w:tr>
      <w:tr w:rsidR="004863D8" w:rsidRPr="009676D7" w14:paraId="25F1FADA" w14:textId="77777777" w:rsidTr="00F149A0">
        <w:trPr>
          <w:trHeight w:val="300"/>
        </w:trPr>
        <w:tc>
          <w:tcPr>
            <w:tcW w:w="1173" w:type="pct"/>
          </w:tcPr>
          <w:p w14:paraId="64009BCC"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Anorí</w:t>
            </w:r>
          </w:p>
        </w:tc>
        <w:tc>
          <w:tcPr>
            <w:tcW w:w="455" w:type="pct"/>
          </w:tcPr>
          <w:p w14:paraId="0665DA6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0,47</w:t>
            </w:r>
          </w:p>
        </w:tc>
        <w:tc>
          <w:tcPr>
            <w:tcW w:w="488" w:type="pct"/>
          </w:tcPr>
          <w:p w14:paraId="0C7917A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0,46</w:t>
            </w:r>
          </w:p>
        </w:tc>
        <w:tc>
          <w:tcPr>
            <w:tcW w:w="459" w:type="pct"/>
          </w:tcPr>
          <w:p w14:paraId="1C8C76B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0,44</w:t>
            </w:r>
          </w:p>
        </w:tc>
        <w:tc>
          <w:tcPr>
            <w:tcW w:w="808" w:type="pct"/>
          </w:tcPr>
          <w:p w14:paraId="53B44F8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0,35</w:t>
            </w:r>
          </w:p>
        </w:tc>
        <w:tc>
          <w:tcPr>
            <w:tcW w:w="808" w:type="pct"/>
          </w:tcPr>
          <w:p w14:paraId="475B0B1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0,31</w:t>
            </w:r>
          </w:p>
        </w:tc>
        <w:tc>
          <w:tcPr>
            <w:tcW w:w="809" w:type="pct"/>
          </w:tcPr>
          <w:p w14:paraId="0AC440A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0,38</w:t>
            </w:r>
          </w:p>
        </w:tc>
      </w:tr>
      <w:tr w:rsidR="004863D8" w:rsidRPr="009676D7" w14:paraId="1ABFA50F" w14:textId="77777777" w:rsidTr="00F149A0">
        <w:trPr>
          <w:trHeight w:val="300"/>
        </w:trPr>
        <w:tc>
          <w:tcPr>
            <w:tcW w:w="1173" w:type="pct"/>
          </w:tcPr>
          <w:p w14:paraId="4F31340B"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Briceño</w:t>
            </w:r>
          </w:p>
        </w:tc>
        <w:tc>
          <w:tcPr>
            <w:tcW w:w="455" w:type="pct"/>
          </w:tcPr>
          <w:p w14:paraId="2DA6625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0,50</w:t>
            </w:r>
          </w:p>
        </w:tc>
        <w:tc>
          <w:tcPr>
            <w:tcW w:w="488" w:type="pct"/>
          </w:tcPr>
          <w:p w14:paraId="63175D0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0,56</w:t>
            </w:r>
          </w:p>
        </w:tc>
        <w:tc>
          <w:tcPr>
            <w:tcW w:w="459" w:type="pct"/>
          </w:tcPr>
          <w:p w14:paraId="1257A81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0,44</w:t>
            </w:r>
          </w:p>
        </w:tc>
        <w:tc>
          <w:tcPr>
            <w:tcW w:w="808" w:type="pct"/>
          </w:tcPr>
          <w:p w14:paraId="47D81AB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0,41</w:t>
            </w:r>
          </w:p>
        </w:tc>
        <w:tc>
          <w:tcPr>
            <w:tcW w:w="808" w:type="pct"/>
          </w:tcPr>
          <w:p w14:paraId="4886170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0,49</w:t>
            </w:r>
          </w:p>
        </w:tc>
        <w:tc>
          <w:tcPr>
            <w:tcW w:w="809" w:type="pct"/>
          </w:tcPr>
          <w:p w14:paraId="5B2E4FF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0,31</w:t>
            </w:r>
          </w:p>
        </w:tc>
      </w:tr>
      <w:tr w:rsidR="004863D8" w:rsidRPr="009676D7" w14:paraId="25AC121B" w14:textId="77777777" w:rsidTr="00F149A0">
        <w:trPr>
          <w:trHeight w:val="300"/>
        </w:trPr>
        <w:tc>
          <w:tcPr>
            <w:tcW w:w="1173" w:type="pct"/>
          </w:tcPr>
          <w:p w14:paraId="452BE580"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Campamento</w:t>
            </w:r>
          </w:p>
        </w:tc>
        <w:tc>
          <w:tcPr>
            <w:tcW w:w="455" w:type="pct"/>
          </w:tcPr>
          <w:p w14:paraId="40102A0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0,51</w:t>
            </w:r>
          </w:p>
        </w:tc>
        <w:tc>
          <w:tcPr>
            <w:tcW w:w="488" w:type="pct"/>
          </w:tcPr>
          <w:p w14:paraId="472A2AA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0,53</w:t>
            </w:r>
          </w:p>
        </w:tc>
        <w:tc>
          <w:tcPr>
            <w:tcW w:w="459" w:type="pct"/>
          </w:tcPr>
          <w:p w14:paraId="37B36B7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0,50</w:t>
            </w:r>
          </w:p>
        </w:tc>
        <w:tc>
          <w:tcPr>
            <w:tcW w:w="808" w:type="pct"/>
          </w:tcPr>
          <w:p w14:paraId="792F68E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0,40</w:t>
            </w:r>
          </w:p>
        </w:tc>
        <w:tc>
          <w:tcPr>
            <w:tcW w:w="808" w:type="pct"/>
          </w:tcPr>
          <w:p w14:paraId="2AD9807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0,36</w:t>
            </w:r>
          </w:p>
        </w:tc>
        <w:tc>
          <w:tcPr>
            <w:tcW w:w="809" w:type="pct"/>
          </w:tcPr>
          <w:p w14:paraId="75219DB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0,42</w:t>
            </w:r>
          </w:p>
        </w:tc>
      </w:tr>
      <w:tr w:rsidR="004863D8" w:rsidRPr="009676D7" w14:paraId="601EBE63" w14:textId="77777777" w:rsidTr="00F149A0">
        <w:trPr>
          <w:trHeight w:val="300"/>
        </w:trPr>
        <w:tc>
          <w:tcPr>
            <w:tcW w:w="1173" w:type="pct"/>
          </w:tcPr>
          <w:p w14:paraId="553F5845"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Carolina del Príncipe</w:t>
            </w:r>
          </w:p>
        </w:tc>
        <w:tc>
          <w:tcPr>
            <w:tcW w:w="455" w:type="pct"/>
          </w:tcPr>
          <w:p w14:paraId="7A2A2D5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0,52</w:t>
            </w:r>
          </w:p>
        </w:tc>
        <w:tc>
          <w:tcPr>
            <w:tcW w:w="488" w:type="pct"/>
          </w:tcPr>
          <w:p w14:paraId="3F19B65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0,53</w:t>
            </w:r>
          </w:p>
        </w:tc>
        <w:tc>
          <w:tcPr>
            <w:tcW w:w="459" w:type="pct"/>
          </w:tcPr>
          <w:p w14:paraId="58745AA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0,52</w:t>
            </w:r>
          </w:p>
        </w:tc>
        <w:tc>
          <w:tcPr>
            <w:tcW w:w="808" w:type="pct"/>
          </w:tcPr>
          <w:p w14:paraId="02C6A3F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0,44</w:t>
            </w:r>
          </w:p>
        </w:tc>
        <w:tc>
          <w:tcPr>
            <w:tcW w:w="808" w:type="pct"/>
          </w:tcPr>
          <w:p w14:paraId="198D18C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0,47</w:t>
            </w:r>
          </w:p>
        </w:tc>
        <w:tc>
          <w:tcPr>
            <w:tcW w:w="809" w:type="pct"/>
          </w:tcPr>
          <w:p w14:paraId="54FBEF7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0,33</w:t>
            </w:r>
          </w:p>
        </w:tc>
      </w:tr>
      <w:tr w:rsidR="004863D8" w:rsidRPr="009676D7" w14:paraId="2B478492" w14:textId="77777777" w:rsidTr="00F149A0">
        <w:trPr>
          <w:trHeight w:val="300"/>
        </w:trPr>
        <w:tc>
          <w:tcPr>
            <w:tcW w:w="1173" w:type="pct"/>
          </w:tcPr>
          <w:p w14:paraId="167AB61B"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Gómez Plata</w:t>
            </w:r>
          </w:p>
        </w:tc>
        <w:tc>
          <w:tcPr>
            <w:tcW w:w="455" w:type="pct"/>
          </w:tcPr>
          <w:p w14:paraId="7CA8F0F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0,35</w:t>
            </w:r>
          </w:p>
        </w:tc>
        <w:tc>
          <w:tcPr>
            <w:tcW w:w="488" w:type="pct"/>
          </w:tcPr>
          <w:p w14:paraId="7832092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0,36</w:t>
            </w:r>
          </w:p>
        </w:tc>
        <w:tc>
          <w:tcPr>
            <w:tcW w:w="459" w:type="pct"/>
          </w:tcPr>
          <w:p w14:paraId="3296F98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0,34</w:t>
            </w:r>
          </w:p>
        </w:tc>
        <w:tc>
          <w:tcPr>
            <w:tcW w:w="808" w:type="pct"/>
          </w:tcPr>
          <w:p w14:paraId="64EEDB4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0,31</w:t>
            </w:r>
          </w:p>
        </w:tc>
        <w:tc>
          <w:tcPr>
            <w:tcW w:w="808" w:type="pct"/>
          </w:tcPr>
          <w:p w14:paraId="3A5FE21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0,26</w:t>
            </w:r>
          </w:p>
        </w:tc>
        <w:tc>
          <w:tcPr>
            <w:tcW w:w="809" w:type="pct"/>
          </w:tcPr>
          <w:p w14:paraId="0B71E41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0,37</w:t>
            </w:r>
          </w:p>
        </w:tc>
      </w:tr>
      <w:tr w:rsidR="004863D8" w:rsidRPr="009676D7" w14:paraId="173EC9DB" w14:textId="77777777" w:rsidTr="00F149A0">
        <w:trPr>
          <w:trHeight w:val="300"/>
        </w:trPr>
        <w:tc>
          <w:tcPr>
            <w:tcW w:w="1173" w:type="pct"/>
          </w:tcPr>
          <w:p w14:paraId="71B59C71"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Guadalupe</w:t>
            </w:r>
          </w:p>
        </w:tc>
        <w:tc>
          <w:tcPr>
            <w:tcW w:w="455" w:type="pct"/>
          </w:tcPr>
          <w:p w14:paraId="5F3F9F3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0,39</w:t>
            </w:r>
          </w:p>
        </w:tc>
        <w:tc>
          <w:tcPr>
            <w:tcW w:w="488" w:type="pct"/>
          </w:tcPr>
          <w:p w14:paraId="26CC376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0,39</w:t>
            </w:r>
          </w:p>
        </w:tc>
        <w:tc>
          <w:tcPr>
            <w:tcW w:w="459" w:type="pct"/>
          </w:tcPr>
          <w:p w14:paraId="03775C1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0,40</w:t>
            </w:r>
          </w:p>
        </w:tc>
        <w:tc>
          <w:tcPr>
            <w:tcW w:w="808" w:type="pct"/>
          </w:tcPr>
          <w:p w14:paraId="1515A69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0,25</w:t>
            </w:r>
          </w:p>
        </w:tc>
        <w:tc>
          <w:tcPr>
            <w:tcW w:w="808" w:type="pct"/>
          </w:tcPr>
          <w:p w14:paraId="7AA5CC5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0,27</w:t>
            </w:r>
          </w:p>
        </w:tc>
        <w:tc>
          <w:tcPr>
            <w:tcW w:w="809" w:type="pct"/>
          </w:tcPr>
          <w:p w14:paraId="459C463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0,24</w:t>
            </w:r>
          </w:p>
        </w:tc>
      </w:tr>
      <w:tr w:rsidR="004863D8" w:rsidRPr="009676D7" w14:paraId="2E137E21" w14:textId="77777777" w:rsidTr="00F149A0">
        <w:trPr>
          <w:trHeight w:val="300"/>
        </w:trPr>
        <w:tc>
          <w:tcPr>
            <w:tcW w:w="1173" w:type="pct"/>
          </w:tcPr>
          <w:p w14:paraId="5ED2A588"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Ituango</w:t>
            </w:r>
          </w:p>
        </w:tc>
        <w:tc>
          <w:tcPr>
            <w:tcW w:w="455" w:type="pct"/>
          </w:tcPr>
          <w:p w14:paraId="52253D7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0,42</w:t>
            </w:r>
          </w:p>
        </w:tc>
        <w:tc>
          <w:tcPr>
            <w:tcW w:w="488" w:type="pct"/>
          </w:tcPr>
          <w:p w14:paraId="79B460C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0,44</w:t>
            </w:r>
          </w:p>
        </w:tc>
        <w:tc>
          <w:tcPr>
            <w:tcW w:w="459" w:type="pct"/>
          </w:tcPr>
          <w:p w14:paraId="17F2F03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0,38</w:t>
            </w:r>
          </w:p>
        </w:tc>
        <w:tc>
          <w:tcPr>
            <w:tcW w:w="808" w:type="pct"/>
          </w:tcPr>
          <w:p w14:paraId="5DF55F8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0,28</w:t>
            </w:r>
          </w:p>
        </w:tc>
        <w:tc>
          <w:tcPr>
            <w:tcW w:w="808" w:type="pct"/>
          </w:tcPr>
          <w:p w14:paraId="295F25D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0,34</w:t>
            </w:r>
          </w:p>
        </w:tc>
        <w:tc>
          <w:tcPr>
            <w:tcW w:w="809" w:type="pct"/>
          </w:tcPr>
          <w:p w14:paraId="423CB5B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0,25</w:t>
            </w:r>
          </w:p>
        </w:tc>
      </w:tr>
      <w:tr w:rsidR="004863D8" w:rsidRPr="009676D7" w14:paraId="07E2F72D" w14:textId="77777777" w:rsidTr="00F149A0">
        <w:trPr>
          <w:trHeight w:val="300"/>
        </w:trPr>
        <w:tc>
          <w:tcPr>
            <w:tcW w:w="1173" w:type="pct"/>
          </w:tcPr>
          <w:p w14:paraId="3CDA7342"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San Andrés de Cuerquia</w:t>
            </w:r>
          </w:p>
        </w:tc>
        <w:tc>
          <w:tcPr>
            <w:tcW w:w="455" w:type="pct"/>
          </w:tcPr>
          <w:p w14:paraId="2384787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0,49</w:t>
            </w:r>
          </w:p>
        </w:tc>
        <w:tc>
          <w:tcPr>
            <w:tcW w:w="488" w:type="pct"/>
          </w:tcPr>
          <w:p w14:paraId="2C0DCCF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0,55</w:t>
            </w:r>
          </w:p>
        </w:tc>
        <w:tc>
          <w:tcPr>
            <w:tcW w:w="459" w:type="pct"/>
          </w:tcPr>
          <w:p w14:paraId="287BE20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0,40</w:t>
            </w:r>
          </w:p>
        </w:tc>
        <w:tc>
          <w:tcPr>
            <w:tcW w:w="808" w:type="pct"/>
          </w:tcPr>
          <w:p w14:paraId="339A6A3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0,41</w:t>
            </w:r>
          </w:p>
        </w:tc>
        <w:tc>
          <w:tcPr>
            <w:tcW w:w="808" w:type="pct"/>
          </w:tcPr>
          <w:p w14:paraId="45EA047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0,45</w:t>
            </w:r>
          </w:p>
        </w:tc>
        <w:tc>
          <w:tcPr>
            <w:tcW w:w="809" w:type="pct"/>
          </w:tcPr>
          <w:p w14:paraId="3DB946E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0,36</w:t>
            </w:r>
          </w:p>
        </w:tc>
      </w:tr>
      <w:tr w:rsidR="004863D8" w:rsidRPr="009676D7" w14:paraId="1F973774" w14:textId="77777777" w:rsidTr="00F149A0">
        <w:trPr>
          <w:trHeight w:val="300"/>
        </w:trPr>
        <w:tc>
          <w:tcPr>
            <w:tcW w:w="1173" w:type="pct"/>
          </w:tcPr>
          <w:p w14:paraId="29311D3D"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San José de la Montaña</w:t>
            </w:r>
          </w:p>
        </w:tc>
        <w:tc>
          <w:tcPr>
            <w:tcW w:w="455" w:type="pct"/>
          </w:tcPr>
          <w:p w14:paraId="5C3B873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0,54</w:t>
            </w:r>
          </w:p>
        </w:tc>
        <w:tc>
          <w:tcPr>
            <w:tcW w:w="488" w:type="pct"/>
          </w:tcPr>
          <w:p w14:paraId="72BF7C4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0,43</w:t>
            </w:r>
          </w:p>
        </w:tc>
        <w:tc>
          <w:tcPr>
            <w:tcW w:w="459" w:type="pct"/>
          </w:tcPr>
          <w:p w14:paraId="370FC98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0,61</w:t>
            </w:r>
          </w:p>
        </w:tc>
        <w:tc>
          <w:tcPr>
            <w:tcW w:w="808" w:type="pct"/>
          </w:tcPr>
          <w:p w14:paraId="73B3CF3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0,40</w:t>
            </w:r>
          </w:p>
        </w:tc>
        <w:tc>
          <w:tcPr>
            <w:tcW w:w="808" w:type="pct"/>
          </w:tcPr>
          <w:p w14:paraId="54210BC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0,29</w:t>
            </w:r>
          </w:p>
        </w:tc>
        <w:tc>
          <w:tcPr>
            <w:tcW w:w="809" w:type="pct"/>
          </w:tcPr>
          <w:p w14:paraId="12CEB8E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0,47</w:t>
            </w:r>
          </w:p>
        </w:tc>
      </w:tr>
      <w:tr w:rsidR="004863D8" w:rsidRPr="009676D7" w14:paraId="030883D6" w14:textId="77777777" w:rsidTr="00F149A0">
        <w:trPr>
          <w:trHeight w:val="300"/>
        </w:trPr>
        <w:tc>
          <w:tcPr>
            <w:tcW w:w="1173" w:type="pct"/>
          </w:tcPr>
          <w:p w14:paraId="07371AF6"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Toledo</w:t>
            </w:r>
          </w:p>
        </w:tc>
        <w:tc>
          <w:tcPr>
            <w:tcW w:w="455" w:type="pct"/>
          </w:tcPr>
          <w:p w14:paraId="6811FD3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0,45</w:t>
            </w:r>
          </w:p>
        </w:tc>
        <w:tc>
          <w:tcPr>
            <w:tcW w:w="488" w:type="pct"/>
          </w:tcPr>
          <w:p w14:paraId="152C53D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0,43</w:t>
            </w:r>
          </w:p>
        </w:tc>
        <w:tc>
          <w:tcPr>
            <w:tcW w:w="459" w:type="pct"/>
          </w:tcPr>
          <w:p w14:paraId="60993AA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0,46</w:t>
            </w:r>
          </w:p>
        </w:tc>
        <w:tc>
          <w:tcPr>
            <w:tcW w:w="808" w:type="pct"/>
          </w:tcPr>
          <w:p w14:paraId="716C8A9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0,34</w:t>
            </w:r>
          </w:p>
        </w:tc>
        <w:tc>
          <w:tcPr>
            <w:tcW w:w="808" w:type="pct"/>
          </w:tcPr>
          <w:p w14:paraId="6C0E705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0,39</w:t>
            </w:r>
          </w:p>
        </w:tc>
        <w:tc>
          <w:tcPr>
            <w:tcW w:w="809" w:type="pct"/>
          </w:tcPr>
          <w:p w14:paraId="00F99CF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0,30</w:t>
            </w:r>
          </w:p>
        </w:tc>
      </w:tr>
      <w:tr w:rsidR="004863D8" w:rsidRPr="009676D7" w14:paraId="2E25BAE1" w14:textId="77777777" w:rsidTr="00F149A0">
        <w:trPr>
          <w:trHeight w:val="300"/>
        </w:trPr>
        <w:tc>
          <w:tcPr>
            <w:tcW w:w="1173" w:type="pct"/>
          </w:tcPr>
          <w:p w14:paraId="78B647C3"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Valdivia</w:t>
            </w:r>
          </w:p>
        </w:tc>
        <w:tc>
          <w:tcPr>
            <w:tcW w:w="455" w:type="pct"/>
          </w:tcPr>
          <w:p w14:paraId="03EBF0D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0,62</w:t>
            </w:r>
          </w:p>
        </w:tc>
        <w:tc>
          <w:tcPr>
            <w:tcW w:w="488" w:type="pct"/>
          </w:tcPr>
          <w:p w14:paraId="0D8285E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0,49</w:t>
            </w:r>
          </w:p>
        </w:tc>
        <w:tc>
          <w:tcPr>
            <w:tcW w:w="459" w:type="pct"/>
          </w:tcPr>
          <w:p w14:paraId="6356B73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0,65</w:t>
            </w:r>
          </w:p>
        </w:tc>
        <w:tc>
          <w:tcPr>
            <w:tcW w:w="808" w:type="pct"/>
          </w:tcPr>
          <w:p w14:paraId="10BEC45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0,55</w:t>
            </w:r>
          </w:p>
        </w:tc>
        <w:tc>
          <w:tcPr>
            <w:tcW w:w="808" w:type="pct"/>
          </w:tcPr>
          <w:p w14:paraId="017E386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0,38</w:t>
            </w:r>
          </w:p>
        </w:tc>
        <w:tc>
          <w:tcPr>
            <w:tcW w:w="809" w:type="pct"/>
          </w:tcPr>
          <w:p w14:paraId="6245E31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0,58</w:t>
            </w:r>
          </w:p>
        </w:tc>
      </w:tr>
      <w:tr w:rsidR="004863D8" w:rsidRPr="009676D7" w14:paraId="55F44FDB" w14:textId="77777777" w:rsidTr="00F149A0">
        <w:trPr>
          <w:trHeight w:val="300"/>
        </w:trPr>
        <w:tc>
          <w:tcPr>
            <w:tcW w:w="1173" w:type="pct"/>
          </w:tcPr>
          <w:p w14:paraId="787F20A7"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Yarumal</w:t>
            </w:r>
          </w:p>
        </w:tc>
        <w:tc>
          <w:tcPr>
            <w:tcW w:w="455" w:type="pct"/>
          </w:tcPr>
          <w:p w14:paraId="40149B7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0,51</w:t>
            </w:r>
          </w:p>
        </w:tc>
        <w:tc>
          <w:tcPr>
            <w:tcW w:w="488" w:type="pct"/>
          </w:tcPr>
          <w:p w14:paraId="719D9E6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0,48</w:t>
            </w:r>
          </w:p>
        </w:tc>
        <w:tc>
          <w:tcPr>
            <w:tcW w:w="459" w:type="pct"/>
          </w:tcPr>
          <w:p w14:paraId="46D3357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0,61</w:t>
            </w:r>
          </w:p>
        </w:tc>
        <w:tc>
          <w:tcPr>
            <w:tcW w:w="808" w:type="pct"/>
          </w:tcPr>
          <w:p w14:paraId="2FB6812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0,38</w:t>
            </w:r>
          </w:p>
        </w:tc>
        <w:tc>
          <w:tcPr>
            <w:tcW w:w="808" w:type="pct"/>
          </w:tcPr>
          <w:p w14:paraId="0786739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0,36</w:t>
            </w:r>
          </w:p>
        </w:tc>
        <w:tc>
          <w:tcPr>
            <w:tcW w:w="809" w:type="pct"/>
          </w:tcPr>
          <w:p w14:paraId="4C0E26D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0,43</w:t>
            </w:r>
          </w:p>
        </w:tc>
      </w:tr>
      <w:tr w:rsidR="004863D8" w:rsidRPr="009676D7" w14:paraId="414F9E65" w14:textId="77777777" w:rsidTr="00F149A0">
        <w:trPr>
          <w:trHeight w:val="300"/>
        </w:trPr>
        <w:tc>
          <w:tcPr>
            <w:tcW w:w="1173" w:type="pct"/>
          </w:tcPr>
          <w:p w14:paraId="18A87148" w14:textId="77777777" w:rsidR="004863D8" w:rsidRPr="009676D7" w:rsidRDefault="004863D8" w:rsidP="00F149A0">
            <w:pPr>
              <w:spacing w:line="276" w:lineRule="auto"/>
              <w:jc w:val="left"/>
              <w:rPr>
                <w:rFonts w:ascii="Times New Roman" w:eastAsia="Calibri" w:hAnsi="Times New Roman" w:cs="Times New Roman"/>
                <w:b/>
                <w:sz w:val="16"/>
                <w:szCs w:val="16"/>
              </w:rPr>
            </w:pPr>
            <w:r w:rsidRPr="009676D7">
              <w:rPr>
                <w:rFonts w:ascii="Times New Roman" w:eastAsia="Calibri" w:hAnsi="Times New Roman" w:cs="Times New Roman"/>
                <w:b/>
                <w:sz w:val="16"/>
                <w:szCs w:val="16"/>
              </w:rPr>
              <w:t>Subregión</w:t>
            </w:r>
          </w:p>
        </w:tc>
        <w:tc>
          <w:tcPr>
            <w:tcW w:w="455" w:type="pct"/>
          </w:tcPr>
          <w:p w14:paraId="110EA024"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0,47</w:t>
            </w:r>
          </w:p>
        </w:tc>
        <w:tc>
          <w:tcPr>
            <w:tcW w:w="488" w:type="pct"/>
          </w:tcPr>
          <w:p w14:paraId="79223567"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0,44</w:t>
            </w:r>
          </w:p>
        </w:tc>
        <w:tc>
          <w:tcPr>
            <w:tcW w:w="459" w:type="pct"/>
          </w:tcPr>
          <w:p w14:paraId="3067B6B1"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0,48</w:t>
            </w:r>
          </w:p>
        </w:tc>
        <w:tc>
          <w:tcPr>
            <w:tcW w:w="808" w:type="pct"/>
          </w:tcPr>
          <w:p w14:paraId="15D86AF6"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0,36</w:t>
            </w:r>
          </w:p>
        </w:tc>
        <w:tc>
          <w:tcPr>
            <w:tcW w:w="808" w:type="pct"/>
          </w:tcPr>
          <w:p w14:paraId="2A8C1DDC"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0,34</w:t>
            </w:r>
          </w:p>
        </w:tc>
        <w:tc>
          <w:tcPr>
            <w:tcW w:w="809" w:type="pct"/>
          </w:tcPr>
          <w:p w14:paraId="5C624721"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0,37</w:t>
            </w:r>
          </w:p>
        </w:tc>
      </w:tr>
    </w:tbl>
    <w:p w14:paraId="267C67A1" w14:textId="77777777" w:rsidR="004863D8" w:rsidRPr="009676D7" w:rsidRDefault="004863D8" w:rsidP="004863D8">
      <w:pPr>
        <w:spacing w:before="0"/>
      </w:pPr>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xml:space="preserve"> Gobernación de Antioquia (s.f.-f).</w:t>
      </w:r>
    </w:p>
    <w:p w14:paraId="0DA0444A" w14:textId="77777777" w:rsidR="004863D8" w:rsidRDefault="004863D8" w:rsidP="004863D8">
      <w:pPr>
        <w:spacing w:before="0"/>
        <w:rPr>
          <w:rFonts w:ascii="Times New Roman" w:eastAsia="Arial" w:hAnsi="Times New Roman" w:cs="Times New Roman"/>
          <w:sz w:val="18"/>
          <w:szCs w:val="18"/>
        </w:rPr>
      </w:pPr>
    </w:p>
    <w:p w14:paraId="58687238" w14:textId="77777777" w:rsidR="004863D8" w:rsidRDefault="004863D8" w:rsidP="004863D8">
      <w:pPr>
        <w:pStyle w:val="Caption"/>
        <w:jc w:val="center"/>
      </w:pPr>
      <w:r w:rsidRPr="75AA67FD">
        <w:rPr>
          <w:rFonts w:ascii="Times New Roman" w:hAnsi="Times New Roman" w:cs="Times New Roman"/>
          <w:i w:val="0"/>
          <w:iCs w:val="0"/>
          <w:sz w:val="20"/>
          <w:szCs w:val="20"/>
        </w:rPr>
        <w:t>Gráfica X. Gini de ingresos del hogar (total) vs. Gini laboral (total) por municipio — 2023</w:t>
      </w:r>
    </w:p>
    <w:p w14:paraId="39F2B60C" w14:textId="77777777" w:rsidR="004863D8" w:rsidRDefault="004863D8" w:rsidP="004863D8">
      <w:pPr>
        <w:spacing w:before="0"/>
        <w:jc w:val="center"/>
        <w:rPr>
          <w:rFonts w:ascii="Times New Roman" w:eastAsia="Arial" w:hAnsi="Times New Roman" w:cs="Times New Roman"/>
          <w:sz w:val="18"/>
          <w:szCs w:val="18"/>
        </w:rPr>
      </w:pPr>
      <w:r>
        <w:rPr>
          <w:noProof/>
          <w:lang w:eastAsia="es-CO"/>
        </w:rPr>
        <w:drawing>
          <wp:inline distT="0" distB="0" distL="0" distR="0" wp14:anchorId="0985D10D" wp14:editId="6DB19EE3">
            <wp:extent cx="4770518" cy="2910824"/>
            <wp:effectExtent l="0" t="0" r="0" b="0"/>
            <wp:docPr id="37854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4721" name="Picture 37854721"/>
                    <pic:cNvPicPr/>
                  </pic:nvPicPr>
                  <pic:blipFill>
                    <a:blip r:embed="rId37">
                      <a:extLst>
                        <a:ext uri="{28A0092B-C50C-407E-A947-70E740481C1C}">
                          <a14:useLocalDpi xmlns:a14="http://schemas.microsoft.com/office/drawing/2010/main"/>
                        </a:ext>
                      </a:extLst>
                    </a:blip>
                    <a:stretch>
                      <a:fillRect/>
                    </a:stretch>
                  </pic:blipFill>
                  <pic:spPr>
                    <a:xfrm>
                      <a:off x="0" y="0"/>
                      <a:ext cx="4770518" cy="2910824"/>
                    </a:xfrm>
                    <a:prstGeom prst="rect">
                      <a:avLst/>
                    </a:prstGeom>
                  </pic:spPr>
                </pic:pic>
              </a:graphicData>
            </a:graphic>
          </wp:inline>
        </w:drawing>
      </w:r>
    </w:p>
    <w:p w14:paraId="2F3EACD2" w14:textId="77777777" w:rsidR="004863D8" w:rsidRDefault="004863D8" w:rsidP="004863D8">
      <w:pPr>
        <w:spacing w:before="0"/>
        <w:rPr>
          <w:rFonts w:ascii="Times New Roman" w:eastAsia="Arial" w:hAnsi="Times New Roman" w:cs="Times New Roman"/>
          <w:sz w:val="18"/>
          <w:szCs w:val="18"/>
        </w:rPr>
      </w:pPr>
    </w:p>
    <w:p w14:paraId="1278D28D" w14:textId="77777777" w:rsidR="004863D8" w:rsidRPr="009676D7" w:rsidRDefault="004863D8" w:rsidP="004863D8">
      <w:pPr>
        <w:rPr>
          <w:rFonts w:ascii="Times New Roman" w:hAnsi="Times New Roman" w:cs="Times New Roman"/>
          <w:i/>
          <w:iCs/>
        </w:rPr>
      </w:pPr>
      <w:r w:rsidRPr="009676D7">
        <w:rPr>
          <w:rFonts w:ascii="Times New Roman" w:eastAsia="Arial" w:hAnsi="Times New Roman" w:cs="Times New Roman"/>
        </w:rPr>
        <w:t xml:space="preserve">En lo que respecta al mercado laboral, la Provincia exhibe tasas de ocupación que oscilan entre el 43,0% en Guadalupe y el 52,7% en Toledo, con un promedio provincial del 48,5%, levemente inferior al referente departamental (51,0%). Sin embargo, el dato más revelador es la tasa de informalidad laboral: en promedio, el 72,2% del empleo en la provincia es informal, 24,8 puntos porcentuales por encima del promedio departamental (47,4%). Este indicador alcanza niveles críticos en municipios como Ituango (87,2%), San José de la Montaña (77,2%) y Briceño (76,6%), donde la limitada generación de empleo formal refleja la debilidad de la estructura productiva local. La elevada informalidad restringe el acceso de los individuos al sistema de seguridad social formal, como se verá en detalle en la dimensión </w:t>
      </w:r>
      <w:r>
        <w:rPr>
          <w:rFonts w:ascii="Times New Roman" w:eastAsia="Arial" w:hAnsi="Times New Roman" w:cs="Times New Roman"/>
        </w:rPr>
        <w:t>sobre Salud, reduciendo la estabilidad</w:t>
      </w:r>
      <w:r w:rsidRPr="009676D7">
        <w:rPr>
          <w:rFonts w:ascii="Times New Roman" w:eastAsia="Arial" w:hAnsi="Times New Roman" w:cs="Times New Roman"/>
        </w:rPr>
        <w:t xml:space="preserve"> de los </w:t>
      </w:r>
      <w:r>
        <w:rPr>
          <w:rFonts w:ascii="Times New Roman" w:eastAsia="Arial" w:hAnsi="Times New Roman" w:cs="Times New Roman"/>
        </w:rPr>
        <w:t>ingresos de los hogares y limitando las oportunidades</w:t>
      </w:r>
      <w:r w:rsidRPr="009676D7">
        <w:rPr>
          <w:rFonts w:ascii="Times New Roman" w:eastAsia="Arial" w:hAnsi="Times New Roman" w:cs="Times New Roman"/>
        </w:rPr>
        <w:t xml:space="preserve"> de desarrollo económico sostenible en el territorio.</w:t>
      </w:r>
      <w:r w:rsidRPr="009676D7">
        <w:rPr>
          <w:rFonts w:ascii="Times New Roman" w:hAnsi="Times New Roman" w:cs="Times New Roman"/>
        </w:rPr>
        <w:t xml:space="preserve"> </w:t>
      </w:r>
    </w:p>
    <w:p w14:paraId="40323208"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24</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Ocupación e Informalidad en los municipios de la PAP Bio-energética del Norte de Antioquia -2023.</w:t>
      </w:r>
    </w:p>
    <w:tbl>
      <w:tblPr>
        <w:tblStyle w:val="TableGrid"/>
        <w:tblW w:w="5000" w:type="pct"/>
        <w:tblLook w:val="06A0" w:firstRow="1" w:lastRow="0" w:firstColumn="1" w:lastColumn="0" w:noHBand="1" w:noVBand="1"/>
      </w:tblPr>
      <w:tblGrid>
        <w:gridCol w:w="2399"/>
        <w:gridCol w:w="1001"/>
        <w:gridCol w:w="1079"/>
        <w:gridCol w:w="1001"/>
        <w:gridCol w:w="1100"/>
        <w:gridCol w:w="1148"/>
        <w:gridCol w:w="1100"/>
      </w:tblGrid>
      <w:tr w:rsidR="004863D8" w:rsidRPr="009676D7" w14:paraId="59927109" w14:textId="77777777" w:rsidTr="00F149A0">
        <w:trPr>
          <w:trHeight w:val="300"/>
        </w:trPr>
        <w:tc>
          <w:tcPr>
            <w:tcW w:w="1359" w:type="pct"/>
            <w:vMerge w:val="restart"/>
            <w:shd w:val="clear" w:color="auto" w:fill="002060"/>
            <w:vAlign w:val="center"/>
          </w:tcPr>
          <w:p w14:paraId="60B62955"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Municipio</w:t>
            </w:r>
          </w:p>
        </w:tc>
        <w:tc>
          <w:tcPr>
            <w:tcW w:w="1745" w:type="pct"/>
            <w:gridSpan w:val="3"/>
            <w:shd w:val="clear" w:color="auto" w:fill="002060"/>
            <w:vAlign w:val="center"/>
          </w:tcPr>
          <w:p w14:paraId="475C8635"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Tasa de ocupación</w:t>
            </w:r>
          </w:p>
        </w:tc>
        <w:tc>
          <w:tcPr>
            <w:tcW w:w="1896" w:type="pct"/>
            <w:gridSpan w:val="3"/>
            <w:shd w:val="clear" w:color="auto" w:fill="002060"/>
            <w:vAlign w:val="center"/>
          </w:tcPr>
          <w:p w14:paraId="43958169"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Tasa de empleo informal</w:t>
            </w:r>
          </w:p>
        </w:tc>
      </w:tr>
      <w:tr w:rsidR="004863D8" w:rsidRPr="009676D7" w14:paraId="58565E50" w14:textId="77777777" w:rsidTr="00F149A0">
        <w:trPr>
          <w:trHeight w:val="300"/>
        </w:trPr>
        <w:tc>
          <w:tcPr>
            <w:tcW w:w="1359" w:type="pct"/>
            <w:vMerge/>
            <w:vAlign w:val="center"/>
          </w:tcPr>
          <w:p w14:paraId="62074294" w14:textId="77777777" w:rsidR="004863D8" w:rsidRPr="009676D7" w:rsidRDefault="004863D8" w:rsidP="00F149A0">
            <w:pPr>
              <w:spacing w:line="276" w:lineRule="auto"/>
              <w:jc w:val="center"/>
              <w:rPr>
                <w:rFonts w:ascii="Times New Roman" w:eastAsia="Calibri" w:hAnsi="Times New Roman" w:cs="Times New Roman"/>
                <w:b/>
                <w:color w:val="FFFFFF" w:themeColor="background1"/>
                <w:sz w:val="16"/>
                <w:szCs w:val="16"/>
              </w:rPr>
            </w:pPr>
          </w:p>
        </w:tc>
        <w:tc>
          <w:tcPr>
            <w:tcW w:w="567" w:type="pct"/>
            <w:shd w:val="clear" w:color="auto" w:fill="002060"/>
            <w:vAlign w:val="center"/>
          </w:tcPr>
          <w:p w14:paraId="4B921F93"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Total</w:t>
            </w:r>
          </w:p>
        </w:tc>
        <w:tc>
          <w:tcPr>
            <w:tcW w:w="611" w:type="pct"/>
            <w:shd w:val="clear" w:color="auto" w:fill="002060"/>
            <w:vAlign w:val="center"/>
          </w:tcPr>
          <w:p w14:paraId="3FD23540"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Urbano</w:t>
            </w:r>
          </w:p>
        </w:tc>
        <w:tc>
          <w:tcPr>
            <w:tcW w:w="567" w:type="pct"/>
            <w:shd w:val="clear" w:color="auto" w:fill="002060"/>
            <w:vAlign w:val="center"/>
          </w:tcPr>
          <w:p w14:paraId="7E51B2D6"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Rural</w:t>
            </w:r>
          </w:p>
        </w:tc>
        <w:tc>
          <w:tcPr>
            <w:tcW w:w="623" w:type="pct"/>
            <w:shd w:val="clear" w:color="auto" w:fill="002060"/>
            <w:vAlign w:val="center"/>
          </w:tcPr>
          <w:p w14:paraId="1F46ACBD"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Total</w:t>
            </w:r>
          </w:p>
        </w:tc>
        <w:tc>
          <w:tcPr>
            <w:tcW w:w="650" w:type="pct"/>
            <w:shd w:val="clear" w:color="auto" w:fill="002060"/>
            <w:vAlign w:val="center"/>
          </w:tcPr>
          <w:p w14:paraId="755D7ED6"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Urbano</w:t>
            </w:r>
          </w:p>
        </w:tc>
        <w:tc>
          <w:tcPr>
            <w:tcW w:w="623" w:type="pct"/>
            <w:shd w:val="clear" w:color="auto" w:fill="002060"/>
            <w:vAlign w:val="center"/>
          </w:tcPr>
          <w:p w14:paraId="1ED7D014"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Rural</w:t>
            </w:r>
          </w:p>
        </w:tc>
      </w:tr>
      <w:tr w:rsidR="004863D8" w:rsidRPr="009676D7" w14:paraId="01EC9FA2" w14:textId="77777777" w:rsidTr="00F149A0">
        <w:trPr>
          <w:trHeight w:val="300"/>
        </w:trPr>
        <w:tc>
          <w:tcPr>
            <w:tcW w:w="1359" w:type="pct"/>
          </w:tcPr>
          <w:p w14:paraId="046D151B"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567" w:type="pct"/>
          </w:tcPr>
          <w:p w14:paraId="67CF71D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47,3</w:t>
            </w:r>
            <w:r w:rsidRPr="009676D7">
              <w:rPr>
                <w:rFonts w:ascii="Times New Roman" w:eastAsia="Calibri" w:hAnsi="Times New Roman" w:cs="Times New Roman"/>
                <w:sz w:val="16"/>
                <w:szCs w:val="16"/>
              </w:rPr>
              <w:t>%</w:t>
            </w:r>
          </w:p>
        </w:tc>
        <w:tc>
          <w:tcPr>
            <w:tcW w:w="611" w:type="pct"/>
          </w:tcPr>
          <w:p w14:paraId="1C4E43E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46,8</w:t>
            </w:r>
            <w:r w:rsidRPr="009676D7">
              <w:rPr>
                <w:rFonts w:ascii="Times New Roman" w:eastAsia="Calibri" w:hAnsi="Times New Roman" w:cs="Times New Roman"/>
                <w:sz w:val="16"/>
                <w:szCs w:val="16"/>
              </w:rPr>
              <w:t>%</w:t>
            </w:r>
          </w:p>
        </w:tc>
        <w:tc>
          <w:tcPr>
            <w:tcW w:w="567" w:type="pct"/>
          </w:tcPr>
          <w:p w14:paraId="0190D59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47,5</w:t>
            </w:r>
            <w:r w:rsidRPr="009676D7">
              <w:rPr>
                <w:rFonts w:ascii="Times New Roman" w:eastAsia="Calibri" w:hAnsi="Times New Roman" w:cs="Times New Roman"/>
                <w:sz w:val="16"/>
                <w:szCs w:val="16"/>
              </w:rPr>
              <w:t>%</w:t>
            </w:r>
          </w:p>
        </w:tc>
        <w:tc>
          <w:tcPr>
            <w:tcW w:w="623" w:type="pct"/>
          </w:tcPr>
          <w:p w14:paraId="2C5F747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74,2</w:t>
            </w:r>
            <w:r w:rsidRPr="009676D7">
              <w:rPr>
                <w:rFonts w:ascii="Times New Roman" w:eastAsia="Calibri" w:hAnsi="Times New Roman" w:cs="Times New Roman"/>
                <w:sz w:val="16"/>
                <w:szCs w:val="16"/>
              </w:rPr>
              <w:t>%</w:t>
            </w:r>
          </w:p>
        </w:tc>
        <w:tc>
          <w:tcPr>
            <w:tcW w:w="650" w:type="pct"/>
          </w:tcPr>
          <w:p w14:paraId="650425A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70,3</w:t>
            </w:r>
            <w:r w:rsidRPr="009676D7">
              <w:rPr>
                <w:rFonts w:ascii="Times New Roman" w:eastAsia="Calibri" w:hAnsi="Times New Roman" w:cs="Times New Roman"/>
                <w:sz w:val="16"/>
                <w:szCs w:val="16"/>
              </w:rPr>
              <w:t>%</w:t>
            </w:r>
          </w:p>
        </w:tc>
        <w:tc>
          <w:tcPr>
            <w:tcW w:w="623" w:type="pct"/>
          </w:tcPr>
          <w:p w14:paraId="6B24E83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75,8</w:t>
            </w:r>
            <w:r w:rsidRPr="009676D7">
              <w:rPr>
                <w:rFonts w:ascii="Times New Roman" w:eastAsia="Calibri" w:hAnsi="Times New Roman" w:cs="Times New Roman"/>
                <w:sz w:val="16"/>
                <w:szCs w:val="16"/>
              </w:rPr>
              <w:t>%</w:t>
            </w:r>
          </w:p>
        </w:tc>
      </w:tr>
      <w:tr w:rsidR="004863D8" w:rsidRPr="009676D7" w14:paraId="418C9918" w14:textId="77777777" w:rsidTr="00F149A0">
        <w:trPr>
          <w:trHeight w:val="300"/>
        </w:trPr>
        <w:tc>
          <w:tcPr>
            <w:tcW w:w="1359" w:type="pct"/>
          </w:tcPr>
          <w:p w14:paraId="6DB4B8D4"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Anorí</w:t>
            </w:r>
          </w:p>
        </w:tc>
        <w:tc>
          <w:tcPr>
            <w:tcW w:w="567" w:type="pct"/>
          </w:tcPr>
          <w:p w14:paraId="492398F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52,0</w:t>
            </w:r>
            <w:r w:rsidRPr="009676D7">
              <w:rPr>
                <w:rFonts w:ascii="Times New Roman" w:eastAsia="Calibri" w:hAnsi="Times New Roman" w:cs="Times New Roman"/>
                <w:sz w:val="16"/>
                <w:szCs w:val="16"/>
              </w:rPr>
              <w:t>%</w:t>
            </w:r>
          </w:p>
        </w:tc>
        <w:tc>
          <w:tcPr>
            <w:tcW w:w="611" w:type="pct"/>
          </w:tcPr>
          <w:p w14:paraId="75AF7D7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55,0</w:t>
            </w:r>
            <w:r w:rsidRPr="009676D7">
              <w:rPr>
                <w:rFonts w:ascii="Times New Roman" w:eastAsia="Calibri" w:hAnsi="Times New Roman" w:cs="Times New Roman"/>
                <w:sz w:val="16"/>
                <w:szCs w:val="16"/>
              </w:rPr>
              <w:t>%</w:t>
            </w:r>
          </w:p>
        </w:tc>
        <w:tc>
          <w:tcPr>
            <w:tcW w:w="567" w:type="pct"/>
          </w:tcPr>
          <w:p w14:paraId="686D1A3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49,4</w:t>
            </w:r>
            <w:r w:rsidRPr="009676D7">
              <w:rPr>
                <w:rFonts w:ascii="Times New Roman" w:eastAsia="Calibri" w:hAnsi="Times New Roman" w:cs="Times New Roman"/>
                <w:sz w:val="16"/>
                <w:szCs w:val="16"/>
              </w:rPr>
              <w:t>%</w:t>
            </w:r>
          </w:p>
        </w:tc>
        <w:tc>
          <w:tcPr>
            <w:tcW w:w="623" w:type="pct"/>
          </w:tcPr>
          <w:p w14:paraId="3C94987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63,7</w:t>
            </w:r>
            <w:r w:rsidRPr="009676D7">
              <w:rPr>
                <w:rFonts w:ascii="Times New Roman" w:eastAsia="Calibri" w:hAnsi="Times New Roman" w:cs="Times New Roman"/>
                <w:sz w:val="16"/>
                <w:szCs w:val="16"/>
              </w:rPr>
              <w:t>%</w:t>
            </w:r>
          </w:p>
        </w:tc>
        <w:tc>
          <w:tcPr>
            <w:tcW w:w="650" w:type="pct"/>
          </w:tcPr>
          <w:p w14:paraId="2BA9BBD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57,7</w:t>
            </w:r>
            <w:r w:rsidRPr="009676D7">
              <w:rPr>
                <w:rFonts w:ascii="Times New Roman" w:eastAsia="Calibri" w:hAnsi="Times New Roman" w:cs="Times New Roman"/>
                <w:sz w:val="16"/>
                <w:szCs w:val="16"/>
              </w:rPr>
              <w:t>%</w:t>
            </w:r>
          </w:p>
        </w:tc>
        <w:tc>
          <w:tcPr>
            <w:tcW w:w="623" w:type="pct"/>
          </w:tcPr>
          <w:p w14:paraId="2997D9D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69,6</w:t>
            </w:r>
            <w:r w:rsidRPr="009676D7">
              <w:rPr>
                <w:rFonts w:ascii="Times New Roman" w:eastAsia="Calibri" w:hAnsi="Times New Roman" w:cs="Times New Roman"/>
                <w:sz w:val="16"/>
                <w:szCs w:val="16"/>
              </w:rPr>
              <w:t>%</w:t>
            </w:r>
          </w:p>
        </w:tc>
      </w:tr>
      <w:tr w:rsidR="004863D8" w:rsidRPr="009676D7" w14:paraId="063FA7BB" w14:textId="77777777" w:rsidTr="00F149A0">
        <w:trPr>
          <w:trHeight w:val="300"/>
        </w:trPr>
        <w:tc>
          <w:tcPr>
            <w:tcW w:w="1359" w:type="pct"/>
          </w:tcPr>
          <w:p w14:paraId="49DA09F5"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Briceño</w:t>
            </w:r>
          </w:p>
        </w:tc>
        <w:tc>
          <w:tcPr>
            <w:tcW w:w="567" w:type="pct"/>
          </w:tcPr>
          <w:p w14:paraId="4CBCC67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47,2</w:t>
            </w:r>
            <w:r w:rsidRPr="009676D7">
              <w:rPr>
                <w:rFonts w:ascii="Times New Roman" w:eastAsia="Calibri" w:hAnsi="Times New Roman" w:cs="Times New Roman"/>
                <w:sz w:val="16"/>
                <w:szCs w:val="16"/>
              </w:rPr>
              <w:t>%</w:t>
            </w:r>
          </w:p>
        </w:tc>
        <w:tc>
          <w:tcPr>
            <w:tcW w:w="611" w:type="pct"/>
          </w:tcPr>
          <w:p w14:paraId="01174BA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47,7</w:t>
            </w:r>
            <w:r w:rsidRPr="009676D7">
              <w:rPr>
                <w:rFonts w:ascii="Times New Roman" w:eastAsia="Calibri" w:hAnsi="Times New Roman" w:cs="Times New Roman"/>
                <w:sz w:val="16"/>
                <w:szCs w:val="16"/>
              </w:rPr>
              <w:t>%</w:t>
            </w:r>
          </w:p>
        </w:tc>
        <w:tc>
          <w:tcPr>
            <w:tcW w:w="567" w:type="pct"/>
          </w:tcPr>
          <w:p w14:paraId="75BE1FE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46,8</w:t>
            </w:r>
            <w:r w:rsidRPr="009676D7">
              <w:rPr>
                <w:rFonts w:ascii="Times New Roman" w:eastAsia="Calibri" w:hAnsi="Times New Roman" w:cs="Times New Roman"/>
                <w:sz w:val="16"/>
                <w:szCs w:val="16"/>
              </w:rPr>
              <w:t>%</w:t>
            </w:r>
          </w:p>
        </w:tc>
        <w:tc>
          <w:tcPr>
            <w:tcW w:w="623" w:type="pct"/>
          </w:tcPr>
          <w:p w14:paraId="19D9EF4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76,6</w:t>
            </w:r>
            <w:r w:rsidRPr="009676D7">
              <w:rPr>
                <w:rFonts w:ascii="Times New Roman" w:eastAsia="Calibri" w:hAnsi="Times New Roman" w:cs="Times New Roman"/>
                <w:sz w:val="16"/>
                <w:szCs w:val="16"/>
              </w:rPr>
              <w:t>%</w:t>
            </w:r>
          </w:p>
        </w:tc>
        <w:tc>
          <w:tcPr>
            <w:tcW w:w="650" w:type="pct"/>
          </w:tcPr>
          <w:p w14:paraId="58BC610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76,1</w:t>
            </w:r>
            <w:r w:rsidRPr="009676D7">
              <w:rPr>
                <w:rFonts w:ascii="Times New Roman" w:eastAsia="Calibri" w:hAnsi="Times New Roman" w:cs="Times New Roman"/>
                <w:sz w:val="16"/>
                <w:szCs w:val="16"/>
              </w:rPr>
              <w:t>%</w:t>
            </w:r>
          </w:p>
        </w:tc>
        <w:tc>
          <w:tcPr>
            <w:tcW w:w="623" w:type="pct"/>
          </w:tcPr>
          <w:p w14:paraId="4DE2861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76,9</w:t>
            </w:r>
            <w:r w:rsidRPr="009676D7">
              <w:rPr>
                <w:rFonts w:ascii="Times New Roman" w:eastAsia="Calibri" w:hAnsi="Times New Roman" w:cs="Times New Roman"/>
                <w:sz w:val="16"/>
                <w:szCs w:val="16"/>
              </w:rPr>
              <w:t>%</w:t>
            </w:r>
          </w:p>
        </w:tc>
      </w:tr>
      <w:tr w:rsidR="004863D8" w:rsidRPr="009676D7" w14:paraId="709141A3" w14:textId="77777777" w:rsidTr="00F149A0">
        <w:trPr>
          <w:trHeight w:val="300"/>
        </w:trPr>
        <w:tc>
          <w:tcPr>
            <w:tcW w:w="1359" w:type="pct"/>
          </w:tcPr>
          <w:p w14:paraId="53127651"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Campamento</w:t>
            </w:r>
          </w:p>
        </w:tc>
        <w:tc>
          <w:tcPr>
            <w:tcW w:w="567" w:type="pct"/>
          </w:tcPr>
          <w:p w14:paraId="0651E2E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49,6</w:t>
            </w:r>
            <w:r w:rsidRPr="009676D7">
              <w:rPr>
                <w:rFonts w:ascii="Times New Roman" w:eastAsia="Calibri" w:hAnsi="Times New Roman" w:cs="Times New Roman"/>
                <w:sz w:val="16"/>
                <w:szCs w:val="16"/>
              </w:rPr>
              <w:t>%</w:t>
            </w:r>
          </w:p>
        </w:tc>
        <w:tc>
          <w:tcPr>
            <w:tcW w:w="611" w:type="pct"/>
          </w:tcPr>
          <w:p w14:paraId="0E7AC43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51,6</w:t>
            </w:r>
            <w:r w:rsidRPr="009676D7">
              <w:rPr>
                <w:rFonts w:ascii="Times New Roman" w:eastAsia="Calibri" w:hAnsi="Times New Roman" w:cs="Times New Roman"/>
                <w:sz w:val="16"/>
                <w:szCs w:val="16"/>
              </w:rPr>
              <w:t>%</w:t>
            </w:r>
          </w:p>
        </w:tc>
        <w:tc>
          <w:tcPr>
            <w:tcW w:w="567" w:type="pct"/>
          </w:tcPr>
          <w:p w14:paraId="16C51A1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48,5</w:t>
            </w:r>
            <w:r w:rsidRPr="009676D7">
              <w:rPr>
                <w:rFonts w:ascii="Times New Roman" w:eastAsia="Calibri" w:hAnsi="Times New Roman" w:cs="Times New Roman"/>
                <w:sz w:val="16"/>
                <w:szCs w:val="16"/>
              </w:rPr>
              <w:t>%</w:t>
            </w:r>
          </w:p>
        </w:tc>
        <w:tc>
          <w:tcPr>
            <w:tcW w:w="623" w:type="pct"/>
          </w:tcPr>
          <w:p w14:paraId="2287989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73,8</w:t>
            </w:r>
            <w:r w:rsidRPr="009676D7">
              <w:rPr>
                <w:rFonts w:ascii="Times New Roman" w:eastAsia="Calibri" w:hAnsi="Times New Roman" w:cs="Times New Roman"/>
                <w:sz w:val="16"/>
                <w:szCs w:val="16"/>
              </w:rPr>
              <w:t>%</w:t>
            </w:r>
          </w:p>
        </w:tc>
        <w:tc>
          <w:tcPr>
            <w:tcW w:w="650" w:type="pct"/>
          </w:tcPr>
          <w:p w14:paraId="46F67CD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68,6</w:t>
            </w:r>
            <w:r w:rsidRPr="009676D7">
              <w:rPr>
                <w:rFonts w:ascii="Times New Roman" w:eastAsia="Calibri" w:hAnsi="Times New Roman" w:cs="Times New Roman"/>
                <w:sz w:val="16"/>
                <w:szCs w:val="16"/>
              </w:rPr>
              <w:t>%</w:t>
            </w:r>
          </w:p>
        </w:tc>
        <w:tc>
          <w:tcPr>
            <w:tcW w:w="623" w:type="pct"/>
          </w:tcPr>
          <w:p w14:paraId="79208B6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76,7</w:t>
            </w:r>
            <w:r w:rsidRPr="009676D7">
              <w:rPr>
                <w:rFonts w:ascii="Times New Roman" w:eastAsia="Calibri" w:hAnsi="Times New Roman" w:cs="Times New Roman"/>
                <w:sz w:val="16"/>
                <w:szCs w:val="16"/>
              </w:rPr>
              <w:t>%</w:t>
            </w:r>
          </w:p>
        </w:tc>
      </w:tr>
      <w:tr w:rsidR="004863D8" w14:paraId="7107E35C" w14:textId="77777777" w:rsidTr="00F149A0">
        <w:trPr>
          <w:trHeight w:val="300"/>
        </w:trPr>
        <w:tc>
          <w:tcPr>
            <w:tcW w:w="2399" w:type="dxa"/>
          </w:tcPr>
          <w:p w14:paraId="0F900C38" w14:textId="77777777" w:rsidR="004863D8" w:rsidRDefault="004863D8" w:rsidP="00F149A0">
            <w:pPr>
              <w:spacing w:line="276" w:lineRule="auto"/>
              <w:jc w:val="left"/>
            </w:pPr>
            <w:r w:rsidRPr="30A29D99">
              <w:rPr>
                <w:rFonts w:ascii="Times New Roman" w:eastAsia="Calibri" w:hAnsi="Times New Roman" w:cs="Times New Roman"/>
                <w:sz w:val="16"/>
                <w:szCs w:val="16"/>
              </w:rPr>
              <w:t>Carolina</w:t>
            </w:r>
          </w:p>
        </w:tc>
        <w:tc>
          <w:tcPr>
            <w:tcW w:w="1001" w:type="dxa"/>
          </w:tcPr>
          <w:p w14:paraId="24317984" w14:textId="77777777" w:rsidR="004863D8" w:rsidRDefault="004863D8" w:rsidP="00F149A0">
            <w:pPr>
              <w:spacing w:line="276" w:lineRule="auto"/>
              <w:jc w:val="center"/>
              <w:rPr>
                <w:rFonts w:ascii="Times New Roman" w:eastAsia="Calibri" w:hAnsi="Times New Roman" w:cs="Times New Roman"/>
                <w:sz w:val="16"/>
                <w:szCs w:val="16"/>
              </w:rPr>
            </w:pPr>
            <w:r w:rsidRPr="30A29D99">
              <w:rPr>
                <w:rFonts w:ascii="Times New Roman" w:eastAsia="Calibri" w:hAnsi="Times New Roman" w:cs="Times New Roman"/>
                <w:sz w:val="16"/>
                <w:szCs w:val="16"/>
              </w:rPr>
              <w:t>42%</w:t>
            </w:r>
          </w:p>
        </w:tc>
        <w:tc>
          <w:tcPr>
            <w:tcW w:w="1079" w:type="dxa"/>
          </w:tcPr>
          <w:p w14:paraId="190F8723" w14:textId="77777777" w:rsidR="004863D8" w:rsidRDefault="004863D8" w:rsidP="00F149A0">
            <w:pPr>
              <w:spacing w:line="276" w:lineRule="auto"/>
              <w:jc w:val="center"/>
              <w:rPr>
                <w:rFonts w:ascii="Times New Roman" w:eastAsia="Calibri" w:hAnsi="Times New Roman" w:cs="Times New Roman"/>
                <w:sz w:val="16"/>
                <w:szCs w:val="16"/>
              </w:rPr>
            </w:pPr>
            <w:r w:rsidRPr="30A29D99">
              <w:rPr>
                <w:rFonts w:ascii="Times New Roman" w:eastAsia="Calibri" w:hAnsi="Times New Roman" w:cs="Times New Roman"/>
                <w:sz w:val="16"/>
                <w:szCs w:val="16"/>
              </w:rPr>
              <w:t>40%</w:t>
            </w:r>
          </w:p>
        </w:tc>
        <w:tc>
          <w:tcPr>
            <w:tcW w:w="1001" w:type="dxa"/>
          </w:tcPr>
          <w:p w14:paraId="03BFF673" w14:textId="77777777" w:rsidR="004863D8" w:rsidRDefault="004863D8" w:rsidP="00F149A0">
            <w:pPr>
              <w:spacing w:line="276" w:lineRule="auto"/>
              <w:jc w:val="center"/>
              <w:rPr>
                <w:rFonts w:ascii="Times New Roman" w:eastAsia="Calibri" w:hAnsi="Times New Roman" w:cs="Times New Roman"/>
                <w:sz w:val="16"/>
                <w:szCs w:val="16"/>
              </w:rPr>
            </w:pPr>
            <w:r w:rsidRPr="30A29D99">
              <w:rPr>
                <w:rFonts w:ascii="Times New Roman" w:eastAsia="Calibri" w:hAnsi="Times New Roman" w:cs="Times New Roman"/>
                <w:sz w:val="16"/>
                <w:szCs w:val="16"/>
              </w:rPr>
              <w:t>49%</w:t>
            </w:r>
          </w:p>
        </w:tc>
        <w:tc>
          <w:tcPr>
            <w:tcW w:w="1100" w:type="dxa"/>
          </w:tcPr>
          <w:p w14:paraId="765E5E1C" w14:textId="77777777" w:rsidR="004863D8" w:rsidRDefault="004863D8" w:rsidP="00F149A0">
            <w:pPr>
              <w:spacing w:line="276" w:lineRule="auto"/>
              <w:jc w:val="center"/>
              <w:rPr>
                <w:rFonts w:ascii="Times New Roman" w:eastAsia="Calibri" w:hAnsi="Times New Roman" w:cs="Times New Roman"/>
                <w:sz w:val="16"/>
                <w:szCs w:val="16"/>
              </w:rPr>
            </w:pPr>
            <w:r w:rsidRPr="30A29D99">
              <w:rPr>
                <w:rFonts w:ascii="Times New Roman" w:eastAsia="Calibri" w:hAnsi="Times New Roman" w:cs="Times New Roman"/>
                <w:sz w:val="16"/>
                <w:szCs w:val="16"/>
              </w:rPr>
              <w:t>64%</w:t>
            </w:r>
          </w:p>
        </w:tc>
        <w:tc>
          <w:tcPr>
            <w:tcW w:w="1148" w:type="dxa"/>
          </w:tcPr>
          <w:p w14:paraId="1D4D4B30" w14:textId="77777777" w:rsidR="004863D8" w:rsidRDefault="004863D8" w:rsidP="00F149A0">
            <w:pPr>
              <w:spacing w:line="276" w:lineRule="auto"/>
              <w:jc w:val="center"/>
              <w:rPr>
                <w:rFonts w:ascii="Times New Roman" w:eastAsia="Calibri" w:hAnsi="Times New Roman" w:cs="Times New Roman"/>
                <w:sz w:val="16"/>
                <w:szCs w:val="16"/>
              </w:rPr>
            </w:pPr>
            <w:r w:rsidRPr="30A29D99">
              <w:rPr>
                <w:rFonts w:ascii="Times New Roman" w:eastAsia="Calibri" w:hAnsi="Times New Roman" w:cs="Times New Roman"/>
                <w:sz w:val="16"/>
                <w:szCs w:val="16"/>
              </w:rPr>
              <w:t>60%</w:t>
            </w:r>
          </w:p>
        </w:tc>
        <w:tc>
          <w:tcPr>
            <w:tcW w:w="1100" w:type="dxa"/>
          </w:tcPr>
          <w:p w14:paraId="394A4362" w14:textId="77777777" w:rsidR="004863D8" w:rsidRDefault="004863D8" w:rsidP="00F149A0">
            <w:pPr>
              <w:spacing w:line="276" w:lineRule="auto"/>
              <w:jc w:val="center"/>
              <w:rPr>
                <w:rFonts w:ascii="Times New Roman" w:eastAsia="Calibri" w:hAnsi="Times New Roman" w:cs="Times New Roman"/>
                <w:sz w:val="16"/>
                <w:szCs w:val="16"/>
              </w:rPr>
            </w:pPr>
            <w:r w:rsidRPr="30A29D99">
              <w:rPr>
                <w:rFonts w:ascii="Times New Roman" w:eastAsia="Calibri" w:hAnsi="Times New Roman" w:cs="Times New Roman"/>
                <w:sz w:val="16"/>
                <w:szCs w:val="16"/>
              </w:rPr>
              <w:t>76%</w:t>
            </w:r>
          </w:p>
        </w:tc>
      </w:tr>
      <w:tr w:rsidR="004863D8" w:rsidRPr="009676D7" w14:paraId="142F55F7" w14:textId="77777777" w:rsidTr="00F149A0">
        <w:trPr>
          <w:trHeight w:val="300"/>
        </w:trPr>
        <w:tc>
          <w:tcPr>
            <w:tcW w:w="1359" w:type="pct"/>
          </w:tcPr>
          <w:p w14:paraId="56AA3BAE"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Gómez Plata</w:t>
            </w:r>
          </w:p>
        </w:tc>
        <w:tc>
          <w:tcPr>
            <w:tcW w:w="567" w:type="pct"/>
          </w:tcPr>
          <w:p w14:paraId="5BC0546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45,3</w:t>
            </w:r>
            <w:r w:rsidRPr="009676D7">
              <w:rPr>
                <w:rFonts w:ascii="Times New Roman" w:eastAsia="Calibri" w:hAnsi="Times New Roman" w:cs="Times New Roman"/>
                <w:sz w:val="16"/>
                <w:szCs w:val="16"/>
              </w:rPr>
              <w:t>%</w:t>
            </w:r>
          </w:p>
        </w:tc>
        <w:tc>
          <w:tcPr>
            <w:tcW w:w="611" w:type="pct"/>
          </w:tcPr>
          <w:p w14:paraId="7C72FD9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46,3</w:t>
            </w:r>
            <w:r w:rsidRPr="009676D7">
              <w:rPr>
                <w:rFonts w:ascii="Times New Roman" w:eastAsia="Calibri" w:hAnsi="Times New Roman" w:cs="Times New Roman"/>
                <w:sz w:val="16"/>
                <w:szCs w:val="16"/>
              </w:rPr>
              <w:t>%</w:t>
            </w:r>
          </w:p>
        </w:tc>
        <w:tc>
          <w:tcPr>
            <w:tcW w:w="567" w:type="pct"/>
          </w:tcPr>
          <w:p w14:paraId="62773B3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44,0</w:t>
            </w:r>
            <w:r w:rsidRPr="009676D7">
              <w:rPr>
                <w:rFonts w:ascii="Times New Roman" w:eastAsia="Calibri" w:hAnsi="Times New Roman" w:cs="Times New Roman"/>
                <w:sz w:val="16"/>
                <w:szCs w:val="16"/>
              </w:rPr>
              <w:t>%</w:t>
            </w:r>
          </w:p>
        </w:tc>
        <w:tc>
          <w:tcPr>
            <w:tcW w:w="623" w:type="pct"/>
          </w:tcPr>
          <w:p w14:paraId="13283B4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66,7</w:t>
            </w:r>
            <w:r w:rsidRPr="009676D7">
              <w:rPr>
                <w:rFonts w:ascii="Times New Roman" w:eastAsia="Calibri" w:hAnsi="Times New Roman" w:cs="Times New Roman"/>
                <w:sz w:val="16"/>
                <w:szCs w:val="16"/>
              </w:rPr>
              <w:t>%</w:t>
            </w:r>
          </w:p>
        </w:tc>
        <w:tc>
          <w:tcPr>
            <w:tcW w:w="650" w:type="pct"/>
          </w:tcPr>
          <w:p w14:paraId="0975C08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62,1</w:t>
            </w:r>
            <w:r w:rsidRPr="009676D7">
              <w:rPr>
                <w:rFonts w:ascii="Times New Roman" w:eastAsia="Calibri" w:hAnsi="Times New Roman" w:cs="Times New Roman"/>
                <w:sz w:val="16"/>
                <w:szCs w:val="16"/>
              </w:rPr>
              <w:t>%</w:t>
            </w:r>
          </w:p>
        </w:tc>
        <w:tc>
          <w:tcPr>
            <w:tcW w:w="623" w:type="pct"/>
          </w:tcPr>
          <w:p w14:paraId="05687A7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73,0</w:t>
            </w:r>
            <w:r w:rsidRPr="009676D7">
              <w:rPr>
                <w:rFonts w:ascii="Times New Roman" w:eastAsia="Calibri" w:hAnsi="Times New Roman" w:cs="Times New Roman"/>
                <w:sz w:val="16"/>
                <w:szCs w:val="16"/>
              </w:rPr>
              <w:t>%</w:t>
            </w:r>
          </w:p>
        </w:tc>
      </w:tr>
      <w:tr w:rsidR="004863D8" w:rsidRPr="009676D7" w14:paraId="39B52F93" w14:textId="77777777" w:rsidTr="00F149A0">
        <w:trPr>
          <w:trHeight w:val="300"/>
        </w:trPr>
        <w:tc>
          <w:tcPr>
            <w:tcW w:w="1359" w:type="pct"/>
          </w:tcPr>
          <w:p w14:paraId="7701AEAF"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Guadalupe</w:t>
            </w:r>
          </w:p>
        </w:tc>
        <w:tc>
          <w:tcPr>
            <w:tcW w:w="567" w:type="pct"/>
          </w:tcPr>
          <w:p w14:paraId="1697542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43,0</w:t>
            </w:r>
            <w:r w:rsidRPr="009676D7">
              <w:rPr>
                <w:rFonts w:ascii="Times New Roman" w:eastAsia="Calibri" w:hAnsi="Times New Roman" w:cs="Times New Roman"/>
                <w:sz w:val="16"/>
                <w:szCs w:val="16"/>
              </w:rPr>
              <w:t>%</w:t>
            </w:r>
          </w:p>
        </w:tc>
        <w:tc>
          <w:tcPr>
            <w:tcW w:w="611" w:type="pct"/>
          </w:tcPr>
          <w:p w14:paraId="468346D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40,0</w:t>
            </w:r>
            <w:r w:rsidRPr="009676D7">
              <w:rPr>
                <w:rFonts w:ascii="Times New Roman" w:eastAsia="Calibri" w:hAnsi="Times New Roman" w:cs="Times New Roman"/>
                <w:sz w:val="16"/>
                <w:szCs w:val="16"/>
              </w:rPr>
              <w:t>%</w:t>
            </w:r>
          </w:p>
        </w:tc>
        <w:tc>
          <w:tcPr>
            <w:tcW w:w="567" w:type="pct"/>
          </w:tcPr>
          <w:p w14:paraId="3541593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45,0</w:t>
            </w:r>
            <w:r w:rsidRPr="009676D7">
              <w:rPr>
                <w:rFonts w:ascii="Times New Roman" w:eastAsia="Calibri" w:hAnsi="Times New Roman" w:cs="Times New Roman"/>
                <w:sz w:val="16"/>
                <w:szCs w:val="16"/>
              </w:rPr>
              <w:t>%</w:t>
            </w:r>
          </w:p>
        </w:tc>
        <w:tc>
          <w:tcPr>
            <w:tcW w:w="623" w:type="pct"/>
          </w:tcPr>
          <w:p w14:paraId="27081B7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56,0</w:t>
            </w:r>
            <w:r w:rsidRPr="009676D7">
              <w:rPr>
                <w:rFonts w:ascii="Times New Roman" w:eastAsia="Calibri" w:hAnsi="Times New Roman" w:cs="Times New Roman"/>
                <w:sz w:val="16"/>
                <w:szCs w:val="16"/>
              </w:rPr>
              <w:t>%</w:t>
            </w:r>
          </w:p>
        </w:tc>
        <w:tc>
          <w:tcPr>
            <w:tcW w:w="650" w:type="pct"/>
          </w:tcPr>
          <w:p w14:paraId="7D11D26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67,4</w:t>
            </w:r>
            <w:r w:rsidRPr="009676D7">
              <w:rPr>
                <w:rFonts w:ascii="Times New Roman" w:eastAsia="Calibri" w:hAnsi="Times New Roman" w:cs="Times New Roman"/>
                <w:sz w:val="16"/>
                <w:szCs w:val="16"/>
              </w:rPr>
              <w:t>%</w:t>
            </w:r>
          </w:p>
        </w:tc>
        <w:tc>
          <w:tcPr>
            <w:tcW w:w="623" w:type="pct"/>
          </w:tcPr>
          <w:p w14:paraId="2FC1D27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49,4</w:t>
            </w:r>
            <w:r w:rsidRPr="009676D7">
              <w:rPr>
                <w:rFonts w:ascii="Times New Roman" w:eastAsia="Calibri" w:hAnsi="Times New Roman" w:cs="Times New Roman"/>
                <w:sz w:val="16"/>
                <w:szCs w:val="16"/>
              </w:rPr>
              <w:t>%</w:t>
            </w:r>
          </w:p>
        </w:tc>
      </w:tr>
      <w:tr w:rsidR="004863D8" w:rsidRPr="009676D7" w14:paraId="7FD1B5D9" w14:textId="77777777" w:rsidTr="00F149A0">
        <w:trPr>
          <w:trHeight w:val="300"/>
        </w:trPr>
        <w:tc>
          <w:tcPr>
            <w:tcW w:w="1359" w:type="pct"/>
          </w:tcPr>
          <w:p w14:paraId="76EEE148"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Ituango</w:t>
            </w:r>
          </w:p>
        </w:tc>
        <w:tc>
          <w:tcPr>
            <w:tcW w:w="567" w:type="pct"/>
          </w:tcPr>
          <w:p w14:paraId="454580E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49,1</w:t>
            </w:r>
            <w:r w:rsidRPr="009676D7">
              <w:rPr>
                <w:rFonts w:ascii="Times New Roman" w:eastAsia="Calibri" w:hAnsi="Times New Roman" w:cs="Times New Roman"/>
                <w:sz w:val="16"/>
                <w:szCs w:val="16"/>
              </w:rPr>
              <w:t>%</w:t>
            </w:r>
          </w:p>
        </w:tc>
        <w:tc>
          <w:tcPr>
            <w:tcW w:w="611" w:type="pct"/>
          </w:tcPr>
          <w:p w14:paraId="166F714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48,3</w:t>
            </w:r>
            <w:r w:rsidRPr="009676D7">
              <w:rPr>
                <w:rFonts w:ascii="Times New Roman" w:eastAsia="Calibri" w:hAnsi="Times New Roman" w:cs="Times New Roman"/>
                <w:sz w:val="16"/>
                <w:szCs w:val="16"/>
              </w:rPr>
              <w:t>%</w:t>
            </w:r>
          </w:p>
        </w:tc>
        <w:tc>
          <w:tcPr>
            <w:tcW w:w="567" w:type="pct"/>
          </w:tcPr>
          <w:p w14:paraId="4C5A0D6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49,5</w:t>
            </w:r>
            <w:r w:rsidRPr="009676D7">
              <w:rPr>
                <w:rFonts w:ascii="Times New Roman" w:eastAsia="Calibri" w:hAnsi="Times New Roman" w:cs="Times New Roman"/>
                <w:sz w:val="16"/>
                <w:szCs w:val="16"/>
              </w:rPr>
              <w:t>%</w:t>
            </w:r>
          </w:p>
        </w:tc>
        <w:tc>
          <w:tcPr>
            <w:tcW w:w="623" w:type="pct"/>
          </w:tcPr>
          <w:p w14:paraId="35C038D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87,2</w:t>
            </w:r>
            <w:r w:rsidRPr="009676D7">
              <w:rPr>
                <w:rFonts w:ascii="Times New Roman" w:eastAsia="Calibri" w:hAnsi="Times New Roman" w:cs="Times New Roman"/>
                <w:sz w:val="16"/>
                <w:szCs w:val="16"/>
              </w:rPr>
              <w:t>%</w:t>
            </w:r>
          </w:p>
        </w:tc>
        <w:tc>
          <w:tcPr>
            <w:tcW w:w="650" w:type="pct"/>
          </w:tcPr>
          <w:p w14:paraId="2A51CB4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79,7</w:t>
            </w:r>
            <w:r w:rsidRPr="009676D7">
              <w:rPr>
                <w:rFonts w:ascii="Times New Roman" w:eastAsia="Calibri" w:hAnsi="Times New Roman" w:cs="Times New Roman"/>
                <w:sz w:val="16"/>
                <w:szCs w:val="16"/>
              </w:rPr>
              <w:t>%</w:t>
            </w:r>
          </w:p>
        </w:tc>
        <w:tc>
          <w:tcPr>
            <w:tcW w:w="623" w:type="pct"/>
          </w:tcPr>
          <w:p w14:paraId="1EF0329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90,4</w:t>
            </w:r>
            <w:r w:rsidRPr="009676D7">
              <w:rPr>
                <w:rFonts w:ascii="Times New Roman" w:eastAsia="Calibri" w:hAnsi="Times New Roman" w:cs="Times New Roman"/>
                <w:sz w:val="16"/>
                <w:szCs w:val="16"/>
              </w:rPr>
              <w:t>%</w:t>
            </w:r>
          </w:p>
        </w:tc>
      </w:tr>
      <w:tr w:rsidR="004863D8" w14:paraId="572B86F7" w14:textId="77777777" w:rsidTr="00F149A0">
        <w:trPr>
          <w:trHeight w:val="300"/>
        </w:trPr>
        <w:tc>
          <w:tcPr>
            <w:tcW w:w="2399" w:type="dxa"/>
          </w:tcPr>
          <w:p w14:paraId="2B3A54B9" w14:textId="77777777" w:rsidR="004863D8" w:rsidRDefault="004863D8" w:rsidP="00F149A0">
            <w:pPr>
              <w:spacing w:line="276" w:lineRule="auto"/>
              <w:jc w:val="left"/>
            </w:pPr>
            <w:r w:rsidRPr="30A29D99">
              <w:rPr>
                <w:rFonts w:ascii="Times New Roman" w:eastAsia="Calibri" w:hAnsi="Times New Roman" w:cs="Times New Roman"/>
                <w:sz w:val="16"/>
                <w:szCs w:val="16"/>
              </w:rPr>
              <w:t>San Andrés de Cuerquía</w:t>
            </w:r>
          </w:p>
        </w:tc>
        <w:tc>
          <w:tcPr>
            <w:tcW w:w="1001" w:type="dxa"/>
          </w:tcPr>
          <w:p w14:paraId="77D0FFAA" w14:textId="77777777" w:rsidR="004863D8" w:rsidRDefault="004863D8" w:rsidP="00F149A0">
            <w:pPr>
              <w:spacing w:line="276" w:lineRule="auto"/>
              <w:jc w:val="center"/>
              <w:rPr>
                <w:rFonts w:ascii="Times New Roman" w:eastAsia="Calibri" w:hAnsi="Times New Roman" w:cs="Times New Roman"/>
                <w:sz w:val="16"/>
                <w:szCs w:val="16"/>
              </w:rPr>
            </w:pPr>
            <w:r w:rsidRPr="30A29D99">
              <w:rPr>
                <w:rFonts w:ascii="Times New Roman" w:eastAsia="Calibri" w:hAnsi="Times New Roman" w:cs="Times New Roman"/>
                <w:sz w:val="16"/>
                <w:szCs w:val="16"/>
              </w:rPr>
              <w:t>48%</w:t>
            </w:r>
          </w:p>
        </w:tc>
        <w:tc>
          <w:tcPr>
            <w:tcW w:w="1079" w:type="dxa"/>
          </w:tcPr>
          <w:p w14:paraId="27ED2162" w14:textId="77777777" w:rsidR="004863D8" w:rsidRDefault="004863D8" w:rsidP="00F149A0">
            <w:pPr>
              <w:spacing w:line="276" w:lineRule="auto"/>
              <w:jc w:val="center"/>
              <w:rPr>
                <w:rFonts w:ascii="Times New Roman" w:eastAsia="Calibri" w:hAnsi="Times New Roman" w:cs="Times New Roman"/>
                <w:sz w:val="16"/>
                <w:szCs w:val="16"/>
              </w:rPr>
            </w:pPr>
            <w:r w:rsidRPr="30A29D99">
              <w:rPr>
                <w:rFonts w:ascii="Times New Roman" w:eastAsia="Calibri" w:hAnsi="Times New Roman" w:cs="Times New Roman"/>
                <w:sz w:val="16"/>
                <w:szCs w:val="16"/>
              </w:rPr>
              <w:t>47%</w:t>
            </w:r>
          </w:p>
        </w:tc>
        <w:tc>
          <w:tcPr>
            <w:tcW w:w="1001" w:type="dxa"/>
          </w:tcPr>
          <w:p w14:paraId="4F26738F" w14:textId="77777777" w:rsidR="004863D8" w:rsidRDefault="004863D8" w:rsidP="00F149A0">
            <w:pPr>
              <w:spacing w:line="276" w:lineRule="auto"/>
              <w:jc w:val="center"/>
              <w:rPr>
                <w:rFonts w:ascii="Times New Roman" w:eastAsia="Calibri" w:hAnsi="Times New Roman" w:cs="Times New Roman"/>
                <w:sz w:val="16"/>
                <w:szCs w:val="16"/>
              </w:rPr>
            </w:pPr>
            <w:r w:rsidRPr="30A29D99">
              <w:rPr>
                <w:rFonts w:ascii="Times New Roman" w:eastAsia="Calibri" w:hAnsi="Times New Roman" w:cs="Times New Roman"/>
                <w:sz w:val="16"/>
                <w:szCs w:val="16"/>
              </w:rPr>
              <w:t>49%</w:t>
            </w:r>
          </w:p>
        </w:tc>
        <w:tc>
          <w:tcPr>
            <w:tcW w:w="1100" w:type="dxa"/>
          </w:tcPr>
          <w:p w14:paraId="112C0F51" w14:textId="77777777" w:rsidR="004863D8" w:rsidRDefault="004863D8" w:rsidP="00F149A0">
            <w:pPr>
              <w:spacing w:line="276" w:lineRule="auto"/>
              <w:jc w:val="center"/>
              <w:rPr>
                <w:rFonts w:ascii="Times New Roman" w:eastAsia="Calibri" w:hAnsi="Times New Roman" w:cs="Times New Roman"/>
                <w:sz w:val="16"/>
                <w:szCs w:val="16"/>
              </w:rPr>
            </w:pPr>
            <w:r w:rsidRPr="30A29D99">
              <w:rPr>
                <w:rFonts w:ascii="Times New Roman" w:eastAsia="Calibri" w:hAnsi="Times New Roman" w:cs="Times New Roman"/>
                <w:sz w:val="16"/>
                <w:szCs w:val="16"/>
              </w:rPr>
              <w:t>71%</w:t>
            </w:r>
          </w:p>
        </w:tc>
        <w:tc>
          <w:tcPr>
            <w:tcW w:w="1148" w:type="dxa"/>
          </w:tcPr>
          <w:p w14:paraId="62544C26" w14:textId="77777777" w:rsidR="004863D8" w:rsidRDefault="004863D8" w:rsidP="00F149A0">
            <w:pPr>
              <w:spacing w:line="276" w:lineRule="auto"/>
              <w:jc w:val="center"/>
              <w:rPr>
                <w:rFonts w:ascii="Times New Roman" w:eastAsia="Calibri" w:hAnsi="Times New Roman" w:cs="Times New Roman"/>
                <w:sz w:val="16"/>
                <w:szCs w:val="16"/>
              </w:rPr>
            </w:pPr>
            <w:r w:rsidRPr="30A29D99">
              <w:rPr>
                <w:rFonts w:ascii="Times New Roman" w:eastAsia="Calibri" w:hAnsi="Times New Roman" w:cs="Times New Roman"/>
                <w:sz w:val="16"/>
                <w:szCs w:val="16"/>
              </w:rPr>
              <w:t>59%</w:t>
            </w:r>
          </w:p>
        </w:tc>
        <w:tc>
          <w:tcPr>
            <w:tcW w:w="1100" w:type="dxa"/>
          </w:tcPr>
          <w:p w14:paraId="56FA30B5" w14:textId="77777777" w:rsidR="004863D8" w:rsidRDefault="004863D8" w:rsidP="00F149A0">
            <w:pPr>
              <w:spacing w:line="276" w:lineRule="auto"/>
              <w:jc w:val="center"/>
              <w:rPr>
                <w:rFonts w:ascii="Times New Roman" w:eastAsia="Calibri" w:hAnsi="Times New Roman" w:cs="Times New Roman"/>
                <w:sz w:val="16"/>
                <w:szCs w:val="16"/>
              </w:rPr>
            </w:pPr>
            <w:r w:rsidRPr="30A29D99">
              <w:rPr>
                <w:rFonts w:ascii="Times New Roman" w:eastAsia="Calibri" w:hAnsi="Times New Roman" w:cs="Times New Roman"/>
                <w:sz w:val="16"/>
                <w:szCs w:val="16"/>
              </w:rPr>
              <w:t>82%</w:t>
            </w:r>
          </w:p>
        </w:tc>
      </w:tr>
      <w:tr w:rsidR="004863D8" w:rsidRPr="009676D7" w14:paraId="4D884DC4" w14:textId="77777777" w:rsidTr="00F149A0">
        <w:trPr>
          <w:trHeight w:val="300"/>
        </w:trPr>
        <w:tc>
          <w:tcPr>
            <w:tcW w:w="1359" w:type="pct"/>
          </w:tcPr>
          <w:p w14:paraId="3BE58B32"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567" w:type="pct"/>
          </w:tcPr>
          <w:p w14:paraId="7019D25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47,4</w:t>
            </w:r>
            <w:r w:rsidRPr="009676D7">
              <w:rPr>
                <w:rFonts w:ascii="Times New Roman" w:eastAsia="Calibri" w:hAnsi="Times New Roman" w:cs="Times New Roman"/>
                <w:sz w:val="16"/>
                <w:szCs w:val="16"/>
              </w:rPr>
              <w:t>%</w:t>
            </w:r>
          </w:p>
        </w:tc>
        <w:tc>
          <w:tcPr>
            <w:tcW w:w="611" w:type="pct"/>
          </w:tcPr>
          <w:p w14:paraId="29A7DB0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45,2</w:t>
            </w:r>
            <w:r w:rsidRPr="009676D7">
              <w:rPr>
                <w:rFonts w:ascii="Times New Roman" w:eastAsia="Calibri" w:hAnsi="Times New Roman" w:cs="Times New Roman"/>
                <w:sz w:val="16"/>
                <w:szCs w:val="16"/>
              </w:rPr>
              <w:t>%</w:t>
            </w:r>
          </w:p>
        </w:tc>
        <w:tc>
          <w:tcPr>
            <w:tcW w:w="567" w:type="pct"/>
          </w:tcPr>
          <w:p w14:paraId="278B747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52,2</w:t>
            </w:r>
            <w:r w:rsidRPr="009676D7">
              <w:rPr>
                <w:rFonts w:ascii="Times New Roman" w:eastAsia="Calibri" w:hAnsi="Times New Roman" w:cs="Times New Roman"/>
                <w:sz w:val="16"/>
                <w:szCs w:val="16"/>
              </w:rPr>
              <w:t>%</w:t>
            </w:r>
          </w:p>
        </w:tc>
        <w:tc>
          <w:tcPr>
            <w:tcW w:w="623" w:type="pct"/>
          </w:tcPr>
          <w:p w14:paraId="2BFECA0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77,2</w:t>
            </w:r>
            <w:r w:rsidRPr="009676D7">
              <w:rPr>
                <w:rFonts w:ascii="Times New Roman" w:eastAsia="Calibri" w:hAnsi="Times New Roman" w:cs="Times New Roman"/>
                <w:sz w:val="16"/>
                <w:szCs w:val="16"/>
              </w:rPr>
              <w:t>%</w:t>
            </w:r>
          </w:p>
        </w:tc>
        <w:tc>
          <w:tcPr>
            <w:tcW w:w="650" w:type="pct"/>
          </w:tcPr>
          <w:p w14:paraId="689A14A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70,1</w:t>
            </w:r>
            <w:r w:rsidRPr="009676D7">
              <w:rPr>
                <w:rFonts w:ascii="Times New Roman" w:eastAsia="Calibri" w:hAnsi="Times New Roman" w:cs="Times New Roman"/>
                <w:sz w:val="16"/>
                <w:szCs w:val="16"/>
              </w:rPr>
              <w:t>%</w:t>
            </w:r>
          </w:p>
        </w:tc>
        <w:tc>
          <w:tcPr>
            <w:tcW w:w="623" w:type="pct"/>
          </w:tcPr>
          <w:p w14:paraId="7A1688B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90,2</w:t>
            </w:r>
            <w:r w:rsidRPr="009676D7">
              <w:rPr>
                <w:rFonts w:ascii="Times New Roman" w:eastAsia="Calibri" w:hAnsi="Times New Roman" w:cs="Times New Roman"/>
                <w:sz w:val="16"/>
                <w:szCs w:val="16"/>
              </w:rPr>
              <w:t>%</w:t>
            </w:r>
          </w:p>
        </w:tc>
      </w:tr>
      <w:tr w:rsidR="004863D8" w:rsidRPr="009676D7" w14:paraId="3B0A4F9C" w14:textId="77777777" w:rsidTr="00F149A0">
        <w:trPr>
          <w:trHeight w:val="300"/>
        </w:trPr>
        <w:tc>
          <w:tcPr>
            <w:tcW w:w="1359" w:type="pct"/>
          </w:tcPr>
          <w:p w14:paraId="011C3E56"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Toledo</w:t>
            </w:r>
          </w:p>
        </w:tc>
        <w:tc>
          <w:tcPr>
            <w:tcW w:w="567" w:type="pct"/>
          </w:tcPr>
          <w:p w14:paraId="33900C7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52,7</w:t>
            </w:r>
            <w:r w:rsidRPr="009676D7">
              <w:rPr>
                <w:rFonts w:ascii="Times New Roman" w:eastAsia="Calibri" w:hAnsi="Times New Roman" w:cs="Times New Roman"/>
                <w:sz w:val="16"/>
                <w:szCs w:val="16"/>
              </w:rPr>
              <w:t>%</w:t>
            </w:r>
          </w:p>
        </w:tc>
        <w:tc>
          <w:tcPr>
            <w:tcW w:w="611" w:type="pct"/>
          </w:tcPr>
          <w:p w14:paraId="383ACC9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49,2</w:t>
            </w:r>
            <w:r w:rsidRPr="009676D7">
              <w:rPr>
                <w:rFonts w:ascii="Times New Roman" w:eastAsia="Calibri" w:hAnsi="Times New Roman" w:cs="Times New Roman"/>
                <w:sz w:val="16"/>
                <w:szCs w:val="16"/>
              </w:rPr>
              <w:t>%</w:t>
            </w:r>
          </w:p>
        </w:tc>
        <w:tc>
          <w:tcPr>
            <w:tcW w:w="567" w:type="pct"/>
          </w:tcPr>
          <w:p w14:paraId="42C73A9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55,0</w:t>
            </w:r>
            <w:r w:rsidRPr="009676D7">
              <w:rPr>
                <w:rFonts w:ascii="Times New Roman" w:eastAsia="Calibri" w:hAnsi="Times New Roman" w:cs="Times New Roman"/>
                <w:sz w:val="16"/>
                <w:szCs w:val="16"/>
              </w:rPr>
              <w:t>%</w:t>
            </w:r>
          </w:p>
        </w:tc>
        <w:tc>
          <w:tcPr>
            <w:tcW w:w="623" w:type="pct"/>
          </w:tcPr>
          <w:p w14:paraId="701ECB4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66,4</w:t>
            </w:r>
            <w:r w:rsidRPr="009676D7">
              <w:rPr>
                <w:rFonts w:ascii="Times New Roman" w:eastAsia="Calibri" w:hAnsi="Times New Roman" w:cs="Times New Roman"/>
                <w:sz w:val="16"/>
                <w:szCs w:val="16"/>
              </w:rPr>
              <w:t>%</w:t>
            </w:r>
          </w:p>
        </w:tc>
        <w:tc>
          <w:tcPr>
            <w:tcW w:w="650" w:type="pct"/>
          </w:tcPr>
          <w:p w14:paraId="686A482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67,8</w:t>
            </w:r>
            <w:r w:rsidRPr="009676D7">
              <w:rPr>
                <w:rFonts w:ascii="Times New Roman" w:eastAsia="Calibri" w:hAnsi="Times New Roman" w:cs="Times New Roman"/>
                <w:sz w:val="16"/>
                <w:szCs w:val="16"/>
              </w:rPr>
              <w:t>%</w:t>
            </w:r>
          </w:p>
        </w:tc>
        <w:tc>
          <w:tcPr>
            <w:tcW w:w="623" w:type="pct"/>
          </w:tcPr>
          <w:p w14:paraId="505DD6E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65,5</w:t>
            </w:r>
            <w:r w:rsidRPr="009676D7">
              <w:rPr>
                <w:rFonts w:ascii="Times New Roman" w:eastAsia="Calibri" w:hAnsi="Times New Roman" w:cs="Times New Roman"/>
                <w:sz w:val="16"/>
                <w:szCs w:val="16"/>
              </w:rPr>
              <w:t>%</w:t>
            </w:r>
          </w:p>
        </w:tc>
      </w:tr>
      <w:tr w:rsidR="004863D8" w:rsidRPr="009676D7" w14:paraId="3075F3AF" w14:textId="77777777" w:rsidTr="00F149A0">
        <w:trPr>
          <w:trHeight w:val="300"/>
        </w:trPr>
        <w:tc>
          <w:tcPr>
            <w:tcW w:w="1359" w:type="pct"/>
          </w:tcPr>
          <w:p w14:paraId="159CD889"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Valdivia</w:t>
            </w:r>
          </w:p>
        </w:tc>
        <w:tc>
          <w:tcPr>
            <w:tcW w:w="567" w:type="pct"/>
          </w:tcPr>
          <w:p w14:paraId="3D2BB07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45,0</w:t>
            </w:r>
            <w:r w:rsidRPr="009676D7">
              <w:rPr>
                <w:rFonts w:ascii="Times New Roman" w:eastAsia="Calibri" w:hAnsi="Times New Roman" w:cs="Times New Roman"/>
                <w:sz w:val="16"/>
                <w:szCs w:val="16"/>
              </w:rPr>
              <w:t>%</w:t>
            </w:r>
          </w:p>
        </w:tc>
        <w:tc>
          <w:tcPr>
            <w:tcW w:w="611" w:type="pct"/>
          </w:tcPr>
          <w:p w14:paraId="501DEE5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39,5</w:t>
            </w:r>
            <w:r w:rsidRPr="009676D7">
              <w:rPr>
                <w:rFonts w:ascii="Times New Roman" w:eastAsia="Calibri" w:hAnsi="Times New Roman" w:cs="Times New Roman"/>
                <w:sz w:val="16"/>
                <w:szCs w:val="16"/>
              </w:rPr>
              <w:t>%</w:t>
            </w:r>
          </w:p>
        </w:tc>
        <w:tc>
          <w:tcPr>
            <w:tcW w:w="567" w:type="pct"/>
          </w:tcPr>
          <w:p w14:paraId="274D7E6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47,9</w:t>
            </w:r>
            <w:r w:rsidRPr="009676D7">
              <w:rPr>
                <w:rFonts w:ascii="Times New Roman" w:eastAsia="Calibri" w:hAnsi="Times New Roman" w:cs="Times New Roman"/>
                <w:sz w:val="16"/>
                <w:szCs w:val="16"/>
              </w:rPr>
              <w:t>%</w:t>
            </w:r>
          </w:p>
        </w:tc>
        <w:tc>
          <w:tcPr>
            <w:tcW w:w="623" w:type="pct"/>
          </w:tcPr>
          <w:p w14:paraId="62F65C5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80,2</w:t>
            </w:r>
            <w:r w:rsidRPr="009676D7">
              <w:rPr>
                <w:rFonts w:ascii="Times New Roman" w:eastAsia="Calibri" w:hAnsi="Times New Roman" w:cs="Times New Roman"/>
                <w:sz w:val="16"/>
                <w:szCs w:val="16"/>
              </w:rPr>
              <w:t>%</w:t>
            </w:r>
          </w:p>
        </w:tc>
        <w:tc>
          <w:tcPr>
            <w:tcW w:w="650" w:type="pct"/>
          </w:tcPr>
          <w:p w14:paraId="2040DD7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78,9</w:t>
            </w:r>
            <w:r w:rsidRPr="009676D7">
              <w:rPr>
                <w:rFonts w:ascii="Times New Roman" w:eastAsia="Calibri" w:hAnsi="Times New Roman" w:cs="Times New Roman"/>
                <w:sz w:val="16"/>
                <w:szCs w:val="16"/>
              </w:rPr>
              <w:t>%</w:t>
            </w:r>
          </w:p>
        </w:tc>
        <w:tc>
          <w:tcPr>
            <w:tcW w:w="623" w:type="pct"/>
          </w:tcPr>
          <w:p w14:paraId="737D7EC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80,7</w:t>
            </w:r>
            <w:r w:rsidRPr="009676D7">
              <w:rPr>
                <w:rFonts w:ascii="Times New Roman" w:eastAsia="Calibri" w:hAnsi="Times New Roman" w:cs="Times New Roman"/>
                <w:sz w:val="16"/>
                <w:szCs w:val="16"/>
              </w:rPr>
              <w:t>%</w:t>
            </w:r>
          </w:p>
        </w:tc>
      </w:tr>
      <w:tr w:rsidR="004863D8" w:rsidRPr="009676D7" w14:paraId="57724454" w14:textId="77777777" w:rsidTr="00F149A0">
        <w:trPr>
          <w:trHeight w:val="300"/>
        </w:trPr>
        <w:tc>
          <w:tcPr>
            <w:tcW w:w="1359" w:type="pct"/>
          </w:tcPr>
          <w:p w14:paraId="3812546B"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Yarumal</w:t>
            </w:r>
          </w:p>
        </w:tc>
        <w:tc>
          <w:tcPr>
            <w:tcW w:w="567" w:type="pct"/>
          </w:tcPr>
          <w:p w14:paraId="323D708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49,3</w:t>
            </w:r>
            <w:r w:rsidRPr="009676D7">
              <w:rPr>
                <w:rFonts w:ascii="Times New Roman" w:eastAsia="Calibri" w:hAnsi="Times New Roman" w:cs="Times New Roman"/>
                <w:sz w:val="16"/>
                <w:szCs w:val="16"/>
              </w:rPr>
              <w:t>%</w:t>
            </w:r>
          </w:p>
        </w:tc>
        <w:tc>
          <w:tcPr>
            <w:tcW w:w="611" w:type="pct"/>
          </w:tcPr>
          <w:p w14:paraId="7A12B4D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49,6</w:t>
            </w:r>
            <w:r w:rsidRPr="009676D7">
              <w:rPr>
                <w:rFonts w:ascii="Times New Roman" w:eastAsia="Calibri" w:hAnsi="Times New Roman" w:cs="Times New Roman"/>
                <w:sz w:val="16"/>
                <w:szCs w:val="16"/>
              </w:rPr>
              <w:t>%</w:t>
            </w:r>
          </w:p>
        </w:tc>
        <w:tc>
          <w:tcPr>
            <w:tcW w:w="567" w:type="pct"/>
          </w:tcPr>
          <w:p w14:paraId="3AB0BF7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48,3</w:t>
            </w:r>
            <w:r w:rsidRPr="009676D7">
              <w:rPr>
                <w:rFonts w:ascii="Times New Roman" w:eastAsia="Calibri" w:hAnsi="Times New Roman" w:cs="Times New Roman"/>
                <w:sz w:val="16"/>
                <w:szCs w:val="16"/>
              </w:rPr>
              <w:t>%</w:t>
            </w:r>
          </w:p>
        </w:tc>
        <w:tc>
          <w:tcPr>
            <w:tcW w:w="623" w:type="pct"/>
          </w:tcPr>
          <w:p w14:paraId="29AD77B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66,0</w:t>
            </w:r>
            <w:r w:rsidRPr="009676D7">
              <w:rPr>
                <w:rFonts w:ascii="Times New Roman" w:eastAsia="Calibri" w:hAnsi="Times New Roman" w:cs="Times New Roman"/>
                <w:sz w:val="16"/>
                <w:szCs w:val="16"/>
              </w:rPr>
              <w:t>%</w:t>
            </w:r>
          </w:p>
        </w:tc>
        <w:tc>
          <w:tcPr>
            <w:tcW w:w="650" w:type="pct"/>
          </w:tcPr>
          <w:p w14:paraId="7ED6989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61,6</w:t>
            </w:r>
            <w:r w:rsidRPr="009676D7">
              <w:rPr>
                <w:rFonts w:ascii="Times New Roman" w:eastAsia="Calibri" w:hAnsi="Times New Roman" w:cs="Times New Roman"/>
                <w:sz w:val="16"/>
                <w:szCs w:val="16"/>
              </w:rPr>
              <w:t>%</w:t>
            </w:r>
          </w:p>
        </w:tc>
        <w:tc>
          <w:tcPr>
            <w:tcW w:w="623" w:type="pct"/>
          </w:tcPr>
          <w:p w14:paraId="09A9F03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79,6</w:t>
            </w:r>
            <w:r w:rsidRPr="009676D7">
              <w:rPr>
                <w:rFonts w:ascii="Times New Roman" w:eastAsia="Calibri" w:hAnsi="Times New Roman" w:cs="Times New Roman"/>
                <w:sz w:val="16"/>
                <w:szCs w:val="16"/>
              </w:rPr>
              <w:t>%</w:t>
            </w:r>
          </w:p>
        </w:tc>
      </w:tr>
      <w:tr w:rsidR="004863D8" w:rsidRPr="009676D7" w14:paraId="5FDE4BEC" w14:textId="77777777" w:rsidTr="00F149A0">
        <w:trPr>
          <w:trHeight w:val="300"/>
        </w:trPr>
        <w:tc>
          <w:tcPr>
            <w:tcW w:w="1359" w:type="pct"/>
          </w:tcPr>
          <w:p w14:paraId="55B42122" w14:textId="77777777" w:rsidR="004863D8" w:rsidRPr="009676D7" w:rsidRDefault="004863D8" w:rsidP="00F149A0">
            <w:pPr>
              <w:spacing w:line="276" w:lineRule="auto"/>
              <w:jc w:val="left"/>
              <w:rPr>
                <w:rFonts w:ascii="Times New Roman" w:eastAsia="Calibri" w:hAnsi="Times New Roman" w:cs="Times New Roman"/>
                <w:b/>
                <w:sz w:val="16"/>
                <w:szCs w:val="16"/>
              </w:rPr>
            </w:pPr>
            <w:r w:rsidRPr="009676D7">
              <w:rPr>
                <w:rFonts w:ascii="Times New Roman" w:eastAsia="Calibri" w:hAnsi="Times New Roman" w:cs="Times New Roman"/>
                <w:b/>
                <w:sz w:val="16"/>
                <w:szCs w:val="16"/>
              </w:rPr>
              <w:t>Total, Provincia (*)</w:t>
            </w:r>
          </w:p>
        </w:tc>
        <w:tc>
          <w:tcPr>
            <w:tcW w:w="567" w:type="pct"/>
          </w:tcPr>
          <w:p w14:paraId="7A67EE4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48,5</w:t>
            </w:r>
            <w:r w:rsidRPr="009676D7">
              <w:rPr>
                <w:rFonts w:ascii="Times New Roman" w:eastAsia="Calibri" w:hAnsi="Times New Roman" w:cs="Times New Roman"/>
                <w:b/>
                <w:sz w:val="16"/>
                <w:szCs w:val="16"/>
              </w:rPr>
              <w:t>%</w:t>
            </w:r>
          </w:p>
        </w:tc>
        <w:tc>
          <w:tcPr>
            <w:tcW w:w="611" w:type="pct"/>
          </w:tcPr>
          <w:p w14:paraId="002D7E07"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48,6</w:t>
            </w:r>
            <w:r w:rsidRPr="009676D7">
              <w:rPr>
                <w:rFonts w:ascii="Times New Roman" w:eastAsia="Calibri" w:hAnsi="Times New Roman" w:cs="Times New Roman"/>
                <w:b/>
                <w:sz w:val="16"/>
                <w:szCs w:val="16"/>
              </w:rPr>
              <w:t>%</w:t>
            </w:r>
          </w:p>
        </w:tc>
        <w:tc>
          <w:tcPr>
            <w:tcW w:w="567" w:type="pct"/>
          </w:tcPr>
          <w:p w14:paraId="6C4890CE"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48,4</w:t>
            </w:r>
            <w:r w:rsidRPr="009676D7">
              <w:rPr>
                <w:rFonts w:ascii="Times New Roman" w:eastAsia="Calibri" w:hAnsi="Times New Roman" w:cs="Times New Roman"/>
                <w:b/>
                <w:sz w:val="16"/>
                <w:szCs w:val="16"/>
              </w:rPr>
              <w:t>%</w:t>
            </w:r>
          </w:p>
        </w:tc>
        <w:tc>
          <w:tcPr>
            <w:tcW w:w="623" w:type="pct"/>
          </w:tcPr>
          <w:p w14:paraId="36E82CDE"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72,2</w:t>
            </w:r>
            <w:r w:rsidRPr="009676D7">
              <w:rPr>
                <w:rFonts w:ascii="Times New Roman" w:eastAsia="Calibri" w:hAnsi="Times New Roman" w:cs="Times New Roman"/>
                <w:b/>
                <w:sz w:val="16"/>
                <w:szCs w:val="16"/>
              </w:rPr>
              <w:t>%</w:t>
            </w:r>
          </w:p>
        </w:tc>
        <w:tc>
          <w:tcPr>
            <w:tcW w:w="650" w:type="pct"/>
          </w:tcPr>
          <w:p w14:paraId="040E1672"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65,8</w:t>
            </w:r>
            <w:r w:rsidRPr="009676D7">
              <w:rPr>
                <w:rFonts w:ascii="Times New Roman" w:eastAsia="Calibri" w:hAnsi="Times New Roman" w:cs="Times New Roman"/>
                <w:b/>
                <w:sz w:val="16"/>
                <w:szCs w:val="16"/>
              </w:rPr>
              <w:t>%</w:t>
            </w:r>
          </w:p>
        </w:tc>
        <w:tc>
          <w:tcPr>
            <w:tcW w:w="623" w:type="pct"/>
          </w:tcPr>
          <w:p w14:paraId="2B7FC611"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78,3</w:t>
            </w:r>
            <w:r w:rsidRPr="009676D7">
              <w:rPr>
                <w:rFonts w:ascii="Times New Roman" w:eastAsia="Calibri" w:hAnsi="Times New Roman" w:cs="Times New Roman"/>
                <w:b/>
                <w:sz w:val="16"/>
                <w:szCs w:val="16"/>
              </w:rPr>
              <w:t>%</w:t>
            </w:r>
          </w:p>
        </w:tc>
      </w:tr>
      <w:tr w:rsidR="004863D8" w:rsidRPr="009676D7" w14:paraId="7A8DDD24" w14:textId="77777777" w:rsidTr="00F149A0">
        <w:trPr>
          <w:trHeight w:val="300"/>
        </w:trPr>
        <w:tc>
          <w:tcPr>
            <w:tcW w:w="1359" w:type="pct"/>
          </w:tcPr>
          <w:p w14:paraId="6E137D17" w14:textId="77777777" w:rsidR="004863D8" w:rsidRPr="009676D7" w:rsidRDefault="004863D8" w:rsidP="00F149A0">
            <w:pPr>
              <w:spacing w:line="276" w:lineRule="auto"/>
              <w:jc w:val="left"/>
              <w:rPr>
                <w:rFonts w:ascii="Times New Roman" w:eastAsia="Calibri" w:hAnsi="Times New Roman" w:cs="Times New Roman"/>
                <w:b/>
                <w:sz w:val="16"/>
                <w:szCs w:val="16"/>
              </w:rPr>
            </w:pPr>
            <w:r w:rsidRPr="009676D7">
              <w:rPr>
                <w:rFonts w:ascii="Times New Roman" w:eastAsia="Calibri" w:hAnsi="Times New Roman" w:cs="Times New Roman"/>
                <w:b/>
                <w:sz w:val="16"/>
                <w:szCs w:val="16"/>
              </w:rPr>
              <w:t>Total, Subregión</w:t>
            </w:r>
          </w:p>
        </w:tc>
        <w:tc>
          <w:tcPr>
            <w:tcW w:w="567" w:type="pct"/>
          </w:tcPr>
          <w:p w14:paraId="7CB2CBD2"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49,9</w:t>
            </w:r>
            <w:r w:rsidRPr="009676D7">
              <w:rPr>
                <w:rFonts w:ascii="Times New Roman" w:eastAsia="Calibri" w:hAnsi="Times New Roman" w:cs="Times New Roman"/>
                <w:b/>
                <w:sz w:val="16"/>
                <w:szCs w:val="16"/>
              </w:rPr>
              <w:t>%</w:t>
            </w:r>
          </w:p>
        </w:tc>
        <w:tc>
          <w:tcPr>
            <w:tcW w:w="611" w:type="pct"/>
          </w:tcPr>
          <w:p w14:paraId="724229D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49,7</w:t>
            </w:r>
            <w:r w:rsidRPr="009676D7">
              <w:rPr>
                <w:rFonts w:ascii="Times New Roman" w:eastAsia="Calibri" w:hAnsi="Times New Roman" w:cs="Times New Roman"/>
                <w:b/>
                <w:sz w:val="16"/>
                <w:szCs w:val="16"/>
              </w:rPr>
              <w:t>%</w:t>
            </w:r>
          </w:p>
        </w:tc>
        <w:tc>
          <w:tcPr>
            <w:tcW w:w="567" w:type="pct"/>
          </w:tcPr>
          <w:p w14:paraId="6F4C860E"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50,2</w:t>
            </w:r>
            <w:r w:rsidRPr="009676D7">
              <w:rPr>
                <w:rFonts w:ascii="Times New Roman" w:eastAsia="Calibri" w:hAnsi="Times New Roman" w:cs="Times New Roman"/>
                <w:b/>
                <w:sz w:val="16"/>
                <w:szCs w:val="16"/>
              </w:rPr>
              <w:t>%</w:t>
            </w:r>
          </w:p>
        </w:tc>
        <w:tc>
          <w:tcPr>
            <w:tcW w:w="623" w:type="pct"/>
          </w:tcPr>
          <w:p w14:paraId="65BFBCA5"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62,8</w:t>
            </w:r>
            <w:r w:rsidRPr="009676D7">
              <w:rPr>
                <w:rFonts w:ascii="Times New Roman" w:eastAsia="Calibri" w:hAnsi="Times New Roman" w:cs="Times New Roman"/>
                <w:b/>
                <w:sz w:val="16"/>
                <w:szCs w:val="16"/>
              </w:rPr>
              <w:t>%</w:t>
            </w:r>
          </w:p>
        </w:tc>
        <w:tc>
          <w:tcPr>
            <w:tcW w:w="650" w:type="pct"/>
          </w:tcPr>
          <w:p w14:paraId="07B505FF"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55,9</w:t>
            </w:r>
            <w:r w:rsidRPr="009676D7">
              <w:rPr>
                <w:rFonts w:ascii="Times New Roman" w:eastAsia="Calibri" w:hAnsi="Times New Roman" w:cs="Times New Roman"/>
                <w:b/>
                <w:sz w:val="16"/>
                <w:szCs w:val="16"/>
              </w:rPr>
              <w:t>%</w:t>
            </w:r>
          </w:p>
        </w:tc>
        <w:tc>
          <w:tcPr>
            <w:tcW w:w="623" w:type="pct"/>
          </w:tcPr>
          <w:p w14:paraId="46B3CB5F"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70,7</w:t>
            </w:r>
            <w:r w:rsidRPr="009676D7">
              <w:rPr>
                <w:rFonts w:ascii="Times New Roman" w:eastAsia="Calibri" w:hAnsi="Times New Roman" w:cs="Times New Roman"/>
                <w:b/>
                <w:sz w:val="16"/>
                <w:szCs w:val="16"/>
              </w:rPr>
              <w:t>%</w:t>
            </w:r>
          </w:p>
        </w:tc>
      </w:tr>
      <w:tr w:rsidR="004863D8" w:rsidRPr="009676D7" w14:paraId="0FF6EB90" w14:textId="77777777" w:rsidTr="00F149A0">
        <w:trPr>
          <w:trHeight w:val="300"/>
        </w:trPr>
        <w:tc>
          <w:tcPr>
            <w:tcW w:w="1359" w:type="pct"/>
          </w:tcPr>
          <w:p w14:paraId="2F69A1EB" w14:textId="77777777" w:rsidR="004863D8" w:rsidRPr="009676D7" w:rsidRDefault="004863D8" w:rsidP="00F149A0">
            <w:pPr>
              <w:spacing w:line="276" w:lineRule="auto"/>
              <w:jc w:val="left"/>
              <w:rPr>
                <w:rFonts w:ascii="Times New Roman" w:eastAsia="Calibri" w:hAnsi="Times New Roman" w:cs="Times New Roman"/>
                <w:b/>
                <w:sz w:val="16"/>
                <w:szCs w:val="16"/>
              </w:rPr>
            </w:pPr>
            <w:r w:rsidRPr="009676D7">
              <w:rPr>
                <w:rFonts w:ascii="Times New Roman" w:eastAsia="Calibri" w:hAnsi="Times New Roman" w:cs="Times New Roman"/>
                <w:b/>
                <w:sz w:val="16"/>
                <w:szCs w:val="16"/>
              </w:rPr>
              <w:t>Total, Departamento</w:t>
            </w:r>
          </w:p>
        </w:tc>
        <w:tc>
          <w:tcPr>
            <w:tcW w:w="567" w:type="pct"/>
          </w:tcPr>
          <w:p w14:paraId="02758752"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51,0</w:t>
            </w:r>
            <w:r w:rsidRPr="009676D7">
              <w:rPr>
                <w:rFonts w:ascii="Times New Roman" w:eastAsia="Calibri" w:hAnsi="Times New Roman" w:cs="Times New Roman"/>
                <w:b/>
                <w:sz w:val="16"/>
                <w:szCs w:val="16"/>
              </w:rPr>
              <w:t>%</w:t>
            </w:r>
          </w:p>
        </w:tc>
        <w:tc>
          <w:tcPr>
            <w:tcW w:w="611" w:type="pct"/>
          </w:tcPr>
          <w:p w14:paraId="71D50B2F"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51,6</w:t>
            </w:r>
            <w:r w:rsidRPr="009676D7">
              <w:rPr>
                <w:rFonts w:ascii="Times New Roman" w:eastAsia="Calibri" w:hAnsi="Times New Roman" w:cs="Times New Roman"/>
                <w:b/>
                <w:sz w:val="16"/>
                <w:szCs w:val="16"/>
              </w:rPr>
              <w:t>%</w:t>
            </w:r>
          </w:p>
        </w:tc>
        <w:tc>
          <w:tcPr>
            <w:tcW w:w="567" w:type="pct"/>
          </w:tcPr>
          <w:p w14:paraId="151B0556"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49,2</w:t>
            </w:r>
            <w:r w:rsidRPr="009676D7">
              <w:rPr>
                <w:rFonts w:ascii="Times New Roman" w:eastAsia="Calibri" w:hAnsi="Times New Roman" w:cs="Times New Roman"/>
                <w:b/>
                <w:sz w:val="16"/>
                <w:szCs w:val="16"/>
              </w:rPr>
              <w:t>%</w:t>
            </w:r>
          </w:p>
        </w:tc>
        <w:tc>
          <w:tcPr>
            <w:tcW w:w="623" w:type="pct"/>
          </w:tcPr>
          <w:p w14:paraId="48A87701"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47,4</w:t>
            </w:r>
            <w:r w:rsidRPr="009676D7">
              <w:rPr>
                <w:rFonts w:ascii="Times New Roman" w:eastAsia="Calibri" w:hAnsi="Times New Roman" w:cs="Times New Roman"/>
                <w:b/>
                <w:sz w:val="16"/>
                <w:szCs w:val="16"/>
              </w:rPr>
              <w:t>%</w:t>
            </w:r>
          </w:p>
        </w:tc>
        <w:tc>
          <w:tcPr>
            <w:tcW w:w="650" w:type="pct"/>
          </w:tcPr>
          <w:p w14:paraId="01EA3523"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44,5</w:t>
            </w:r>
            <w:r w:rsidRPr="009676D7">
              <w:rPr>
                <w:rFonts w:ascii="Times New Roman" w:eastAsia="Calibri" w:hAnsi="Times New Roman" w:cs="Times New Roman"/>
                <w:b/>
                <w:sz w:val="16"/>
                <w:szCs w:val="16"/>
              </w:rPr>
              <w:t>%</w:t>
            </w:r>
          </w:p>
        </w:tc>
        <w:tc>
          <w:tcPr>
            <w:tcW w:w="623" w:type="pct"/>
          </w:tcPr>
          <w:p w14:paraId="1105360B"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57,6</w:t>
            </w:r>
            <w:r w:rsidRPr="009676D7">
              <w:rPr>
                <w:rFonts w:ascii="Times New Roman" w:eastAsia="Calibri" w:hAnsi="Times New Roman" w:cs="Times New Roman"/>
                <w:b/>
                <w:sz w:val="16"/>
                <w:szCs w:val="16"/>
              </w:rPr>
              <w:t>%</w:t>
            </w:r>
          </w:p>
        </w:tc>
      </w:tr>
    </w:tbl>
    <w:p w14:paraId="0EB7BA33" w14:textId="77777777" w:rsidR="004863D8" w:rsidRPr="009676D7" w:rsidRDefault="004863D8" w:rsidP="004863D8">
      <w:pPr>
        <w:spacing w:before="0"/>
      </w:pPr>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xml:space="preserve"> Gobernación de Antioquia (s.f.-f). Cálculos propios.</w:t>
      </w:r>
    </w:p>
    <w:p w14:paraId="396EE38F" w14:textId="77777777" w:rsidR="004863D8" w:rsidRDefault="004863D8" w:rsidP="004863D8">
      <w:pPr>
        <w:spacing w:before="0"/>
        <w:rPr>
          <w:rFonts w:ascii="Times New Roman" w:eastAsia="Arial" w:hAnsi="Times New Roman" w:cs="Times New Roman"/>
          <w:sz w:val="18"/>
          <w:szCs w:val="18"/>
        </w:rPr>
      </w:pPr>
    </w:p>
    <w:p w14:paraId="6E1CC528" w14:textId="77777777" w:rsidR="004863D8" w:rsidRDefault="004863D8" w:rsidP="004863D8">
      <w:pPr>
        <w:pStyle w:val="Caption"/>
        <w:jc w:val="center"/>
      </w:pPr>
      <w:r w:rsidRPr="75AA67FD">
        <w:rPr>
          <w:rFonts w:ascii="Times New Roman" w:hAnsi="Times New Roman" w:cs="Times New Roman"/>
          <w:i w:val="0"/>
          <w:iCs w:val="0"/>
          <w:sz w:val="20"/>
          <w:szCs w:val="20"/>
        </w:rPr>
        <w:t>Gráfica X. Tasa de ocupación vs. tasa de informalidad laboral (total) — 2023</w:t>
      </w:r>
    </w:p>
    <w:p w14:paraId="60C4720F" w14:textId="77777777" w:rsidR="004863D8" w:rsidRDefault="004863D8" w:rsidP="004863D8">
      <w:pPr>
        <w:jc w:val="center"/>
      </w:pPr>
      <w:r>
        <w:rPr>
          <w:noProof/>
          <w:lang w:eastAsia="es-CO"/>
        </w:rPr>
        <w:drawing>
          <wp:inline distT="0" distB="0" distL="0" distR="0" wp14:anchorId="52296004" wp14:editId="18556A39">
            <wp:extent cx="4707159" cy="2596115"/>
            <wp:effectExtent l="0" t="0" r="0" b="0"/>
            <wp:docPr id="1851124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24571" name="Picture 1851124571"/>
                    <pic:cNvPicPr/>
                  </pic:nvPicPr>
                  <pic:blipFill>
                    <a:blip r:embed="rId38">
                      <a:extLst>
                        <a:ext uri="{28A0092B-C50C-407E-A947-70E740481C1C}">
                          <a14:useLocalDpi xmlns:a14="http://schemas.microsoft.com/office/drawing/2010/main"/>
                        </a:ext>
                      </a:extLst>
                    </a:blip>
                    <a:stretch>
                      <a:fillRect/>
                    </a:stretch>
                  </pic:blipFill>
                  <pic:spPr>
                    <a:xfrm>
                      <a:off x="0" y="0"/>
                      <a:ext cx="4707159" cy="2596115"/>
                    </a:xfrm>
                    <a:prstGeom prst="rect">
                      <a:avLst/>
                    </a:prstGeom>
                  </pic:spPr>
                </pic:pic>
              </a:graphicData>
            </a:graphic>
          </wp:inline>
        </w:drawing>
      </w:r>
    </w:p>
    <w:p w14:paraId="6B58A441" w14:textId="77777777" w:rsidR="004863D8" w:rsidRDefault="004863D8" w:rsidP="004863D8">
      <w:pPr>
        <w:spacing w:before="0"/>
        <w:rPr>
          <w:rFonts w:ascii="Times New Roman" w:eastAsia="Arial" w:hAnsi="Times New Roman" w:cs="Times New Roman"/>
          <w:b/>
          <w:bCs/>
          <w:sz w:val="18"/>
          <w:szCs w:val="18"/>
        </w:rPr>
      </w:pPr>
    </w:p>
    <w:p w14:paraId="42A246A7" w14:textId="77777777" w:rsidR="004863D8" w:rsidRPr="009676D7" w:rsidRDefault="004863D8" w:rsidP="004863D8">
      <w:pPr>
        <w:rPr>
          <w:rFonts w:ascii="Times New Roman" w:eastAsia="Arial" w:hAnsi="Times New Roman" w:cs="Times New Roman"/>
        </w:rPr>
      </w:pPr>
      <w:r w:rsidRPr="73BC2806">
        <w:rPr>
          <w:rFonts w:ascii="Times New Roman" w:eastAsia="Arial" w:hAnsi="Times New Roman" w:cs="Times New Roman"/>
        </w:rPr>
        <w:t>La situación anterior se refleja también en la población joven. En promedio, el 27,3% de los jóvenes entre 15 y 28 años de la provincia no estudia ni se encuentra ocupado, una proporción superior al promedio departamental (24,6%). Municipios como San José de la Montaña (34,5%), Gómez Plata (32,6%) y San Andrés de Cuerquia (31,6%) registran los niveles más altos. En línea con los procesos previamente identificados, este indicador evidencia las limitadas oportunidades educativas y laborales disponibles para los jóvenes del territorio, lo que incrementa el riesgo de perpetuar ciclos de pobreza y exclusión social, un detrimento para su ciclo de vida.</w:t>
      </w:r>
    </w:p>
    <w:p w14:paraId="667D4404"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25</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Desocupación general y para jóvenes; y jóvenes que no estudian ni trabajan en los municipios de la PAP Bio-energética del Norte de Antioquia - 2023.</w:t>
      </w:r>
    </w:p>
    <w:tbl>
      <w:tblPr>
        <w:tblStyle w:val="TableGrid"/>
        <w:tblW w:w="5000" w:type="pct"/>
        <w:tblLook w:val="06A0" w:firstRow="1" w:lastRow="0" w:firstColumn="1" w:lastColumn="0" w:noHBand="1" w:noVBand="1"/>
      </w:tblPr>
      <w:tblGrid>
        <w:gridCol w:w="2207"/>
        <w:gridCol w:w="2207"/>
        <w:gridCol w:w="2207"/>
        <w:gridCol w:w="2207"/>
      </w:tblGrid>
      <w:tr w:rsidR="004863D8" w:rsidRPr="009676D7" w14:paraId="79BAEE58" w14:textId="77777777" w:rsidTr="00F149A0">
        <w:trPr>
          <w:trHeight w:val="300"/>
        </w:trPr>
        <w:tc>
          <w:tcPr>
            <w:tcW w:w="1250" w:type="pct"/>
            <w:shd w:val="clear" w:color="auto" w:fill="002060"/>
            <w:vAlign w:val="center"/>
          </w:tcPr>
          <w:p w14:paraId="6EA73500"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Municipio</w:t>
            </w:r>
          </w:p>
        </w:tc>
        <w:tc>
          <w:tcPr>
            <w:tcW w:w="1250" w:type="pct"/>
            <w:shd w:val="clear" w:color="auto" w:fill="002060"/>
            <w:vAlign w:val="center"/>
          </w:tcPr>
          <w:p w14:paraId="1FA94241"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Tasa de desocupados</w:t>
            </w:r>
          </w:p>
        </w:tc>
        <w:tc>
          <w:tcPr>
            <w:tcW w:w="1250" w:type="pct"/>
            <w:shd w:val="clear" w:color="auto" w:fill="002060"/>
            <w:vAlign w:val="center"/>
          </w:tcPr>
          <w:p w14:paraId="3B5F77D4"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Tasa de desocupados para personas entre 15 y 28 años</w:t>
            </w:r>
          </w:p>
        </w:tc>
        <w:tc>
          <w:tcPr>
            <w:tcW w:w="1250" w:type="pct"/>
            <w:shd w:val="clear" w:color="auto" w:fill="002060"/>
            <w:vAlign w:val="center"/>
          </w:tcPr>
          <w:p w14:paraId="5884CD0A"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Jóvenes entre 15 y 28 años que no estudian ni se encuentran ocupados</w:t>
            </w:r>
          </w:p>
        </w:tc>
      </w:tr>
      <w:tr w:rsidR="004863D8" w:rsidRPr="009676D7" w14:paraId="4457445E" w14:textId="77777777" w:rsidTr="00F149A0">
        <w:trPr>
          <w:trHeight w:val="300"/>
        </w:trPr>
        <w:tc>
          <w:tcPr>
            <w:tcW w:w="1250" w:type="pct"/>
          </w:tcPr>
          <w:p w14:paraId="13568D86"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1250" w:type="pct"/>
          </w:tcPr>
          <w:p w14:paraId="7A80025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2,43</w:t>
            </w:r>
            <w:r w:rsidRPr="009676D7">
              <w:rPr>
                <w:rFonts w:ascii="Times New Roman" w:eastAsia="Calibri" w:hAnsi="Times New Roman" w:cs="Times New Roman"/>
                <w:sz w:val="16"/>
                <w:szCs w:val="16"/>
              </w:rPr>
              <w:t>%</w:t>
            </w:r>
          </w:p>
        </w:tc>
        <w:tc>
          <w:tcPr>
            <w:tcW w:w="1250" w:type="pct"/>
          </w:tcPr>
          <w:p w14:paraId="1BE72B2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1,90</w:t>
            </w:r>
            <w:r w:rsidRPr="009676D7">
              <w:rPr>
                <w:rFonts w:ascii="Times New Roman" w:eastAsia="Calibri" w:hAnsi="Times New Roman" w:cs="Times New Roman"/>
                <w:sz w:val="16"/>
                <w:szCs w:val="16"/>
              </w:rPr>
              <w:t>%</w:t>
            </w:r>
          </w:p>
        </w:tc>
        <w:tc>
          <w:tcPr>
            <w:tcW w:w="1250" w:type="pct"/>
          </w:tcPr>
          <w:p w14:paraId="0E6E9BA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28,63</w:t>
            </w:r>
            <w:r w:rsidRPr="009676D7">
              <w:rPr>
                <w:rFonts w:ascii="Times New Roman" w:eastAsia="Calibri" w:hAnsi="Times New Roman" w:cs="Times New Roman"/>
                <w:sz w:val="16"/>
                <w:szCs w:val="16"/>
              </w:rPr>
              <w:t>%</w:t>
            </w:r>
          </w:p>
        </w:tc>
      </w:tr>
      <w:tr w:rsidR="004863D8" w:rsidRPr="009676D7" w14:paraId="34651BA8" w14:textId="77777777" w:rsidTr="00F149A0">
        <w:trPr>
          <w:trHeight w:val="300"/>
        </w:trPr>
        <w:tc>
          <w:tcPr>
            <w:tcW w:w="1250" w:type="pct"/>
          </w:tcPr>
          <w:p w14:paraId="62E6A20A"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Anorí</w:t>
            </w:r>
          </w:p>
        </w:tc>
        <w:tc>
          <w:tcPr>
            <w:tcW w:w="1250" w:type="pct"/>
          </w:tcPr>
          <w:p w14:paraId="44E335F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9,22</w:t>
            </w:r>
            <w:r w:rsidRPr="009676D7">
              <w:rPr>
                <w:rFonts w:ascii="Times New Roman" w:eastAsia="Calibri" w:hAnsi="Times New Roman" w:cs="Times New Roman"/>
                <w:sz w:val="16"/>
                <w:szCs w:val="16"/>
              </w:rPr>
              <w:t>%</w:t>
            </w:r>
          </w:p>
        </w:tc>
        <w:tc>
          <w:tcPr>
            <w:tcW w:w="1250" w:type="pct"/>
          </w:tcPr>
          <w:p w14:paraId="5B99565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10,61</w:t>
            </w:r>
            <w:r w:rsidRPr="009676D7">
              <w:rPr>
                <w:rFonts w:ascii="Times New Roman" w:eastAsia="Calibri" w:hAnsi="Times New Roman" w:cs="Times New Roman"/>
                <w:sz w:val="16"/>
                <w:szCs w:val="16"/>
              </w:rPr>
              <w:t>%</w:t>
            </w:r>
          </w:p>
        </w:tc>
        <w:tc>
          <w:tcPr>
            <w:tcW w:w="1250" w:type="pct"/>
          </w:tcPr>
          <w:p w14:paraId="2492F24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25,22</w:t>
            </w:r>
            <w:r w:rsidRPr="009676D7">
              <w:rPr>
                <w:rFonts w:ascii="Times New Roman" w:eastAsia="Calibri" w:hAnsi="Times New Roman" w:cs="Times New Roman"/>
                <w:sz w:val="16"/>
                <w:szCs w:val="16"/>
              </w:rPr>
              <w:t>%</w:t>
            </w:r>
          </w:p>
        </w:tc>
      </w:tr>
      <w:tr w:rsidR="004863D8" w:rsidRPr="009676D7" w14:paraId="2466DADA" w14:textId="77777777" w:rsidTr="00F149A0">
        <w:trPr>
          <w:trHeight w:val="300"/>
        </w:trPr>
        <w:tc>
          <w:tcPr>
            <w:tcW w:w="1250" w:type="pct"/>
          </w:tcPr>
          <w:p w14:paraId="25E2C6A9"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Briceño</w:t>
            </w:r>
          </w:p>
        </w:tc>
        <w:tc>
          <w:tcPr>
            <w:tcW w:w="1250" w:type="pct"/>
          </w:tcPr>
          <w:p w14:paraId="07EC17F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3,47</w:t>
            </w:r>
            <w:r w:rsidRPr="009676D7">
              <w:rPr>
                <w:rFonts w:ascii="Times New Roman" w:eastAsia="Calibri" w:hAnsi="Times New Roman" w:cs="Times New Roman"/>
                <w:sz w:val="16"/>
                <w:szCs w:val="16"/>
              </w:rPr>
              <w:t>%</w:t>
            </w:r>
          </w:p>
        </w:tc>
        <w:tc>
          <w:tcPr>
            <w:tcW w:w="1250" w:type="pct"/>
          </w:tcPr>
          <w:p w14:paraId="075F242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7,21</w:t>
            </w:r>
            <w:r w:rsidRPr="009676D7">
              <w:rPr>
                <w:rFonts w:ascii="Times New Roman" w:eastAsia="Calibri" w:hAnsi="Times New Roman" w:cs="Times New Roman"/>
                <w:sz w:val="16"/>
                <w:szCs w:val="16"/>
              </w:rPr>
              <w:t>%</w:t>
            </w:r>
          </w:p>
        </w:tc>
        <w:tc>
          <w:tcPr>
            <w:tcW w:w="1250" w:type="pct"/>
          </w:tcPr>
          <w:p w14:paraId="67FB07C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21,01</w:t>
            </w:r>
            <w:r w:rsidRPr="009676D7">
              <w:rPr>
                <w:rFonts w:ascii="Times New Roman" w:eastAsia="Calibri" w:hAnsi="Times New Roman" w:cs="Times New Roman"/>
                <w:sz w:val="16"/>
                <w:szCs w:val="16"/>
              </w:rPr>
              <w:t>%</w:t>
            </w:r>
          </w:p>
        </w:tc>
      </w:tr>
      <w:tr w:rsidR="004863D8" w:rsidRPr="009676D7" w14:paraId="2C67060E" w14:textId="77777777" w:rsidTr="00F149A0">
        <w:trPr>
          <w:trHeight w:val="300"/>
        </w:trPr>
        <w:tc>
          <w:tcPr>
            <w:tcW w:w="1250" w:type="pct"/>
          </w:tcPr>
          <w:p w14:paraId="18E6AA73"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1250" w:type="pct"/>
          </w:tcPr>
          <w:p w14:paraId="6425BBA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7,92</w:t>
            </w:r>
            <w:r w:rsidRPr="009676D7">
              <w:rPr>
                <w:rFonts w:ascii="Times New Roman" w:eastAsia="Calibri" w:hAnsi="Times New Roman" w:cs="Times New Roman"/>
                <w:sz w:val="16"/>
                <w:szCs w:val="16"/>
              </w:rPr>
              <w:t>%</w:t>
            </w:r>
          </w:p>
        </w:tc>
        <w:tc>
          <w:tcPr>
            <w:tcW w:w="1250" w:type="pct"/>
          </w:tcPr>
          <w:p w14:paraId="169D6A5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10,08</w:t>
            </w:r>
            <w:r w:rsidRPr="009676D7">
              <w:rPr>
                <w:rFonts w:ascii="Times New Roman" w:eastAsia="Calibri" w:hAnsi="Times New Roman" w:cs="Times New Roman"/>
                <w:sz w:val="16"/>
                <w:szCs w:val="16"/>
              </w:rPr>
              <w:t>%</w:t>
            </w:r>
          </w:p>
        </w:tc>
        <w:tc>
          <w:tcPr>
            <w:tcW w:w="1250" w:type="pct"/>
          </w:tcPr>
          <w:p w14:paraId="300434B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25,54</w:t>
            </w:r>
            <w:r w:rsidRPr="009676D7">
              <w:rPr>
                <w:rFonts w:ascii="Times New Roman" w:eastAsia="Calibri" w:hAnsi="Times New Roman" w:cs="Times New Roman"/>
                <w:sz w:val="16"/>
                <w:szCs w:val="16"/>
              </w:rPr>
              <w:t>%</w:t>
            </w:r>
          </w:p>
        </w:tc>
      </w:tr>
      <w:tr w:rsidR="004863D8" w:rsidRPr="009676D7" w14:paraId="7057DC33" w14:textId="77777777" w:rsidTr="00F149A0">
        <w:trPr>
          <w:trHeight w:val="300"/>
        </w:trPr>
        <w:tc>
          <w:tcPr>
            <w:tcW w:w="1250" w:type="pct"/>
          </w:tcPr>
          <w:p w14:paraId="07601C0F"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Campamento</w:t>
            </w:r>
          </w:p>
        </w:tc>
        <w:tc>
          <w:tcPr>
            <w:tcW w:w="1250" w:type="pct"/>
          </w:tcPr>
          <w:p w14:paraId="0D211E2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0,62</w:t>
            </w:r>
            <w:r w:rsidRPr="009676D7">
              <w:rPr>
                <w:rFonts w:ascii="Times New Roman" w:eastAsia="Calibri" w:hAnsi="Times New Roman" w:cs="Times New Roman"/>
                <w:sz w:val="16"/>
                <w:szCs w:val="16"/>
              </w:rPr>
              <w:t>%</w:t>
            </w:r>
          </w:p>
        </w:tc>
        <w:tc>
          <w:tcPr>
            <w:tcW w:w="1250" w:type="pct"/>
          </w:tcPr>
          <w:p w14:paraId="4A8F7D1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r w:rsidRPr="009676D7">
              <w:rPr>
                <w:rFonts w:ascii="Times New Roman" w:eastAsia="Calibri" w:hAnsi="Times New Roman" w:cs="Times New Roman"/>
                <w:sz w:val="16"/>
                <w:szCs w:val="16"/>
              </w:rPr>
              <w:t>%</w:t>
            </w:r>
          </w:p>
        </w:tc>
        <w:tc>
          <w:tcPr>
            <w:tcW w:w="1250" w:type="pct"/>
          </w:tcPr>
          <w:p w14:paraId="7DBDAB0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25,29</w:t>
            </w:r>
            <w:r w:rsidRPr="009676D7">
              <w:rPr>
                <w:rFonts w:ascii="Times New Roman" w:eastAsia="Calibri" w:hAnsi="Times New Roman" w:cs="Times New Roman"/>
                <w:sz w:val="16"/>
                <w:szCs w:val="16"/>
              </w:rPr>
              <w:t>%</w:t>
            </w:r>
          </w:p>
        </w:tc>
      </w:tr>
      <w:tr w:rsidR="004863D8" w:rsidRPr="009676D7" w14:paraId="208F9E55" w14:textId="77777777" w:rsidTr="00F149A0">
        <w:trPr>
          <w:trHeight w:val="300"/>
        </w:trPr>
        <w:tc>
          <w:tcPr>
            <w:tcW w:w="1250" w:type="pct"/>
          </w:tcPr>
          <w:p w14:paraId="75A77FA5"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Gómez Plata</w:t>
            </w:r>
          </w:p>
        </w:tc>
        <w:tc>
          <w:tcPr>
            <w:tcW w:w="1250" w:type="pct"/>
          </w:tcPr>
          <w:p w14:paraId="35D8C52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9,95</w:t>
            </w:r>
            <w:r w:rsidRPr="009676D7">
              <w:rPr>
                <w:rFonts w:ascii="Times New Roman" w:eastAsia="Calibri" w:hAnsi="Times New Roman" w:cs="Times New Roman"/>
                <w:sz w:val="16"/>
                <w:szCs w:val="16"/>
              </w:rPr>
              <w:t>%</w:t>
            </w:r>
          </w:p>
        </w:tc>
        <w:tc>
          <w:tcPr>
            <w:tcW w:w="1250" w:type="pct"/>
          </w:tcPr>
          <w:p w14:paraId="5810CF9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12,84</w:t>
            </w:r>
            <w:r w:rsidRPr="009676D7">
              <w:rPr>
                <w:rFonts w:ascii="Times New Roman" w:eastAsia="Calibri" w:hAnsi="Times New Roman" w:cs="Times New Roman"/>
                <w:sz w:val="16"/>
                <w:szCs w:val="16"/>
              </w:rPr>
              <w:t>%</w:t>
            </w:r>
          </w:p>
        </w:tc>
        <w:tc>
          <w:tcPr>
            <w:tcW w:w="1250" w:type="pct"/>
          </w:tcPr>
          <w:p w14:paraId="17F802C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32,61</w:t>
            </w:r>
            <w:r w:rsidRPr="009676D7">
              <w:rPr>
                <w:rFonts w:ascii="Times New Roman" w:eastAsia="Calibri" w:hAnsi="Times New Roman" w:cs="Times New Roman"/>
                <w:sz w:val="16"/>
                <w:szCs w:val="16"/>
              </w:rPr>
              <w:t>%</w:t>
            </w:r>
          </w:p>
        </w:tc>
      </w:tr>
      <w:tr w:rsidR="004863D8" w:rsidRPr="009676D7" w14:paraId="79D27E62" w14:textId="77777777" w:rsidTr="00F149A0">
        <w:trPr>
          <w:trHeight w:val="300"/>
        </w:trPr>
        <w:tc>
          <w:tcPr>
            <w:tcW w:w="1250" w:type="pct"/>
          </w:tcPr>
          <w:p w14:paraId="40B9D707"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Guadalupe</w:t>
            </w:r>
          </w:p>
        </w:tc>
        <w:tc>
          <w:tcPr>
            <w:tcW w:w="1250" w:type="pct"/>
          </w:tcPr>
          <w:p w14:paraId="347B119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11,57</w:t>
            </w:r>
            <w:r w:rsidRPr="009676D7">
              <w:rPr>
                <w:rFonts w:ascii="Times New Roman" w:eastAsia="Calibri" w:hAnsi="Times New Roman" w:cs="Times New Roman"/>
                <w:sz w:val="16"/>
                <w:szCs w:val="16"/>
              </w:rPr>
              <w:t>%</w:t>
            </w:r>
          </w:p>
        </w:tc>
        <w:tc>
          <w:tcPr>
            <w:tcW w:w="1250" w:type="pct"/>
          </w:tcPr>
          <w:p w14:paraId="705DC25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11,30</w:t>
            </w:r>
            <w:r w:rsidRPr="009676D7">
              <w:rPr>
                <w:rFonts w:ascii="Times New Roman" w:eastAsia="Calibri" w:hAnsi="Times New Roman" w:cs="Times New Roman"/>
                <w:sz w:val="16"/>
                <w:szCs w:val="16"/>
              </w:rPr>
              <w:t>%</w:t>
            </w:r>
          </w:p>
        </w:tc>
        <w:tc>
          <w:tcPr>
            <w:tcW w:w="1250" w:type="pct"/>
          </w:tcPr>
          <w:p w14:paraId="57F5553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27,30</w:t>
            </w:r>
            <w:r w:rsidRPr="009676D7">
              <w:rPr>
                <w:rFonts w:ascii="Times New Roman" w:eastAsia="Calibri" w:hAnsi="Times New Roman" w:cs="Times New Roman"/>
                <w:sz w:val="16"/>
                <w:szCs w:val="16"/>
              </w:rPr>
              <w:t>%</w:t>
            </w:r>
          </w:p>
        </w:tc>
      </w:tr>
      <w:tr w:rsidR="004863D8" w:rsidRPr="009676D7" w14:paraId="686B7A4B" w14:textId="77777777" w:rsidTr="00F149A0">
        <w:trPr>
          <w:trHeight w:val="300"/>
        </w:trPr>
        <w:tc>
          <w:tcPr>
            <w:tcW w:w="1250" w:type="pct"/>
          </w:tcPr>
          <w:p w14:paraId="1B477548"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Ituango</w:t>
            </w:r>
          </w:p>
        </w:tc>
        <w:tc>
          <w:tcPr>
            <w:tcW w:w="1250" w:type="pct"/>
          </w:tcPr>
          <w:p w14:paraId="1F6B126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1,12</w:t>
            </w:r>
            <w:r w:rsidRPr="009676D7">
              <w:rPr>
                <w:rFonts w:ascii="Times New Roman" w:eastAsia="Calibri" w:hAnsi="Times New Roman" w:cs="Times New Roman"/>
                <w:sz w:val="16"/>
                <w:szCs w:val="16"/>
              </w:rPr>
              <w:t>%</w:t>
            </w:r>
          </w:p>
        </w:tc>
        <w:tc>
          <w:tcPr>
            <w:tcW w:w="1250" w:type="pct"/>
          </w:tcPr>
          <w:p w14:paraId="69AE3C6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2,26</w:t>
            </w:r>
            <w:r w:rsidRPr="009676D7">
              <w:rPr>
                <w:rFonts w:ascii="Times New Roman" w:eastAsia="Calibri" w:hAnsi="Times New Roman" w:cs="Times New Roman"/>
                <w:sz w:val="16"/>
                <w:szCs w:val="16"/>
              </w:rPr>
              <w:t>%</w:t>
            </w:r>
          </w:p>
        </w:tc>
        <w:tc>
          <w:tcPr>
            <w:tcW w:w="1250" w:type="pct"/>
          </w:tcPr>
          <w:p w14:paraId="5C4F473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24,49</w:t>
            </w:r>
            <w:r w:rsidRPr="009676D7">
              <w:rPr>
                <w:rFonts w:ascii="Times New Roman" w:eastAsia="Calibri" w:hAnsi="Times New Roman" w:cs="Times New Roman"/>
                <w:sz w:val="16"/>
                <w:szCs w:val="16"/>
              </w:rPr>
              <w:t>%</w:t>
            </w:r>
          </w:p>
        </w:tc>
      </w:tr>
      <w:tr w:rsidR="004863D8" w:rsidRPr="009676D7" w14:paraId="17D966DE" w14:textId="77777777" w:rsidTr="00F149A0">
        <w:trPr>
          <w:trHeight w:val="300"/>
        </w:trPr>
        <w:tc>
          <w:tcPr>
            <w:tcW w:w="1250" w:type="pct"/>
          </w:tcPr>
          <w:p w14:paraId="7E3F785E"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1250" w:type="pct"/>
          </w:tcPr>
          <w:p w14:paraId="63F9A84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5,53</w:t>
            </w:r>
            <w:r w:rsidRPr="009676D7">
              <w:rPr>
                <w:rFonts w:ascii="Times New Roman" w:eastAsia="Calibri" w:hAnsi="Times New Roman" w:cs="Times New Roman"/>
                <w:sz w:val="16"/>
                <w:szCs w:val="16"/>
              </w:rPr>
              <w:t>%</w:t>
            </w:r>
          </w:p>
        </w:tc>
        <w:tc>
          <w:tcPr>
            <w:tcW w:w="1250" w:type="pct"/>
          </w:tcPr>
          <w:p w14:paraId="7BB9AEF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15,06</w:t>
            </w:r>
            <w:r w:rsidRPr="009676D7">
              <w:rPr>
                <w:rFonts w:ascii="Times New Roman" w:eastAsia="Calibri" w:hAnsi="Times New Roman" w:cs="Times New Roman"/>
                <w:sz w:val="16"/>
                <w:szCs w:val="16"/>
              </w:rPr>
              <w:t>%</w:t>
            </w:r>
          </w:p>
        </w:tc>
        <w:tc>
          <w:tcPr>
            <w:tcW w:w="1250" w:type="pct"/>
          </w:tcPr>
          <w:p w14:paraId="1D7B222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31,64</w:t>
            </w:r>
            <w:r w:rsidRPr="009676D7">
              <w:rPr>
                <w:rFonts w:ascii="Times New Roman" w:eastAsia="Calibri" w:hAnsi="Times New Roman" w:cs="Times New Roman"/>
                <w:sz w:val="16"/>
                <w:szCs w:val="16"/>
              </w:rPr>
              <w:t>%</w:t>
            </w:r>
          </w:p>
        </w:tc>
      </w:tr>
      <w:tr w:rsidR="004863D8" w:rsidRPr="009676D7" w14:paraId="6DFE850F" w14:textId="77777777" w:rsidTr="00F149A0">
        <w:trPr>
          <w:trHeight w:val="300"/>
        </w:trPr>
        <w:tc>
          <w:tcPr>
            <w:tcW w:w="1250" w:type="pct"/>
          </w:tcPr>
          <w:p w14:paraId="0A4C1770"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1250" w:type="pct"/>
          </w:tcPr>
          <w:p w14:paraId="242BCD6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5,68</w:t>
            </w:r>
            <w:r w:rsidRPr="009676D7">
              <w:rPr>
                <w:rFonts w:ascii="Times New Roman" w:eastAsia="Calibri" w:hAnsi="Times New Roman" w:cs="Times New Roman"/>
                <w:sz w:val="16"/>
                <w:szCs w:val="16"/>
              </w:rPr>
              <w:t>%</w:t>
            </w:r>
          </w:p>
        </w:tc>
        <w:tc>
          <w:tcPr>
            <w:tcW w:w="1250" w:type="pct"/>
          </w:tcPr>
          <w:p w14:paraId="3F7488B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8,48</w:t>
            </w:r>
            <w:r w:rsidRPr="009676D7">
              <w:rPr>
                <w:rFonts w:ascii="Times New Roman" w:eastAsia="Calibri" w:hAnsi="Times New Roman" w:cs="Times New Roman"/>
                <w:sz w:val="16"/>
                <w:szCs w:val="16"/>
              </w:rPr>
              <w:t>%</w:t>
            </w:r>
          </w:p>
        </w:tc>
        <w:tc>
          <w:tcPr>
            <w:tcW w:w="1250" w:type="pct"/>
          </w:tcPr>
          <w:p w14:paraId="74AEB91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34,52</w:t>
            </w:r>
            <w:r w:rsidRPr="009676D7">
              <w:rPr>
                <w:rFonts w:ascii="Times New Roman" w:eastAsia="Calibri" w:hAnsi="Times New Roman" w:cs="Times New Roman"/>
                <w:sz w:val="16"/>
                <w:szCs w:val="16"/>
              </w:rPr>
              <w:t>%</w:t>
            </w:r>
          </w:p>
        </w:tc>
      </w:tr>
      <w:tr w:rsidR="004863D8" w:rsidRPr="009676D7" w14:paraId="4023D323" w14:textId="77777777" w:rsidTr="00F149A0">
        <w:trPr>
          <w:trHeight w:val="300"/>
        </w:trPr>
        <w:tc>
          <w:tcPr>
            <w:tcW w:w="1250" w:type="pct"/>
          </w:tcPr>
          <w:p w14:paraId="5843802B"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Toledo</w:t>
            </w:r>
          </w:p>
        </w:tc>
        <w:tc>
          <w:tcPr>
            <w:tcW w:w="1250" w:type="pct"/>
          </w:tcPr>
          <w:p w14:paraId="3098C4D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4,92</w:t>
            </w:r>
            <w:r w:rsidRPr="009676D7">
              <w:rPr>
                <w:rFonts w:ascii="Times New Roman" w:eastAsia="Calibri" w:hAnsi="Times New Roman" w:cs="Times New Roman"/>
                <w:sz w:val="16"/>
                <w:szCs w:val="16"/>
              </w:rPr>
              <w:t>%</w:t>
            </w:r>
          </w:p>
        </w:tc>
        <w:tc>
          <w:tcPr>
            <w:tcW w:w="1250" w:type="pct"/>
          </w:tcPr>
          <w:p w14:paraId="6FC54AE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3,36</w:t>
            </w:r>
            <w:r w:rsidRPr="009676D7">
              <w:rPr>
                <w:rFonts w:ascii="Times New Roman" w:eastAsia="Calibri" w:hAnsi="Times New Roman" w:cs="Times New Roman"/>
                <w:sz w:val="16"/>
                <w:szCs w:val="16"/>
              </w:rPr>
              <w:t>%</w:t>
            </w:r>
          </w:p>
        </w:tc>
        <w:tc>
          <w:tcPr>
            <w:tcW w:w="1250" w:type="pct"/>
          </w:tcPr>
          <w:p w14:paraId="7ED8042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21,81</w:t>
            </w:r>
            <w:r w:rsidRPr="009676D7">
              <w:rPr>
                <w:rFonts w:ascii="Times New Roman" w:eastAsia="Calibri" w:hAnsi="Times New Roman" w:cs="Times New Roman"/>
                <w:sz w:val="16"/>
                <w:szCs w:val="16"/>
              </w:rPr>
              <w:t>%</w:t>
            </w:r>
          </w:p>
        </w:tc>
      </w:tr>
      <w:tr w:rsidR="004863D8" w:rsidRPr="009676D7" w14:paraId="5EEC65DA" w14:textId="77777777" w:rsidTr="00F149A0">
        <w:trPr>
          <w:trHeight w:val="300"/>
        </w:trPr>
        <w:tc>
          <w:tcPr>
            <w:tcW w:w="1250" w:type="pct"/>
          </w:tcPr>
          <w:p w14:paraId="3967BB82"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Valdivia</w:t>
            </w:r>
          </w:p>
        </w:tc>
        <w:tc>
          <w:tcPr>
            <w:tcW w:w="1250" w:type="pct"/>
          </w:tcPr>
          <w:p w14:paraId="5B91433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3,49</w:t>
            </w:r>
            <w:r w:rsidRPr="009676D7">
              <w:rPr>
                <w:rFonts w:ascii="Times New Roman" w:eastAsia="Calibri" w:hAnsi="Times New Roman" w:cs="Times New Roman"/>
                <w:sz w:val="16"/>
                <w:szCs w:val="16"/>
              </w:rPr>
              <w:t>%</w:t>
            </w:r>
          </w:p>
        </w:tc>
        <w:tc>
          <w:tcPr>
            <w:tcW w:w="1250" w:type="pct"/>
          </w:tcPr>
          <w:p w14:paraId="6ECD734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8,81</w:t>
            </w:r>
            <w:r w:rsidRPr="009676D7">
              <w:rPr>
                <w:rFonts w:ascii="Times New Roman" w:eastAsia="Calibri" w:hAnsi="Times New Roman" w:cs="Times New Roman"/>
                <w:sz w:val="16"/>
                <w:szCs w:val="16"/>
              </w:rPr>
              <w:t>%</w:t>
            </w:r>
          </w:p>
        </w:tc>
        <w:tc>
          <w:tcPr>
            <w:tcW w:w="1250" w:type="pct"/>
          </w:tcPr>
          <w:p w14:paraId="5ACBFE6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25,08</w:t>
            </w:r>
            <w:r w:rsidRPr="009676D7">
              <w:rPr>
                <w:rFonts w:ascii="Times New Roman" w:eastAsia="Calibri" w:hAnsi="Times New Roman" w:cs="Times New Roman"/>
                <w:sz w:val="16"/>
                <w:szCs w:val="16"/>
              </w:rPr>
              <w:t>%</w:t>
            </w:r>
          </w:p>
        </w:tc>
      </w:tr>
      <w:tr w:rsidR="004863D8" w:rsidRPr="009676D7" w14:paraId="538C9127" w14:textId="77777777" w:rsidTr="00F149A0">
        <w:trPr>
          <w:trHeight w:val="300"/>
        </w:trPr>
        <w:tc>
          <w:tcPr>
            <w:tcW w:w="1250" w:type="pct"/>
          </w:tcPr>
          <w:p w14:paraId="2E0C3643"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Yarumal</w:t>
            </w:r>
          </w:p>
        </w:tc>
        <w:tc>
          <w:tcPr>
            <w:tcW w:w="1250" w:type="pct"/>
          </w:tcPr>
          <w:p w14:paraId="258A688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8,44</w:t>
            </w:r>
            <w:r w:rsidRPr="009676D7">
              <w:rPr>
                <w:rFonts w:ascii="Times New Roman" w:eastAsia="Calibri" w:hAnsi="Times New Roman" w:cs="Times New Roman"/>
                <w:sz w:val="16"/>
                <w:szCs w:val="16"/>
              </w:rPr>
              <w:t>%</w:t>
            </w:r>
          </w:p>
        </w:tc>
        <w:tc>
          <w:tcPr>
            <w:tcW w:w="1250" w:type="pct"/>
          </w:tcPr>
          <w:p w14:paraId="49D9DC9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10,58</w:t>
            </w:r>
            <w:r w:rsidRPr="009676D7">
              <w:rPr>
                <w:rFonts w:ascii="Times New Roman" w:eastAsia="Calibri" w:hAnsi="Times New Roman" w:cs="Times New Roman"/>
                <w:sz w:val="16"/>
                <w:szCs w:val="16"/>
              </w:rPr>
              <w:t>%</w:t>
            </w:r>
          </w:p>
        </w:tc>
        <w:tc>
          <w:tcPr>
            <w:tcW w:w="1250" w:type="pct"/>
          </w:tcPr>
          <w:p w14:paraId="45F1426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30,74</w:t>
            </w:r>
            <w:r w:rsidRPr="009676D7">
              <w:rPr>
                <w:rFonts w:ascii="Times New Roman" w:eastAsia="Calibri" w:hAnsi="Times New Roman" w:cs="Times New Roman"/>
                <w:sz w:val="16"/>
                <w:szCs w:val="16"/>
              </w:rPr>
              <w:t>%</w:t>
            </w:r>
          </w:p>
        </w:tc>
      </w:tr>
      <w:tr w:rsidR="004863D8" w:rsidRPr="009676D7" w14:paraId="2FE0747F" w14:textId="77777777" w:rsidTr="00F149A0">
        <w:trPr>
          <w:trHeight w:val="300"/>
        </w:trPr>
        <w:tc>
          <w:tcPr>
            <w:tcW w:w="1250" w:type="pct"/>
          </w:tcPr>
          <w:p w14:paraId="52A9600E" w14:textId="77777777" w:rsidR="004863D8" w:rsidRPr="009676D7" w:rsidRDefault="004863D8" w:rsidP="00F149A0">
            <w:pPr>
              <w:spacing w:line="276" w:lineRule="auto"/>
              <w:jc w:val="left"/>
              <w:rPr>
                <w:rFonts w:ascii="Times New Roman" w:eastAsia="Calibri" w:hAnsi="Times New Roman" w:cs="Times New Roman"/>
                <w:b/>
                <w:sz w:val="16"/>
                <w:szCs w:val="16"/>
              </w:rPr>
            </w:pPr>
            <w:r w:rsidRPr="009676D7">
              <w:rPr>
                <w:rFonts w:ascii="Times New Roman" w:eastAsia="Calibri" w:hAnsi="Times New Roman" w:cs="Times New Roman"/>
                <w:b/>
                <w:sz w:val="16"/>
                <w:szCs w:val="16"/>
              </w:rPr>
              <w:t>Total, Provincia (*)</w:t>
            </w:r>
          </w:p>
        </w:tc>
        <w:tc>
          <w:tcPr>
            <w:tcW w:w="1250" w:type="pct"/>
          </w:tcPr>
          <w:p w14:paraId="46D6DF96"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5,87</w:t>
            </w:r>
            <w:r w:rsidRPr="009676D7">
              <w:rPr>
                <w:rFonts w:ascii="Times New Roman" w:eastAsia="Calibri" w:hAnsi="Times New Roman" w:cs="Times New Roman"/>
                <w:b/>
                <w:sz w:val="16"/>
                <w:szCs w:val="16"/>
              </w:rPr>
              <w:t>%</w:t>
            </w:r>
          </w:p>
        </w:tc>
        <w:tc>
          <w:tcPr>
            <w:tcW w:w="1250" w:type="pct"/>
          </w:tcPr>
          <w:p w14:paraId="3C4C69E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8,10</w:t>
            </w:r>
            <w:r w:rsidRPr="009676D7">
              <w:rPr>
                <w:rFonts w:ascii="Times New Roman" w:eastAsia="Calibri" w:hAnsi="Times New Roman" w:cs="Times New Roman"/>
                <w:b/>
                <w:sz w:val="16"/>
                <w:szCs w:val="16"/>
              </w:rPr>
              <w:t>%*</w:t>
            </w:r>
          </w:p>
        </w:tc>
        <w:tc>
          <w:tcPr>
            <w:tcW w:w="1250" w:type="pct"/>
          </w:tcPr>
          <w:p w14:paraId="5A88097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27,32</w:t>
            </w:r>
            <w:r w:rsidRPr="009676D7">
              <w:rPr>
                <w:rFonts w:ascii="Times New Roman" w:eastAsia="Calibri" w:hAnsi="Times New Roman" w:cs="Times New Roman"/>
                <w:b/>
                <w:sz w:val="16"/>
                <w:szCs w:val="16"/>
              </w:rPr>
              <w:t>%</w:t>
            </w:r>
          </w:p>
        </w:tc>
      </w:tr>
      <w:tr w:rsidR="004863D8" w:rsidRPr="009676D7" w14:paraId="59D6174F" w14:textId="77777777" w:rsidTr="00F149A0">
        <w:trPr>
          <w:trHeight w:val="300"/>
        </w:trPr>
        <w:tc>
          <w:tcPr>
            <w:tcW w:w="1250" w:type="pct"/>
          </w:tcPr>
          <w:p w14:paraId="50E20A8C" w14:textId="77777777" w:rsidR="004863D8" w:rsidRPr="009676D7" w:rsidRDefault="004863D8" w:rsidP="00F149A0">
            <w:pPr>
              <w:spacing w:line="276" w:lineRule="auto"/>
              <w:jc w:val="left"/>
              <w:rPr>
                <w:rFonts w:ascii="Times New Roman" w:eastAsia="Calibri" w:hAnsi="Times New Roman" w:cs="Times New Roman"/>
                <w:b/>
                <w:sz w:val="16"/>
                <w:szCs w:val="16"/>
              </w:rPr>
            </w:pPr>
            <w:r w:rsidRPr="009676D7">
              <w:rPr>
                <w:rFonts w:ascii="Times New Roman" w:eastAsia="Calibri" w:hAnsi="Times New Roman" w:cs="Times New Roman"/>
                <w:b/>
                <w:sz w:val="16"/>
                <w:szCs w:val="16"/>
              </w:rPr>
              <w:t>Total, Subregión</w:t>
            </w:r>
          </w:p>
        </w:tc>
        <w:tc>
          <w:tcPr>
            <w:tcW w:w="1250" w:type="pct"/>
          </w:tcPr>
          <w:p w14:paraId="0ABB719B"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6,64</w:t>
            </w:r>
            <w:r w:rsidRPr="009676D7">
              <w:rPr>
                <w:rFonts w:ascii="Times New Roman" w:eastAsia="Calibri" w:hAnsi="Times New Roman" w:cs="Times New Roman"/>
                <w:b/>
                <w:sz w:val="16"/>
                <w:szCs w:val="16"/>
              </w:rPr>
              <w:t>%</w:t>
            </w:r>
          </w:p>
        </w:tc>
        <w:tc>
          <w:tcPr>
            <w:tcW w:w="1250" w:type="pct"/>
          </w:tcPr>
          <w:p w14:paraId="54020B7E"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10,32</w:t>
            </w:r>
            <w:r w:rsidRPr="009676D7">
              <w:rPr>
                <w:rFonts w:ascii="Times New Roman" w:eastAsia="Calibri" w:hAnsi="Times New Roman" w:cs="Times New Roman"/>
                <w:b/>
                <w:sz w:val="16"/>
                <w:szCs w:val="16"/>
              </w:rPr>
              <w:t>%</w:t>
            </w:r>
          </w:p>
        </w:tc>
        <w:tc>
          <w:tcPr>
            <w:tcW w:w="1250" w:type="pct"/>
          </w:tcPr>
          <w:p w14:paraId="6D7FC5D9"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25,48</w:t>
            </w:r>
            <w:r w:rsidRPr="009676D7">
              <w:rPr>
                <w:rFonts w:ascii="Times New Roman" w:eastAsia="Calibri" w:hAnsi="Times New Roman" w:cs="Times New Roman"/>
                <w:b/>
                <w:sz w:val="16"/>
                <w:szCs w:val="16"/>
              </w:rPr>
              <w:t>%</w:t>
            </w:r>
          </w:p>
        </w:tc>
      </w:tr>
      <w:tr w:rsidR="004863D8" w:rsidRPr="009676D7" w14:paraId="52A568BF" w14:textId="77777777" w:rsidTr="00F149A0">
        <w:trPr>
          <w:trHeight w:val="300"/>
        </w:trPr>
        <w:tc>
          <w:tcPr>
            <w:tcW w:w="1250" w:type="pct"/>
          </w:tcPr>
          <w:p w14:paraId="054906BF" w14:textId="77777777" w:rsidR="004863D8" w:rsidRPr="009676D7" w:rsidRDefault="004863D8" w:rsidP="00F149A0">
            <w:pPr>
              <w:spacing w:line="276" w:lineRule="auto"/>
              <w:jc w:val="left"/>
              <w:rPr>
                <w:rFonts w:ascii="Times New Roman" w:eastAsia="Calibri" w:hAnsi="Times New Roman" w:cs="Times New Roman"/>
                <w:b/>
                <w:sz w:val="16"/>
                <w:szCs w:val="16"/>
              </w:rPr>
            </w:pPr>
            <w:r w:rsidRPr="009676D7">
              <w:rPr>
                <w:rFonts w:ascii="Times New Roman" w:eastAsia="Calibri" w:hAnsi="Times New Roman" w:cs="Times New Roman"/>
                <w:b/>
                <w:sz w:val="16"/>
                <w:szCs w:val="16"/>
              </w:rPr>
              <w:t>Total, Departamento</w:t>
            </w:r>
          </w:p>
        </w:tc>
        <w:tc>
          <w:tcPr>
            <w:tcW w:w="1250" w:type="pct"/>
          </w:tcPr>
          <w:p w14:paraId="5D948714"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7,41</w:t>
            </w:r>
            <w:r w:rsidRPr="009676D7">
              <w:rPr>
                <w:rFonts w:ascii="Times New Roman" w:eastAsia="Calibri" w:hAnsi="Times New Roman" w:cs="Times New Roman"/>
                <w:b/>
                <w:sz w:val="16"/>
                <w:szCs w:val="16"/>
              </w:rPr>
              <w:t>%</w:t>
            </w:r>
          </w:p>
        </w:tc>
        <w:tc>
          <w:tcPr>
            <w:tcW w:w="1250" w:type="pct"/>
          </w:tcPr>
          <w:p w14:paraId="260F053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10,53</w:t>
            </w:r>
            <w:r w:rsidRPr="009676D7">
              <w:rPr>
                <w:rFonts w:ascii="Times New Roman" w:eastAsia="Calibri" w:hAnsi="Times New Roman" w:cs="Times New Roman"/>
                <w:b/>
                <w:sz w:val="16"/>
                <w:szCs w:val="16"/>
              </w:rPr>
              <w:t>%</w:t>
            </w:r>
          </w:p>
        </w:tc>
        <w:tc>
          <w:tcPr>
            <w:tcW w:w="1250" w:type="pct"/>
          </w:tcPr>
          <w:p w14:paraId="29483852"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24,56</w:t>
            </w:r>
            <w:r w:rsidRPr="009676D7">
              <w:rPr>
                <w:rFonts w:ascii="Times New Roman" w:eastAsia="Calibri" w:hAnsi="Times New Roman" w:cs="Times New Roman"/>
                <w:b/>
                <w:sz w:val="16"/>
                <w:szCs w:val="16"/>
              </w:rPr>
              <w:t>%</w:t>
            </w:r>
          </w:p>
        </w:tc>
      </w:tr>
    </w:tbl>
    <w:p w14:paraId="2EB041C0" w14:textId="77777777" w:rsidR="004863D8" w:rsidRPr="009676D7" w:rsidRDefault="004863D8" w:rsidP="004863D8">
      <w:pPr>
        <w:spacing w:before="0"/>
      </w:pPr>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xml:space="preserve"> Gobernación de Antioquia (s.f.-f). Cálculos propios.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9"/>
        <w:gridCol w:w="4419"/>
      </w:tblGrid>
      <w:tr w:rsidR="004863D8" w14:paraId="0A4077D5" w14:textId="77777777" w:rsidTr="00F149A0">
        <w:trPr>
          <w:trHeight w:val="300"/>
        </w:trPr>
        <w:tc>
          <w:tcPr>
            <w:tcW w:w="4770" w:type="dxa"/>
          </w:tcPr>
          <w:p w14:paraId="3AD73ED6" w14:textId="77777777" w:rsidR="004863D8" w:rsidRDefault="004863D8" w:rsidP="00F149A0">
            <w:pPr>
              <w:pStyle w:val="Caption"/>
              <w:keepNext/>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 xml:space="preserve">Gráfica </w:t>
            </w:r>
            <w:r w:rsidRPr="75AA67FD">
              <w:rPr>
                <w:rFonts w:ascii="Times New Roman" w:hAnsi="Times New Roman" w:cs="Times New Roman"/>
                <w:i w:val="0"/>
                <w:iCs w:val="0"/>
                <w:sz w:val="20"/>
                <w:szCs w:val="20"/>
              </w:rPr>
              <w:fldChar w:fldCharType="begin"/>
            </w:r>
            <w:r w:rsidRPr="75AA67FD">
              <w:rPr>
                <w:rFonts w:ascii="Times New Roman" w:hAnsi="Times New Roman" w:cs="Times New Roman"/>
                <w:i w:val="0"/>
                <w:iCs w:val="0"/>
                <w:sz w:val="20"/>
                <w:szCs w:val="20"/>
              </w:rPr>
              <w:instrText xml:space="preserve"> SEQ Gráfica \* ARABIC </w:instrText>
            </w:r>
            <w:r w:rsidRPr="75AA67FD">
              <w:rPr>
                <w:rFonts w:ascii="Times New Roman" w:hAnsi="Times New Roman" w:cs="Times New Roman"/>
                <w:i w:val="0"/>
                <w:iCs w:val="0"/>
                <w:sz w:val="20"/>
                <w:szCs w:val="20"/>
              </w:rPr>
              <w:fldChar w:fldCharType="separate"/>
            </w:r>
            <w:r w:rsidRPr="75AA67FD">
              <w:rPr>
                <w:rFonts w:ascii="Times New Roman" w:hAnsi="Times New Roman" w:cs="Times New Roman"/>
                <w:i w:val="0"/>
                <w:iCs w:val="0"/>
                <w:noProof/>
                <w:sz w:val="20"/>
                <w:szCs w:val="20"/>
              </w:rPr>
              <w:t>X</w:t>
            </w:r>
            <w:r w:rsidRPr="75AA67FD">
              <w:rPr>
                <w:rFonts w:ascii="Times New Roman" w:hAnsi="Times New Roman" w:cs="Times New Roman"/>
                <w:i w:val="0"/>
                <w:iCs w:val="0"/>
                <w:sz w:val="20"/>
                <w:szCs w:val="20"/>
              </w:rPr>
              <w:fldChar w:fldCharType="end"/>
            </w:r>
            <w:r w:rsidRPr="75AA67FD">
              <w:rPr>
                <w:rFonts w:ascii="Times New Roman" w:hAnsi="Times New Roman" w:cs="Times New Roman"/>
                <w:i w:val="0"/>
                <w:iCs w:val="0"/>
                <w:sz w:val="20"/>
                <w:szCs w:val="20"/>
              </w:rPr>
              <w:t>. Tasa de desocupación total vs. Tasa de desocupación de jóvenes por municipio — 2023</w:t>
            </w:r>
          </w:p>
          <w:p w14:paraId="6E927AA5" w14:textId="77777777" w:rsidR="004863D8" w:rsidRDefault="004863D8" w:rsidP="00F149A0">
            <w:pPr>
              <w:keepNext/>
            </w:pPr>
            <w:r>
              <w:rPr>
                <w:noProof/>
                <w:lang w:eastAsia="es-CO"/>
              </w:rPr>
              <w:drawing>
                <wp:inline distT="0" distB="0" distL="0" distR="0" wp14:anchorId="1FD8CE59" wp14:editId="5B70E44D">
                  <wp:extent cx="2895600" cy="1733550"/>
                  <wp:effectExtent l="0" t="0" r="0" b="0"/>
                  <wp:docPr id="144084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4174" name="Picture 144084174"/>
                          <pic:cNvPicPr/>
                        </pic:nvPicPr>
                        <pic:blipFill>
                          <a:blip r:embed="rId39">
                            <a:extLst>
                              <a:ext uri="{28A0092B-C50C-407E-A947-70E740481C1C}">
                                <a14:useLocalDpi xmlns:a14="http://schemas.microsoft.com/office/drawing/2010/main"/>
                              </a:ext>
                            </a:extLst>
                          </a:blip>
                          <a:stretch>
                            <a:fillRect/>
                          </a:stretch>
                        </pic:blipFill>
                        <pic:spPr>
                          <a:xfrm>
                            <a:off x="0" y="0"/>
                            <a:ext cx="2895600" cy="1733550"/>
                          </a:xfrm>
                          <a:prstGeom prst="rect">
                            <a:avLst/>
                          </a:prstGeom>
                        </pic:spPr>
                      </pic:pic>
                    </a:graphicData>
                  </a:graphic>
                </wp:inline>
              </w:drawing>
            </w:r>
          </w:p>
          <w:p w14:paraId="04780328" w14:textId="77777777" w:rsidR="004863D8" w:rsidRDefault="004863D8" w:rsidP="00F149A0">
            <w:pPr>
              <w:keepNext/>
              <w:rPr>
                <w:rFonts w:ascii="Times New Roman" w:eastAsia="Arial" w:hAnsi="Times New Roman" w:cs="Times New Roman"/>
                <w:sz w:val="18"/>
                <w:szCs w:val="18"/>
              </w:rPr>
            </w:pPr>
            <w:r w:rsidRPr="75AA67FD">
              <w:rPr>
                <w:rFonts w:ascii="Times New Roman" w:eastAsia="Arial" w:hAnsi="Times New Roman" w:cs="Times New Roman"/>
                <w:b/>
                <w:bCs/>
                <w:sz w:val="18"/>
                <w:szCs w:val="18"/>
              </w:rPr>
              <w:t>Fuente:</w:t>
            </w:r>
            <w:r w:rsidRPr="75AA67FD">
              <w:rPr>
                <w:rFonts w:ascii="Times New Roman" w:eastAsia="Arial" w:hAnsi="Times New Roman" w:cs="Times New Roman"/>
                <w:sz w:val="18"/>
                <w:szCs w:val="18"/>
              </w:rPr>
              <w:t xml:space="preserve"> Gobernación de Antioquia (s.f.-b). Cálculos propios.</w:t>
            </w:r>
          </w:p>
        </w:tc>
        <w:tc>
          <w:tcPr>
            <w:tcW w:w="4770" w:type="dxa"/>
          </w:tcPr>
          <w:p w14:paraId="0B1DC8B6" w14:textId="77777777" w:rsidR="004863D8" w:rsidRDefault="004863D8" w:rsidP="00F149A0">
            <w:pPr>
              <w:pStyle w:val="Caption"/>
              <w:keepNext/>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 xml:space="preserve">Gráfica </w:t>
            </w:r>
            <w:r w:rsidRPr="75AA67FD">
              <w:rPr>
                <w:rFonts w:ascii="Times New Roman" w:hAnsi="Times New Roman" w:cs="Times New Roman"/>
                <w:i w:val="0"/>
                <w:iCs w:val="0"/>
                <w:sz w:val="20"/>
                <w:szCs w:val="20"/>
              </w:rPr>
              <w:fldChar w:fldCharType="begin"/>
            </w:r>
            <w:r w:rsidRPr="75AA67FD">
              <w:rPr>
                <w:rFonts w:ascii="Times New Roman" w:hAnsi="Times New Roman" w:cs="Times New Roman"/>
                <w:i w:val="0"/>
                <w:iCs w:val="0"/>
                <w:sz w:val="20"/>
                <w:szCs w:val="20"/>
              </w:rPr>
              <w:instrText xml:space="preserve"> SEQ Gráfica \* ARABIC </w:instrText>
            </w:r>
            <w:r w:rsidRPr="75AA67FD">
              <w:rPr>
                <w:rFonts w:ascii="Times New Roman" w:hAnsi="Times New Roman" w:cs="Times New Roman"/>
                <w:i w:val="0"/>
                <w:iCs w:val="0"/>
                <w:sz w:val="20"/>
                <w:szCs w:val="20"/>
              </w:rPr>
              <w:fldChar w:fldCharType="separate"/>
            </w:r>
            <w:r w:rsidRPr="75AA67FD">
              <w:rPr>
                <w:rFonts w:ascii="Times New Roman" w:hAnsi="Times New Roman" w:cs="Times New Roman"/>
                <w:i w:val="0"/>
                <w:iCs w:val="0"/>
                <w:noProof/>
                <w:sz w:val="20"/>
                <w:szCs w:val="20"/>
              </w:rPr>
              <w:t>X</w:t>
            </w:r>
            <w:r w:rsidRPr="75AA67FD">
              <w:rPr>
                <w:rFonts w:ascii="Times New Roman" w:hAnsi="Times New Roman" w:cs="Times New Roman"/>
                <w:i w:val="0"/>
                <w:iCs w:val="0"/>
                <w:sz w:val="20"/>
                <w:szCs w:val="20"/>
              </w:rPr>
              <w:fldChar w:fldCharType="end"/>
            </w:r>
            <w:r w:rsidRPr="75AA67FD">
              <w:rPr>
                <w:rFonts w:ascii="Times New Roman" w:hAnsi="Times New Roman" w:cs="Times New Roman"/>
                <w:i w:val="0"/>
                <w:iCs w:val="0"/>
                <w:sz w:val="20"/>
                <w:szCs w:val="20"/>
              </w:rPr>
              <w:t>. Porcentaje de jóvenes NiNi por municipio - 2023.</w:t>
            </w:r>
          </w:p>
          <w:p w14:paraId="10A9A3EB" w14:textId="77777777" w:rsidR="004863D8" w:rsidRDefault="004863D8" w:rsidP="00F149A0">
            <w:pPr>
              <w:spacing w:after="120" w:line="276" w:lineRule="auto"/>
              <w:contextualSpacing/>
            </w:pPr>
            <w:r>
              <w:rPr>
                <w:noProof/>
                <w:lang w:eastAsia="es-CO"/>
              </w:rPr>
              <w:drawing>
                <wp:inline distT="0" distB="0" distL="0" distR="0" wp14:anchorId="14F3521D" wp14:editId="55A1EAD7">
                  <wp:extent cx="2895600" cy="1781175"/>
                  <wp:effectExtent l="0" t="0" r="0" b="0"/>
                  <wp:docPr id="1974519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19104" name="Picture 1974519104"/>
                          <pic:cNvPicPr/>
                        </pic:nvPicPr>
                        <pic:blipFill>
                          <a:blip r:embed="rId40">
                            <a:extLst>
                              <a:ext uri="{28A0092B-C50C-407E-A947-70E740481C1C}">
                                <a14:useLocalDpi xmlns:a14="http://schemas.microsoft.com/office/drawing/2010/main"/>
                              </a:ext>
                            </a:extLst>
                          </a:blip>
                          <a:stretch>
                            <a:fillRect/>
                          </a:stretch>
                        </pic:blipFill>
                        <pic:spPr>
                          <a:xfrm>
                            <a:off x="0" y="0"/>
                            <a:ext cx="2895600" cy="1781175"/>
                          </a:xfrm>
                          <a:prstGeom prst="rect">
                            <a:avLst/>
                          </a:prstGeom>
                        </pic:spPr>
                      </pic:pic>
                    </a:graphicData>
                  </a:graphic>
                </wp:inline>
              </w:drawing>
            </w:r>
          </w:p>
          <w:p w14:paraId="570231E1" w14:textId="77777777" w:rsidR="004863D8" w:rsidRDefault="004863D8" w:rsidP="00F149A0">
            <w:pPr>
              <w:spacing w:after="120" w:line="276" w:lineRule="auto"/>
              <w:contextualSpacing/>
              <w:rPr>
                <w:rFonts w:ascii="Times New Roman" w:eastAsia="Times New Roman" w:hAnsi="Times New Roman" w:cs="Times New Roman"/>
                <w:sz w:val="20"/>
                <w:szCs w:val="20"/>
              </w:rPr>
            </w:pPr>
            <w:r w:rsidRPr="75AA67FD">
              <w:rPr>
                <w:rFonts w:ascii="Times New Roman" w:eastAsia="Arial" w:hAnsi="Times New Roman" w:cs="Times New Roman"/>
                <w:b/>
                <w:bCs/>
                <w:sz w:val="18"/>
                <w:szCs w:val="18"/>
              </w:rPr>
              <w:t>Fuente:</w:t>
            </w:r>
            <w:r w:rsidRPr="75AA67FD">
              <w:rPr>
                <w:rFonts w:ascii="Times New Roman" w:eastAsia="Arial" w:hAnsi="Times New Roman" w:cs="Times New Roman"/>
                <w:sz w:val="18"/>
                <w:szCs w:val="18"/>
              </w:rPr>
              <w:t xml:space="preserve"> Gobernación de Antioquia (s.f.-b). Cálculos propios. </w:t>
            </w:r>
          </w:p>
        </w:tc>
      </w:tr>
    </w:tbl>
    <w:p w14:paraId="6641D9DA" w14:textId="77777777" w:rsidR="004863D8" w:rsidRDefault="004863D8" w:rsidP="004863D8">
      <w:pPr>
        <w:spacing w:before="0"/>
        <w:rPr>
          <w:rFonts w:ascii="Times New Roman" w:eastAsia="Arial" w:hAnsi="Times New Roman" w:cs="Times New Roman"/>
          <w:sz w:val="18"/>
          <w:szCs w:val="18"/>
        </w:rPr>
      </w:pPr>
    </w:p>
    <w:p w14:paraId="074F783C" w14:textId="77777777" w:rsidR="004863D8" w:rsidRPr="009676D7" w:rsidRDefault="004863D8" w:rsidP="004863D8">
      <w:pPr>
        <w:contextualSpacing/>
        <w:rPr>
          <w:rFonts w:ascii="Times New Roman" w:eastAsia="Arial" w:hAnsi="Times New Roman" w:cs="Times New Roman"/>
        </w:rPr>
      </w:pPr>
      <w:r w:rsidRPr="009676D7">
        <w:rPr>
          <w:rFonts w:ascii="Times New Roman" w:eastAsia="Arial" w:hAnsi="Times New Roman" w:cs="Times New Roman"/>
        </w:rPr>
        <w:t xml:space="preserve">Sintetizando, los indicadores de pobreza y mercado laboral confirman que la PAP </w:t>
      </w:r>
      <w:r>
        <w:rPr>
          <w:rFonts w:ascii="Times New Roman" w:eastAsia="Arial" w:hAnsi="Times New Roman" w:cs="Times New Roman"/>
        </w:rPr>
        <w:t>Bio-energética</w:t>
      </w:r>
      <w:r w:rsidRPr="009676D7">
        <w:rPr>
          <w:rFonts w:ascii="Times New Roman" w:eastAsia="Arial" w:hAnsi="Times New Roman" w:cs="Times New Roman"/>
        </w:rPr>
        <w:t xml:space="preserve"> del Norte de Antioquia enfrenta un escenario de vulnerabilidad multidimensional profunda; la elevada dependencia demográfica, el envejecimiento poblacional y la emigración juvenil se combinan con niveles de pobreza superiores a los referentes departamentales, particularmente en las áreas rurales, donde persisten mayores carencias en términos de acceso a bienes y servicios básicos, observado bajo distintas métricas. A ello se suma una estructura laboral caracterizada por altos niveles de informalidad y una proporción significativa de jóvenes que no estudian ni trabajan, factores que limitan la generación de ingresos, reducen las oportunidades de movilidad social y dificultan el aprovechamiento del potencial productivo del territorio. En este contexto, el PEMP debe priorizar estrategias orientadas a fortalecer el empleo formal, ampliar las oportunidades educativas y económicas para la población rural y juvenil, y contribuir al cierre de las brechas territoriales que afectan las condiciones de vida de los habitantes de la provincia.</w:t>
      </w:r>
    </w:p>
    <w:p w14:paraId="0EC448D4" w14:textId="77777777" w:rsidR="004863D8" w:rsidRDefault="004863D8" w:rsidP="004863D8">
      <w:pPr>
        <w:pStyle w:val="Heading4"/>
        <w:rPr>
          <w:rFonts w:ascii="Times New Roman" w:hAnsi="Times New Roman" w:cs="Times New Roman"/>
        </w:rPr>
      </w:pPr>
      <w:r w:rsidRPr="009676D7">
        <w:rPr>
          <w:rFonts w:ascii="Times New Roman" w:hAnsi="Times New Roman" w:cs="Times New Roman"/>
        </w:rPr>
        <w:t>Productividad y competitividad</w:t>
      </w:r>
    </w:p>
    <w:p w14:paraId="1B2A94E1" w14:textId="77777777" w:rsidR="004863D8" w:rsidRPr="009676D7" w:rsidRDefault="004863D8" w:rsidP="004863D8">
      <w:r w:rsidRPr="75AA67FD">
        <w:rPr>
          <w:rFonts w:ascii="Times New Roman" w:eastAsia="Arial" w:hAnsi="Times New Roman" w:cs="Times New Roman"/>
        </w:rPr>
        <w:t>La productividad y la competitividad constituyen dimensiones fundamentales para comprender la capacidad de un territorio para generar riqueza, atraer inversión y mejorar las condiciones de vida de su población. En el caso de la PAP Bio-energética del Norte de Antioquia, el análisis de estos factores permite identificar tanto las fortalezas asociadas a sus activos territoriales como las limitaciones que aún restringen la generación de valor agregado, la diversificación económica y la inserción competitiva de sus municipios en los mercados regionales y nacionales.</w:t>
      </w:r>
    </w:p>
    <w:p w14:paraId="4B9E477E" w14:textId="77777777" w:rsidR="004863D8" w:rsidRPr="009676D7" w:rsidRDefault="004863D8" w:rsidP="004863D8">
      <w:pPr>
        <w:rPr>
          <w:rFonts w:ascii="Times New Roman" w:hAnsi="Times New Roman" w:cs="Times New Roman"/>
          <w:i/>
          <w:iCs/>
        </w:rPr>
      </w:pPr>
      <w:r w:rsidRPr="75AA67FD">
        <w:rPr>
          <w:rFonts w:ascii="Times New Roman" w:eastAsia="Times New Roman" w:hAnsi="Times New Roman" w:cs="Times New Roman"/>
        </w:rPr>
        <w:t>Como se observa en la Tabla 25, en 2024 la Provincia generó aproximadamente $3.794,7 miles de millones de pesos corrientes, lo que representa el 1,65% del valor agregado departamental. Yarumal concentra el mayor volumen de valor agregado provincial ($1.043,0 miles de millones, equivalente al 27,5%), seguido por Gómez Plata ($597,5 miles de millones; 15,7%) e Ituango ($422,4 miles de millones; 11,1%), mientras que municipios como San José de la Montaña (1,7%) y Carolina del Príncipe (2,6%) aportan participaciones más reducidas. A escala departamental, Yarumal también registra la mayor contribución de la provincia al valor agregado de Antioquia (0,45%), seguido por Gómez Plata (0,26%) y Angostura (0,21%). Estos resultados evidencian una importante concentración de la actividad económica provincial en un número reducido de municipios.</w:t>
      </w:r>
      <w:r w:rsidRPr="75AA67FD">
        <w:rPr>
          <w:rFonts w:ascii="Times New Roman" w:hAnsi="Times New Roman" w:cs="Times New Roman"/>
        </w:rPr>
        <w:t xml:space="preserve"> </w:t>
      </w:r>
    </w:p>
    <w:p w14:paraId="122978C1" w14:textId="77777777" w:rsidR="004863D8" w:rsidRPr="009676D7" w:rsidRDefault="004863D8" w:rsidP="004863D8">
      <w:pPr>
        <w:pStyle w:val="Caption"/>
        <w:keepNext/>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 xml:space="preserve">Tabla </w:t>
      </w:r>
      <w:r w:rsidRPr="75AA67FD">
        <w:rPr>
          <w:rFonts w:ascii="Times New Roman" w:hAnsi="Times New Roman" w:cs="Times New Roman"/>
          <w:i w:val="0"/>
          <w:iCs w:val="0"/>
          <w:sz w:val="20"/>
          <w:szCs w:val="20"/>
        </w:rPr>
        <w:fldChar w:fldCharType="begin"/>
      </w:r>
      <w:r w:rsidRPr="75AA67FD">
        <w:rPr>
          <w:rFonts w:ascii="Times New Roman" w:hAnsi="Times New Roman" w:cs="Times New Roman"/>
          <w:i w:val="0"/>
          <w:iCs w:val="0"/>
          <w:sz w:val="20"/>
          <w:szCs w:val="20"/>
        </w:rPr>
        <w:instrText xml:space="preserve"> SEQ Tabla \* ARABIC </w:instrText>
      </w:r>
      <w:r w:rsidRPr="75AA67FD">
        <w:rPr>
          <w:rFonts w:ascii="Times New Roman" w:hAnsi="Times New Roman" w:cs="Times New Roman"/>
          <w:i w:val="0"/>
          <w:iCs w:val="0"/>
          <w:sz w:val="20"/>
          <w:szCs w:val="20"/>
        </w:rPr>
        <w:fldChar w:fldCharType="separate"/>
      </w:r>
      <w:r>
        <w:rPr>
          <w:rFonts w:ascii="Times New Roman" w:hAnsi="Times New Roman" w:cs="Times New Roman"/>
          <w:i w:val="0"/>
          <w:iCs w:val="0"/>
          <w:noProof/>
          <w:sz w:val="20"/>
          <w:szCs w:val="20"/>
        </w:rPr>
        <w:t>26</w:t>
      </w:r>
      <w:r w:rsidRPr="75AA67FD">
        <w:rPr>
          <w:rFonts w:ascii="Times New Roman" w:hAnsi="Times New Roman" w:cs="Times New Roman"/>
          <w:i w:val="0"/>
          <w:iCs w:val="0"/>
          <w:sz w:val="20"/>
          <w:szCs w:val="20"/>
        </w:rPr>
        <w:fldChar w:fldCharType="end"/>
      </w:r>
      <w:r w:rsidRPr="75AA67FD">
        <w:rPr>
          <w:rFonts w:ascii="Times New Roman" w:hAnsi="Times New Roman" w:cs="Times New Roman"/>
          <w:i w:val="0"/>
          <w:iCs w:val="0"/>
          <w:sz w:val="20"/>
          <w:szCs w:val="20"/>
        </w:rPr>
        <w:t>. Valor agregado total y por sectores en los municipios de la PAP Bio-energética del Norte de Antioquia - 2024.</w:t>
      </w:r>
    </w:p>
    <w:tbl>
      <w:tblPr>
        <w:tblStyle w:val="TableGrid"/>
        <w:tblW w:w="8836" w:type="dxa"/>
        <w:tblLook w:val="04A0" w:firstRow="1" w:lastRow="0" w:firstColumn="1" w:lastColumn="0" w:noHBand="0" w:noVBand="1"/>
      </w:tblPr>
      <w:tblGrid>
        <w:gridCol w:w="1643"/>
        <w:gridCol w:w="1069"/>
        <w:gridCol w:w="1070"/>
        <w:gridCol w:w="1069"/>
        <w:gridCol w:w="1070"/>
        <w:gridCol w:w="1305"/>
        <w:gridCol w:w="1610"/>
      </w:tblGrid>
      <w:tr w:rsidR="004863D8" w:rsidRPr="009676D7" w14:paraId="182FD491" w14:textId="77777777" w:rsidTr="00F149A0">
        <w:trPr>
          <w:trHeight w:val="300"/>
        </w:trPr>
        <w:tc>
          <w:tcPr>
            <w:tcW w:w="1643" w:type="dxa"/>
            <w:shd w:val="clear" w:color="auto" w:fill="002060"/>
            <w:vAlign w:val="center"/>
          </w:tcPr>
          <w:p w14:paraId="5C0A3EA2" w14:textId="77777777" w:rsidR="004863D8" w:rsidRPr="009676D7" w:rsidRDefault="004863D8" w:rsidP="00F149A0">
            <w:pPr>
              <w:spacing w:line="276" w:lineRule="auto"/>
              <w:jc w:val="center"/>
              <w:rPr>
                <w:rFonts w:ascii="Times New Roman" w:eastAsia="Calibri"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Municipio</w:t>
            </w:r>
          </w:p>
        </w:tc>
        <w:tc>
          <w:tcPr>
            <w:tcW w:w="1069" w:type="dxa"/>
            <w:shd w:val="clear" w:color="auto" w:fill="002060"/>
            <w:vAlign w:val="center"/>
          </w:tcPr>
          <w:p w14:paraId="1011A160" w14:textId="77777777" w:rsidR="004863D8" w:rsidRPr="009676D7" w:rsidRDefault="004863D8" w:rsidP="00F149A0">
            <w:pPr>
              <w:spacing w:line="276" w:lineRule="auto"/>
              <w:jc w:val="center"/>
              <w:rPr>
                <w:rFonts w:ascii="Times New Roman" w:eastAsia="Calibri"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Valor agregado (*)</w:t>
            </w:r>
          </w:p>
        </w:tc>
        <w:tc>
          <w:tcPr>
            <w:tcW w:w="1070" w:type="dxa"/>
            <w:shd w:val="clear" w:color="auto" w:fill="002060"/>
            <w:vAlign w:val="center"/>
          </w:tcPr>
          <w:p w14:paraId="0F688F28" w14:textId="77777777" w:rsidR="004863D8" w:rsidRPr="009676D7" w:rsidRDefault="004863D8" w:rsidP="00F149A0">
            <w:pPr>
              <w:spacing w:line="276" w:lineRule="auto"/>
              <w:jc w:val="center"/>
              <w:rPr>
                <w:rFonts w:ascii="Times New Roman" w:eastAsia="Calibri"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Actividades primarias</w:t>
            </w:r>
          </w:p>
        </w:tc>
        <w:tc>
          <w:tcPr>
            <w:tcW w:w="1069" w:type="dxa"/>
            <w:shd w:val="clear" w:color="auto" w:fill="002060"/>
            <w:vAlign w:val="center"/>
          </w:tcPr>
          <w:p w14:paraId="3948BC9C" w14:textId="77777777" w:rsidR="004863D8" w:rsidRPr="009676D7" w:rsidRDefault="004863D8" w:rsidP="00F149A0">
            <w:pPr>
              <w:spacing w:line="276" w:lineRule="auto"/>
              <w:jc w:val="center"/>
              <w:rPr>
                <w:rFonts w:ascii="Times New Roman" w:eastAsia="Calibri"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Actividades secundarias</w:t>
            </w:r>
          </w:p>
        </w:tc>
        <w:tc>
          <w:tcPr>
            <w:tcW w:w="1070" w:type="dxa"/>
            <w:shd w:val="clear" w:color="auto" w:fill="002060"/>
            <w:vAlign w:val="center"/>
          </w:tcPr>
          <w:p w14:paraId="367886A9" w14:textId="77777777" w:rsidR="004863D8" w:rsidRPr="009676D7" w:rsidRDefault="004863D8" w:rsidP="00F149A0">
            <w:pPr>
              <w:spacing w:line="276" w:lineRule="auto"/>
              <w:jc w:val="center"/>
              <w:rPr>
                <w:rFonts w:ascii="Times New Roman" w:eastAsia="Calibri"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Actividades terciarias</w:t>
            </w:r>
          </w:p>
        </w:tc>
        <w:tc>
          <w:tcPr>
            <w:tcW w:w="1305" w:type="dxa"/>
            <w:shd w:val="clear" w:color="auto" w:fill="002060"/>
            <w:vAlign w:val="center"/>
          </w:tcPr>
          <w:p w14:paraId="48D2E101" w14:textId="77777777" w:rsidR="004863D8" w:rsidRPr="30A29D99" w:rsidRDefault="004863D8" w:rsidP="00F149A0">
            <w:pPr>
              <w:jc w:val="center"/>
              <w:rPr>
                <w:rFonts w:ascii="Times New Roman" w:eastAsia="Calibri" w:hAnsi="Times New Roman" w:cs="Times New Roman"/>
                <w:b/>
                <w:bCs/>
                <w:color w:val="FFFFFF" w:themeColor="background1"/>
                <w:sz w:val="16"/>
                <w:szCs w:val="16"/>
              </w:rPr>
            </w:pPr>
            <w:r w:rsidRPr="30A29D99">
              <w:rPr>
                <w:rFonts w:ascii="Times New Roman" w:eastAsia="Calibri" w:hAnsi="Times New Roman" w:cs="Times New Roman"/>
                <w:b/>
                <w:bCs/>
                <w:color w:val="FFFFFF" w:themeColor="background1"/>
                <w:sz w:val="16"/>
                <w:szCs w:val="16"/>
              </w:rPr>
              <w:t>Peso relativo municipal en el valor agregado provincial</w:t>
            </w:r>
          </w:p>
        </w:tc>
        <w:tc>
          <w:tcPr>
            <w:tcW w:w="1610" w:type="dxa"/>
            <w:shd w:val="clear" w:color="auto" w:fill="002060"/>
            <w:vAlign w:val="center"/>
          </w:tcPr>
          <w:p w14:paraId="5D0EB482"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75AA67FD">
              <w:rPr>
                <w:rFonts w:ascii="Times New Roman" w:eastAsia="Calibri" w:hAnsi="Times New Roman" w:cs="Times New Roman"/>
                <w:b/>
                <w:bCs/>
                <w:color w:val="FFFFFF" w:themeColor="background1"/>
                <w:sz w:val="16"/>
                <w:szCs w:val="16"/>
              </w:rPr>
              <w:t>Peso relativo municipal en el valor agregado departamental</w:t>
            </w:r>
          </w:p>
        </w:tc>
      </w:tr>
      <w:tr w:rsidR="004863D8" w:rsidRPr="009676D7" w14:paraId="3B4AEFFF" w14:textId="77777777" w:rsidTr="00F149A0">
        <w:trPr>
          <w:trHeight w:val="300"/>
        </w:trPr>
        <w:tc>
          <w:tcPr>
            <w:tcW w:w="1643" w:type="dxa"/>
          </w:tcPr>
          <w:p w14:paraId="7DFA8362" w14:textId="77777777" w:rsidR="004863D8" w:rsidRDefault="004863D8" w:rsidP="00F149A0">
            <w:pPr>
              <w:spacing w:before="0"/>
              <w:jc w:val="left"/>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Anorí</w:t>
            </w:r>
          </w:p>
        </w:tc>
        <w:tc>
          <w:tcPr>
            <w:tcW w:w="1069" w:type="dxa"/>
            <w:vAlign w:val="center"/>
          </w:tcPr>
          <w:p w14:paraId="0E8F3619"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 xml:space="preserve">$480.32 </w:t>
            </w:r>
          </w:p>
        </w:tc>
        <w:tc>
          <w:tcPr>
            <w:tcW w:w="1070" w:type="dxa"/>
            <w:vAlign w:val="center"/>
          </w:tcPr>
          <w:p w14:paraId="271B1B59"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$233.21</w:t>
            </w:r>
          </w:p>
        </w:tc>
        <w:tc>
          <w:tcPr>
            <w:tcW w:w="1069" w:type="dxa"/>
            <w:vAlign w:val="center"/>
          </w:tcPr>
          <w:p w14:paraId="55F4FCFF"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$13.64</w:t>
            </w:r>
          </w:p>
        </w:tc>
        <w:tc>
          <w:tcPr>
            <w:tcW w:w="1070" w:type="dxa"/>
            <w:vAlign w:val="center"/>
          </w:tcPr>
          <w:p w14:paraId="329AB068"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$233.47</w:t>
            </w:r>
          </w:p>
        </w:tc>
        <w:tc>
          <w:tcPr>
            <w:tcW w:w="1305" w:type="dxa"/>
            <w:vAlign w:val="center"/>
          </w:tcPr>
          <w:p w14:paraId="736E6397" w14:textId="77777777" w:rsidR="004863D8" w:rsidRPr="30A29D99" w:rsidRDefault="004863D8" w:rsidP="00F149A0">
            <w:pPr>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12.7%</w:t>
            </w:r>
          </w:p>
        </w:tc>
        <w:tc>
          <w:tcPr>
            <w:tcW w:w="1610" w:type="dxa"/>
            <w:vAlign w:val="center"/>
          </w:tcPr>
          <w:p w14:paraId="6CEF8194" w14:textId="77777777" w:rsidR="004863D8" w:rsidRDefault="004863D8" w:rsidP="00F149A0">
            <w:pPr>
              <w:spacing w:before="0" w:line="276" w:lineRule="auto"/>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0.09%</w:t>
            </w:r>
          </w:p>
        </w:tc>
      </w:tr>
      <w:tr w:rsidR="004863D8" w:rsidRPr="009676D7" w14:paraId="6A227BB6" w14:textId="77777777" w:rsidTr="00F149A0">
        <w:trPr>
          <w:trHeight w:val="300"/>
        </w:trPr>
        <w:tc>
          <w:tcPr>
            <w:tcW w:w="1643" w:type="dxa"/>
          </w:tcPr>
          <w:p w14:paraId="44E5CC66" w14:textId="77777777" w:rsidR="004863D8" w:rsidRDefault="004863D8" w:rsidP="00F149A0">
            <w:pPr>
              <w:spacing w:before="0"/>
              <w:jc w:val="left"/>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Angostura</w:t>
            </w:r>
          </w:p>
        </w:tc>
        <w:tc>
          <w:tcPr>
            <w:tcW w:w="1069" w:type="dxa"/>
            <w:vAlign w:val="center"/>
          </w:tcPr>
          <w:p w14:paraId="3EDF38D3"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 xml:space="preserve"> $198.68 </w:t>
            </w:r>
          </w:p>
        </w:tc>
        <w:tc>
          <w:tcPr>
            <w:tcW w:w="1070" w:type="dxa"/>
            <w:vAlign w:val="center"/>
          </w:tcPr>
          <w:p w14:paraId="1493D357"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$49.38</w:t>
            </w:r>
          </w:p>
        </w:tc>
        <w:tc>
          <w:tcPr>
            <w:tcW w:w="1069" w:type="dxa"/>
            <w:vAlign w:val="center"/>
          </w:tcPr>
          <w:p w14:paraId="061F7E89"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$9.46</w:t>
            </w:r>
          </w:p>
        </w:tc>
        <w:tc>
          <w:tcPr>
            <w:tcW w:w="1070" w:type="dxa"/>
            <w:vAlign w:val="center"/>
          </w:tcPr>
          <w:p w14:paraId="0145FDA7"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$139.83</w:t>
            </w:r>
          </w:p>
        </w:tc>
        <w:tc>
          <w:tcPr>
            <w:tcW w:w="1305" w:type="dxa"/>
            <w:vAlign w:val="center"/>
          </w:tcPr>
          <w:p w14:paraId="7520A5C3" w14:textId="77777777" w:rsidR="004863D8" w:rsidRPr="30A29D99" w:rsidRDefault="004863D8" w:rsidP="00F149A0">
            <w:pPr>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5.2%</w:t>
            </w:r>
          </w:p>
        </w:tc>
        <w:tc>
          <w:tcPr>
            <w:tcW w:w="1610" w:type="dxa"/>
            <w:vAlign w:val="center"/>
          </w:tcPr>
          <w:p w14:paraId="00842F98" w14:textId="77777777" w:rsidR="004863D8" w:rsidRDefault="004863D8" w:rsidP="00F149A0">
            <w:pPr>
              <w:spacing w:before="0" w:line="276" w:lineRule="auto"/>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0.21%</w:t>
            </w:r>
          </w:p>
        </w:tc>
      </w:tr>
      <w:tr w:rsidR="004863D8" w:rsidRPr="009676D7" w14:paraId="6872A118" w14:textId="77777777" w:rsidTr="00F149A0">
        <w:trPr>
          <w:trHeight w:val="300"/>
        </w:trPr>
        <w:tc>
          <w:tcPr>
            <w:tcW w:w="1643" w:type="dxa"/>
          </w:tcPr>
          <w:p w14:paraId="47F0D660" w14:textId="77777777" w:rsidR="004863D8" w:rsidRDefault="004863D8" w:rsidP="00F149A0">
            <w:pPr>
              <w:spacing w:before="0"/>
              <w:jc w:val="left"/>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Briceño</w:t>
            </w:r>
          </w:p>
        </w:tc>
        <w:tc>
          <w:tcPr>
            <w:tcW w:w="1069" w:type="dxa"/>
            <w:vAlign w:val="center"/>
          </w:tcPr>
          <w:p w14:paraId="7D5CFD55"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 xml:space="preserve"> $160.18 </w:t>
            </w:r>
          </w:p>
        </w:tc>
        <w:tc>
          <w:tcPr>
            <w:tcW w:w="1070" w:type="dxa"/>
            <w:vAlign w:val="center"/>
          </w:tcPr>
          <w:p w14:paraId="736FABA0"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$48.68</w:t>
            </w:r>
          </w:p>
        </w:tc>
        <w:tc>
          <w:tcPr>
            <w:tcW w:w="1069" w:type="dxa"/>
            <w:vAlign w:val="center"/>
          </w:tcPr>
          <w:p w14:paraId="1E17FBCF"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$6.42</w:t>
            </w:r>
          </w:p>
        </w:tc>
        <w:tc>
          <w:tcPr>
            <w:tcW w:w="1070" w:type="dxa"/>
            <w:vAlign w:val="center"/>
          </w:tcPr>
          <w:p w14:paraId="1923F038"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$105.08</w:t>
            </w:r>
          </w:p>
        </w:tc>
        <w:tc>
          <w:tcPr>
            <w:tcW w:w="1305" w:type="dxa"/>
            <w:vAlign w:val="center"/>
          </w:tcPr>
          <w:p w14:paraId="12C35AC8" w14:textId="77777777" w:rsidR="004863D8" w:rsidRPr="30A29D99" w:rsidRDefault="004863D8" w:rsidP="00F149A0">
            <w:pPr>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4.2%</w:t>
            </w:r>
          </w:p>
        </w:tc>
        <w:tc>
          <w:tcPr>
            <w:tcW w:w="1610" w:type="dxa"/>
            <w:vAlign w:val="center"/>
          </w:tcPr>
          <w:p w14:paraId="6B7E543D" w14:textId="77777777" w:rsidR="004863D8" w:rsidRDefault="004863D8" w:rsidP="00F149A0">
            <w:pPr>
              <w:spacing w:before="0" w:line="276" w:lineRule="auto"/>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0.07%</w:t>
            </w:r>
          </w:p>
        </w:tc>
      </w:tr>
      <w:tr w:rsidR="004863D8" w:rsidRPr="009676D7" w14:paraId="70BFB021" w14:textId="77777777" w:rsidTr="00F149A0">
        <w:trPr>
          <w:trHeight w:val="300"/>
        </w:trPr>
        <w:tc>
          <w:tcPr>
            <w:tcW w:w="1643" w:type="dxa"/>
          </w:tcPr>
          <w:p w14:paraId="109AF628" w14:textId="77777777" w:rsidR="004863D8" w:rsidRDefault="004863D8" w:rsidP="00F149A0">
            <w:pPr>
              <w:spacing w:before="0"/>
              <w:jc w:val="left"/>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Campamento</w:t>
            </w:r>
          </w:p>
        </w:tc>
        <w:tc>
          <w:tcPr>
            <w:tcW w:w="1069" w:type="dxa"/>
            <w:vAlign w:val="center"/>
          </w:tcPr>
          <w:p w14:paraId="23E2073E"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 xml:space="preserve"> $131.94 </w:t>
            </w:r>
          </w:p>
        </w:tc>
        <w:tc>
          <w:tcPr>
            <w:tcW w:w="1070" w:type="dxa"/>
            <w:vAlign w:val="center"/>
          </w:tcPr>
          <w:p w14:paraId="313C9D88"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$23.45</w:t>
            </w:r>
          </w:p>
        </w:tc>
        <w:tc>
          <w:tcPr>
            <w:tcW w:w="1069" w:type="dxa"/>
            <w:vAlign w:val="center"/>
          </w:tcPr>
          <w:p w14:paraId="7D74333C"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$6.46</w:t>
            </w:r>
          </w:p>
        </w:tc>
        <w:tc>
          <w:tcPr>
            <w:tcW w:w="1070" w:type="dxa"/>
            <w:vAlign w:val="center"/>
          </w:tcPr>
          <w:p w14:paraId="6DDE73EA"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$102.03</w:t>
            </w:r>
          </w:p>
        </w:tc>
        <w:tc>
          <w:tcPr>
            <w:tcW w:w="1305" w:type="dxa"/>
            <w:vAlign w:val="center"/>
          </w:tcPr>
          <w:p w14:paraId="0A11C03D" w14:textId="77777777" w:rsidR="004863D8" w:rsidRPr="30A29D99" w:rsidRDefault="004863D8" w:rsidP="00F149A0">
            <w:pPr>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3.5%</w:t>
            </w:r>
          </w:p>
        </w:tc>
        <w:tc>
          <w:tcPr>
            <w:tcW w:w="1610" w:type="dxa"/>
            <w:vAlign w:val="center"/>
          </w:tcPr>
          <w:p w14:paraId="66088ABF" w14:textId="77777777" w:rsidR="004863D8" w:rsidRDefault="004863D8" w:rsidP="00F149A0">
            <w:pPr>
              <w:spacing w:before="0" w:line="276" w:lineRule="auto"/>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0.06%</w:t>
            </w:r>
          </w:p>
        </w:tc>
      </w:tr>
      <w:tr w:rsidR="004863D8" w:rsidRPr="009676D7" w14:paraId="0A4DD5DB" w14:textId="77777777" w:rsidTr="00F149A0">
        <w:trPr>
          <w:trHeight w:val="300"/>
        </w:trPr>
        <w:tc>
          <w:tcPr>
            <w:tcW w:w="1643" w:type="dxa"/>
          </w:tcPr>
          <w:p w14:paraId="04D4CDAA" w14:textId="77777777" w:rsidR="004863D8" w:rsidRDefault="004863D8" w:rsidP="00F149A0">
            <w:pPr>
              <w:spacing w:before="0"/>
              <w:jc w:val="left"/>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Carolina del Príncipe</w:t>
            </w:r>
          </w:p>
        </w:tc>
        <w:tc>
          <w:tcPr>
            <w:tcW w:w="1069" w:type="dxa"/>
            <w:vAlign w:val="center"/>
          </w:tcPr>
          <w:p w14:paraId="72E2A6FB"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 xml:space="preserve"> $99.82 </w:t>
            </w:r>
          </w:p>
        </w:tc>
        <w:tc>
          <w:tcPr>
            <w:tcW w:w="1070" w:type="dxa"/>
            <w:vAlign w:val="center"/>
          </w:tcPr>
          <w:p w14:paraId="7C2CDC2C"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$32.20</w:t>
            </w:r>
          </w:p>
        </w:tc>
        <w:tc>
          <w:tcPr>
            <w:tcW w:w="1069" w:type="dxa"/>
            <w:vAlign w:val="center"/>
          </w:tcPr>
          <w:p w14:paraId="600780E3"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$4.58</w:t>
            </w:r>
          </w:p>
        </w:tc>
        <w:tc>
          <w:tcPr>
            <w:tcW w:w="1070" w:type="dxa"/>
            <w:vAlign w:val="center"/>
          </w:tcPr>
          <w:p w14:paraId="1AE87CE1"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$63.04</w:t>
            </w:r>
          </w:p>
        </w:tc>
        <w:tc>
          <w:tcPr>
            <w:tcW w:w="1305" w:type="dxa"/>
            <w:vAlign w:val="center"/>
          </w:tcPr>
          <w:p w14:paraId="640B733E" w14:textId="77777777" w:rsidR="004863D8" w:rsidRPr="30A29D99" w:rsidRDefault="004863D8" w:rsidP="00F149A0">
            <w:pPr>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2.6%</w:t>
            </w:r>
          </w:p>
        </w:tc>
        <w:tc>
          <w:tcPr>
            <w:tcW w:w="1610" w:type="dxa"/>
            <w:vAlign w:val="center"/>
          </w:tcPr>
          <w:p w14:paraId="2650F182" w14:textId="77777777" w:rsidR="004863D8" w:rsidRDefault="004863D8" w:rsidP="00F149A0">
            <w:pPr>
              <w:spacing w:before="0" w:line="276" w:lineRule="auto"/>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0.04%</w:t>
            </w:r>
          </w:p>
        </w:tc>
      </w:tr>
      <w:tr w:rsidR="004863D8" w:rsidRPr="009676D7" w14:paraId="438CB7D0" w14:textId="77777777" w:rsidTr="00F149A0">
        <w:trPr>
          <w:trHeight w:val="300"/>
        </w:trPr>
        <w:tc>
          <w:tcPr>
            <w:tcW w:w="1643" w:type="dxa"/>
          </w:tcPr>
          <w:p w14:paraId="6711ECED" w14:textId="77777777" w:rsidR="004863D8" w:rsidRDefault="004863D8" w:rsidP="00F149A0">
            <w:pPr>
              <w:spacing w:before="0"/>
              <w:jc w:val="left"/>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Gómez Plata</w:t>
            </w:r>
          </w:p>
        </w:tc>
        <w:tc>
          <w:tcPr>
            <w:tcW w:w="1069" w:type="dxa"/>
            <w:vAlign w:val="center"/>
          </w:tcPr>
          <w:p w14:paraId="35BB2D0B"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 xml:space="preserve"> $597.53 </w:t>
            </w:r>
          </w:p>
        </w:tc>
        <w:tc>
          <w:tcPr>
            <w:tcW w:w="1070" w:type="dxa"/>
            <w:vAlign w:val="center"/>
          </w:tcPr>
          <w:p w14:paraId="68BBDCE1"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$71.17</w:t>
            </w:r>
          </w:p>
        </w:tc>
        <w:tc>
          <w:tcPr>
            <w:tcW w:w="1069" w:type="dxa"/>
            <w:vAlign w:val="center"/>
          </w:tcPr>
          <w:p w14:paraId="0A15946F"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$25.03</w:t>
            </w:r>
          </w:p>
        </w:tc>
        <w:tc>
          <w:tcPr>
            <w:tcW w:w="1070" w:type="dxa"/>
            <w:vAlign w:val="center"/>
          </w:tcPr>
          <w:p w14:paraId="78EC20FD"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$501.33</w:t>
            </w:r>
          </w:p>
        </w:tc>
        <w:tc>
          <w:tcPr>
            <w:tcW w:w="1305" w:type="dxa"/>
            <w:vAlign w:val="center"/>
          </w:tcPr>
          <w:p w14:paraId="15BA92BB" w14:textId="77777777" w:rsidR="004863D8" w:rsidRPr="30A29D99" w:rsidRDefault="004863D8" w:rsidP="00F149A0">
            <w:pPr>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15.7%</w:t>
            </w:r>
          </w:p>
        </w:tc>
        <w:tc>
          <w:tcPr>
            <w:tcW w:w="1610" w:type="dxa"/>
            <w:vAlign w:val="center"/>
          </w:tcPr>
          <w:p w14:paraId="319BDD7C" w14:textId="77777777" w:rsidR="004863D8" w:rsidRDefault="004863D8" w:rsidP="00F149A0">
            <w:pPr>
              <w:spacing w:before="0" w:line="276" w:lineRule="auto"/>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0.26%</w:t>
            </w:r>
          </w:p>
        </w:tc>
      </w:tr>
      <w:tr w:rsidR="004863D8" w:rsidRPr="009676D7" w14:paraId="7DE0E3C1" w14:textId="77777777" w:rsidTr="00F149A0">
        <w:trPr>
          <w:trHeight w:val="300"/>
        </w:trPr>
        <w:tc>
          <w:tcPr>
            <w:tcW w:w="1643" w:type="dxa"/>
          </w:tcPr>
          <w:p w14:paraId="08747145" w14:textId="77777777" w:rsidR="004863D8" w:rsidRDefault="004863D8" w:rsidP="00F149A0">
            <w:pPr>
              <w:spacing w:before="0"/>
              <w:jc w:val="left"/>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Guadalupe</w:t>
            </w:r>
          </w:p>
        </w:tc>
        <w:tc>
          <w:tcPr>
            <w:tcW w:w="1069" w:type="dxa"/>
            <w:vAlign w:val="center"/>
          </w:tcPr>
          <w:p w14:paraId="762A1B36"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 xml:space="preserve"> $107.79 </w:t>
            </w:r>
          </w:p>
        </w:tc>
        <w:tc>
          <w:tcPr>
            <w:tcW w:w="1070" w:type="dxa"/>
            <w:vAlign w:val="center"/>
          </w:tcPr>
          <w:p w14:paraId="4862DAD5"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$17.61</w:t>
            </w:r>
          </w:p>
        </w:tc>
        <w:tc>
          <w:tcPr>
            <w:tcW w:w="1069" w:type="dxa"/>
            <w:vAlign w:val="center"/>
          </w:tcPr>
          <w:p w14:paraId="1371ECBB"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$5.21</w:t>
            </w:r>
          </w:p>
        </w:tc>
        <w:tc>
          <w:tcPr>
            <w:tcW w:w="1070" w:type="dxa"/>
            <w:vAlign w:val="center"/>
          </w:tcPr>
          <w:p w14:paraId="14938320"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$84.97</w:t>
            </w:r>
          </w:p>
        </w:tc>
        <w:tc>
          <w:tcPr>
            <w:tcW w:w="1305" w:type="dxa"/>
            <w:vAlign w:val="center"/>
          </w:tcPr>
          <w:p w14:paraId="7A1A1726" w14:textId="77777777" w:rsidR="004863D8" w:rsidRPr="30A29D99" w:rsidRDefault="004863D8" w:rsidP="00F149A0">
            <w:pPr>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2.8%</w:t>
            </w:r>
          </w:p>
        </w:tc>
        <w:tc>
          <w:tcPr>
            <w:tcW w:w="1610" w:type="dxa"/>
            <w:vAlign w:val="center"/>
          </w:tcPr>
          <w:p w14:paraId="55F6F34E" w14:textId="77777777" w:rsidR="004863D8" w:rsidRDefault="004863D8" w:rsidP="00F149A0">
            <w:pPr>
              <w:spacing w:before="0" w:line="276" w:lineRule="auto"/>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0.05%</w:t>
            </w:r>
          </w:p>
        </w:tc>
      </w:tr>
      <w:tr w:rsidR="004863D8" w:rsidRPr="009676D7" w14:paraId="11FB16A3" w14:textId="77777777" w:rsidTr="00F149A0">
        <w:trPr>
          <w:trHeight w:val="300"/>
        </w:trPr>
        <w:tc>
          <w:tcPr>
            <w:tcW w:w="1643" w:type="dxa"/>
          </w:tcPr>
          <w:p w14:paraId="378E5CF3" w14:textId="77777777" w:rsidR="004863D8" w:rsidRDefault="004863D8" w:rsidP="00F149A0">
            <w:pPr>
              <w:spacing w:before="0"/>
              <w:jc w:val="left"/>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Ituango</w:t>
            </w:r>
          </w:p>
        </w:tc>
        <w:tc>
          <w:tcPr>
            <w:tcW w:w="1069" w:type="dxa"/>
            <w:vAlign w:val="center"/>
          </w:tcPr>
          <w:p w14:paraId="6B90973D"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 xml:space="preserve"> $422.44 </w:t>
            </w:r>
          </w:p>
        </w:tc>
        <w:tc>
          <w:tcPr>
            <w:tcW w:w="1070" w:type="dxa"/>
            <w:vAlign w:val="center"/>
          </w:tcPr>
          <w:p w14:paraId="2506EB82"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$89.73</w:t>
            </w:r>
          </w:p>
        </w:tc>
        <w:tc>
          <w:tcPr>
            <w:tcW w:w="1069" w:type="dxa"/>
            <w:vAlign w:val="center"/>
          </w:tcPr>
          <w:p w14:paraId="1585A6E2"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$20.67</w:t>
            </w:r>
          </w:p>
        </w:tc>
        <w:tc>
          <w:tcPr>
            <w:tcW w:w="1070" w:type="dxa"/>
            <w:vAlign w:val="center"/>
          </w:tcPr>
          <w:p w14:paraId="435FD89C"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$312.05</w:t>
            </w:r>
          </w:p>
        </w:tc>
        <w:tc>
          <w:tcPr>
            <w:tcW w:w="1305" w:type="dxa"/>
            <w:vAlign w:val="center"/>
          </w:tcPr>
          <w:p w14:paraId="4F05AE77" w14:textId="77777777" w:rsidR="004863D8" w:rsidRPr="30A29D99" w:rsidRDefault="004863D8" w:rsidP="00F149A0">
            <w:pPr>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11.1%</w:t>
            </w:r>
          </w:p>
        </w:tc>
        <w:tc>
          <w:tcPr>
            <w:tcW w:w="1610" w:type="dxa"/>
            <w:vAlign w:val="center"/>
          </w:tcPr>
          <w:p w14:paraId="2802E43F" w14:textId="77777777" w:rsidR="004863D8" w:rsidRDefault="004863D8" w:rsidP="00F149A0">
            <w:pPr>
              <w:spacing w:before="0" w:line="276" w:lineRule="auto"/>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0.18%</w:t>
            </w:r>
          </w:p>
        </w:tc>
      </w:tr>
      <w:tr w:rsidR="004863D8" w:rsidRPr="009676D7" w14:paraId="0C61F51C" w14:textId="77777777" w:rsidTr="00F149A0">
        <w:trPr>
          <w:trHeight w:val="300"/>
        </w:trPr>
        <w:tc>
          <w:tcPr>
            <w:tcW w:w="1643" w:type="dxa"/>
          </w:tcPr>
          <w:p w14:paraId="68A02535" w14:textId="77777777" w:rsidR="004863D8" w:rsidRDefault="004863D8" w:rsidP="00F149A0">
            <w:pPr>
              <w:spacing w:before="0"/>
              <w:jc w:val="left"/>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San Andrés de Cuerquia</w:t>
            </w:r>
          </w:p>
        </w:tc>
        <w:tc>
          <w:tcPr>
            <w:tcW w:w="1069" w:type="dxa"/>
            <w:vAlign w:val="center"/>
          </w:tcPr>
          <w:p w14:paraId="62C052B8"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 xml:space="preserve"> $123.78 </w:t>
            </w:r>
          </w:p>
        </w:tc>
        <w:tc>
          <w:tcPr>
            <w:tcW w:w="1070" w:type="dxa"/>
            <w:vAlign w:val="center"/>
          </w:tcPr>
          <w:p w14:paraId="07324F57"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$29.87</w:t>
            </w:r>
          </w:p>
        </w:tc>
        <w:tc>
          <w:tcPr>
            <w:tcW w:w="1069" w:type="dxa"/>
            <w:vAlign w:val="center"/>
          </w:tcPr>
          <w:p w14:paraId="301A5EB3"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$5.87</w:t>
            </w:r>
          </w:p>
        </w:tc>
        <w:tc>
          <w:tcPr>
            <w:tcW w:w="1070" w:type="dxa"/>
            <w:vAlign w:val="center"/>
          </w:tcPr>
          <w:p w14:paraId="7EAFC54D"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$88.04</w:t>
            </w:r>
          </w:p>
        </w:tc>
        <w:tc>
          <w:tcPr>
            <w:tcW w:w="1305" w:type="dxa"/>
            <w:vAlign w:val="center"/>
          </w:tcPr>
          <w:p w14:paraId="383117BB" w14:textId="77777777" w:rsidR="004863D8" w:rsidRPr="30A29D99" w:rsidRDefault="004863D8" w:rsidP="00F149A0">
            <w:pPr>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3.3%</w:t>
            </w:r>
          </w:p>
        </w:tc>
        <w:tc>
          <w:tcPr>
            <w:tcW w:w="1610" w:type="dxa"/>
            <w:vAlign w:val="center"/>
          </w:tcPr>
          <w:p w14:paraId="4E68250B" w14:textId="77777777" w:rsidR="004863D8" w:rsidRDefault="004863D8" w:rsidP="00F149A0">
            <w:pPr>
              <w:spacing w:before="0" w:line="276" w:lineRule="auto"/>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0.05%</w:t>
            </w:r>
          </w:p>
        </w:tc>
      </w:tr>
      <w:tr w:rsidR="004863D8" w:rsidRPr="009676D7" w14:paraId="6BECF57C" w14:textId="77777777" w:rsidTr="00F149A0">
        <w:trPr>
          <w:trHeight w:val="300"/>
        </w:trPr>
        <w:tc>
          <w:tcPr>
            <w:tcW w:w="1643" w:type="dxa"/>
          </w:tcPr>
          <w:p w14:paraId="2504EC0B" w14:textId="77777777" w:rsidR="004863D8" w:rsidRDefault="004863D8" w:rsidP="00F149A0">
            <w:pPr>
              <w:spacing w:before="0"/>
              <w:jc w:val="left"/>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San José de la Montaña</w:t>
            </w:r>
          </w:p>
        </w:tc>
        <w:tc>
          <w:tcPr>
            <w:tcW w:w="1069" w:type="dxa"/>
            <w:vAlign w:val="center"/>
          </w:tcPr>
          <w:p w14:paraId="48E036AA"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 xml:space="preserve"> $63.71 </w:t>
            </w:r>
          </w:p>
        </w:tc>
        <w:tc>
          <w:tcPr>
            <w:tcW w:w="1070" w:type="dxa"/>
            <w:vAlign w:val="center"/>
          </w:tcPr>
          <w:p w14:paraId="5C9DFB56"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$9.59</w:t>
            </w:r>
          </w:p>
        </w:tc>
        <w:tc>
          <w:tcPr>
            <w:tcW w:w="1069" w:type="dxa"/>
            <w:vAlign w:val="center"/>
          </w:tcPr>
          <w:p w14:paraId="33BFFB71"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$3.03</w:t>
            </w:r>
          </w:p>
        </w:tc>
        <w:tc>
          <w:tcPr>
            <w:tcW w:w="1070" w:type="dxa"/>
            <w:vAlign w:val="center"/>
          </w:tcPr>
          <w:p w14:paraId="671DF8C9"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$51.09</w:t>
            </w:r>
          </w:p>
        </w:tc>
        <w:tc>
          <w:tcPr>
            <w:tcW w:w="1305" w:type="dxa"/>
            <w:vAlign w:val="center"/>
          </w:tcPr>
          <w:p w14:paraId="03DE35F4" w14:textId="77777777" w:rsidR="004863D8" w:rsidRPr="30A29D99" w:rsidRDefault="004863D8" w:rsidP="00F149A0">
            <w:pPr>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1.7%</w:t>
            </w:r>
          </w:p>
        </w:tc>
        <w:tc>
          <w:tcPr>
            <w:tcW w:w="1610" w:type="dxa"/>
            <w:vAlign w:val="center"/>
          </w:tcPr>
          <w:p w14:paraId="7EC87993" w14:textId="77777777" w:rsidR="004863D8" w:rsidRDefault="004863D8" w:rsidP="00F149A0">
            <w:pPr>
              <w:spacing w:before="0" w:line="276" w:lineRule="auto"/>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0.03%</w:t>
            </w:r>
          </w:p>
        </w:tc>
      </w:tr>
      <w:tr w:rsidR="004863D8" w:rsidRPr="009676D7" w14:paraId="01666FF0" w14:textId="77777777" w:rsidTr="00F149A0">
        <w:trPr>
          <w:trHeight w:val="300"/>
        </w:trPr>
        <w:tc>
          <w:tcPr>
            <w:tcW w:w="1643" w:type="dxa"/>
          </w:tcPr>
          <w:p w14:paraId="7C928443" w14:textId="77777777" w:rsidR="004863D8" w:rsidRDefault="004863D8" w:rsidP="00F149A0">
            <w:pPr>
              <w:spacing w:before="0"/>
              <w:jc w:val="left"/>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Toledo</w:t>
            </w:r>
          </w:p>
        </w:tc>
        <w:tc>
          <w:tcPr>
            <w:tcW w:w="1069" w:type="dxa"/>
            <w:vAlign w:val="center"/>
          </w:tcPr>
          <w:p w14:paraId="1BE9060A"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 xml:space="preserve"> $134.76 </w:t>
            </w:r>
          </w:p>
        </w:tc>
        <w:tc>
          <w:tcPr>
            <w:tcW w:w="1070" w:type="dxa"/>
            <w:vAlign w:val="center"/>
          </w:tcPr>
          <w:p w14:paraId="55995F4F"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$26.20</w:t>
            </w:r>
          </w:p>
        </w:tc>
        <w:tc>
          <w:tcPr>
            <w:tcW w:w="1069" w:type="dxa"/>
            <w:vAlign w:val="center"/>
          </w:tcPr>
          <w:p w14:paraId="77EA43F2"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$6.02</w:t>
            </w:r>
          </w:p>
        </w:tc>
        <w:tc>
          <w:tcPr>
            <w:tcW w:w="1070" w:type="dxa"/>
            <w:vAlign w:val="center"/>
          </w:tcPr>
          <w:p w14:paraId="713D8A7B"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$102.53</w:t>
            </w:r>
          </w:p>
        </w:tc>
        <w:tc>
          <w:tcPr>
            <w:tcW w:w="1305" w:type="dxa"/>
            <w:vAlign w:val="center"/>
          </w:tcPr>
          <w:p w14:paraId="60F67C5B" w14:textId="77777777" w:rsidR="004863D8" w:rsidRPr="30A29D99" w:rsidRDefault="004863D8" w:rsidP="00F149A0">
            <w:pPr>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3.6%</w:t>
            </w:r>
          </w:p>
        </w:tc>
        <w:tc>
          <w:tcPr>
            <w:tcW w:w="1610" w:type="dxa"/>
            <w:vAlign w:val="center"/>
          </w:tcPr>
          <w:p w14:paraId="6B0D89A5" w14:textId="77777777" w:rsidR="004863D8" w:rsidRDefault="004863D8" w:rsidP="00F149A0">
            <w:pPr>
              <w:spacing w:before="0" w:line="276" w:lineRule="auto"/>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0.06%</w:t>
            </w:r>
          </w:p>
        </w:tc>
      </w:tr>
      <w:tr w:rsidR="004863D8" w:rsidRPr="009676D7" w14:paraId="6D18B691" w14:textId="77777777" w:rsidTr="00F149A0">
        <w:trPr>
          <w:trHeight w:val="300"/>
        </w:trPr>
        <w:tc>
          <w:tcPr>
            <w:tcW w:w="1643" w:type="dxa"/>
          </w:tcPr>
          <w:p w14:paraId="51E0FA5E" w14:textId="77777777" w:rsidR="004863D8" w:rsidRDefault="004863D8" w:rsidP="00F149A0">
            <w:pPr>
              <w:spacing w:before="0"/>
              <w:jc w:val="left"/>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Valdivia</w:t>
            </w:r>
          </w:p>
        </w:tc>
        <w:tc>
          <w:tcPr>
            <w:tcW w:w="1069" w:type="dxa"/>
            <w:vAlign w:val="center"/>
          </w:tcPr>
          <w:p w14:paraId="3EF1BA1F"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 xml:space="preserve"> $230.72 </w:t>
            </w:r>
          </w:p>
        </w:tc>
        <w:tc>
          <w:tcPr>
            <w:tcW w:w="1070" w:type="dxa"/>
            <w:vAlign w:val="center"/>
          </w:tcPr>
          <w:p w14:paraId="5A7E11A0"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$32.28</w:t>
            </w:r>
          </w:p>
        </w:tc>
        <w:tc>
          <w:tcPr>
            <w:tcW w:w="1069" w:type="dxa"/>
            <w:vAlign w:val="center"/>
          </w:tcPr>
          <w:p w14:paraId="31770337"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$10.96</w:t>
            </w:r>
          </w:p>
        </w:tc>
        <w:tc>
          <w:tcPr>
            <w:tcW w:w="1070" w:type="dxa"/>
            <w:vAlign w:val="center"/>
          </w:tcPr>
          <w:p w14:paraId="3DC31186"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$187.48</w:t>
            </w:r>
          </w:p>
        </w:tc>
        <w:tc>
          <w:tcPr>
            <w:tcW w:w="1305" w:type="dxa"/>
            <w:vAlign w:val="center"/>
          </w:tcPr>
          <w:p w14:paraId="7F841286" w14:textId="77777777" w:rsidR="004863D8" w:rsidRPr="30A29D99" w:rsidRDefault="004863D8" w:rsidP="00F149A0">
            <w:pPr>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6.1%</w:t>
            </w:r>
          </w:p>
        </w:tc>
        <w:tc>
          <w:tcPr>
            <w:tcW w:w="1610" w:type="dxa"/>
            <w:vAlign w:val="center"/>
          </w:tcPr>
          <w:p w14:paraId="08C79E83" w14:textId="77777777" w:rsidR="004863D8" w:rsidRDefault="004863D8" w:rsidP="00F149A0">
            <w:pPr>
              <w:spacing w:before="0" w:line="276" w:lineRule="auto"/>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0.10%</w:t>
            </w:r>
          </w:p>
        </w:tc>
      </w:tr>
      <w:tr w:rsidR="004863D8" w:rsidRPr="009676D7" w14:paraId="324E20A6" w14:textId="77777777" w:rsidTr="00F149A0">
        <w:trPr>
          <w:trHeight w:val="300"/>
        </w:trPr>
        <w:tc>
          <w:tcPr>
            <w:tcW w:w="1643" w:type="dxa"/>
          </w:tcPr>
          <w:p w14:paraId="6820D49B" w14:textId="77777777" w:rsidR="004863D8" w:rsidRDefault="004863D8" w:rsidP="00F149A0">
            <w:pPr>
              <w:spacing w:before="0"/>
              <w:jc w:val="left"/>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Yarumal</w:t>
            </w:r>
          </w:p>
        </w:tc>
        <w:tc>
          <w:tcPr>
            <w:tcW w:w="1069" w:type="dxa"/>
            <w:vAlign w:val="center"/>
          </w:tcPr>
          <w:p w14:paraId="4E8928EE"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 xml:space="preserve"> $1,043.00</w:t>
            </w:r>
          </w:p>
        </w:tc>
        <w:tc>
          <w:tcPr>
            <w:tcW w:w="1070" w:type="dxa"/>
            <w:vAlign w:val="center"/>
          </w:tcPr>
          <w:p w14:paraId="7EF41E81"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$153.95</w:t>
            </w:r>
          </w:p>
        </w:tc>
        <w:tc>
          <w:tcPr>
            <w:tcW w:w="1069" w:type="dxa"/>
            <w:vAlign w:val="center"/>
          </w:tcPr>
          <w:p w14:paraId="76433837"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$237.53</w:t>
            </w:r>
          </w:p>
        </w:tc>
        <w:tc>
          <w:tcPr>
            <w:tcW w:w="1070" w:type="dxa"/>
            <w:vAlign w:val="center"/>
          </w:tcPr>
          <w:p w14:paraId="0BD091D7" w14:textId="77777777" w:rsidR="004863D8" w:rsidRDefault="004863D8" w:rsidP="00F149A0">
            <w:pPr>
              <w:spacing w:before="0"/>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$651.52</w:t>
            </w:r>
          </w:p>
        </w:tc>
        <w:tc>
          <w:tcPr>
            <w:tcW w:w="1305" w:type="dxa"/>
            <w:vAlign w:val="center"/>
          </w:tcPr>
          <w:p w14:paraId="5B77A252" w14:textId="77777777" w:rsidR="004863D8" w:rsidRPr="30A29D99" w:rsidRDefault="004863D8" w:rsidP="00F149A0">
            <w:pPr>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27.5%</w:t>
            </w:r>
          </w:p>
        </w:tc>
        <w:tc>
          <w:tcPr>
            <w:tcW w:w="1610" w:type="dxa"/>
            <w:vAlign w:val="center"/>
          </w:tcPr>
          <w:p w14:paraId="179B0CFE" w14:textId="77777777" w:rsidR="004863D8" w:rsidRDefault="004863D8" w:rsidP="00F149A0">
            <w:pPr>
              <w:spacing w:before="0" w:line="276" w:lineRule="auto"/>
              <w:jc w:val="center"/>
              <w:rPr>
                <w:rFonts w:ascii="Times New Roman" w:eastAsia="Times New Roman" w:hAnsi="Times New Roman" w:cs="Times New Roman"/>
                <w:sz w:val="16"/>
                <w:szCs w:val="16"/>
              </w:rPr>
            </w:pPr>
            <w:r w:rsidRPr="7A5A1C4E">
              <w:rPr>
                <w:rFonts w:ascii="Times New Roman" w:eastAsia="Times New Roman" w:hAnsi="Times New Roman" w:cs="Times New Roman"/>
                <w:sz w:val="16"/>
                <w:szCs w:val="16"/>
              </w:rPr>
              <w:t>0.45%</w:t>
            </w:r>
          </w:p>
        </w:tc>
      </w:tr>
      <w:tr w:rsidR="004863D8" w:rsidRPr="009676D7" w14:paraId="327D8466" w14:textId="77777777" w:rsidTr="00F149A0">
        <w:trPr>
          <w:trHeight w:val="300"/>
        </w:trPr>
        <w:tc>
          <w:tcPr>
            <w:tcW w:w="1643" w:type="dxa"/>
          </w:tcPr>
          <w:p w14:paraId="7A4758DE" w14:textId="77777777" w:rsidR="004863D8" w:rsidRPr="009676D7" w:rsidRDefault="004863D8" w:rsidP="00F149A0">
            <w:pPr>
              <w:spacing w:line="276" w:lineRule="auto"/>
              <w:jc w:val="left"/>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Total, Provincia</w:t>
            </w:r>
          </w:p>
        </w:tc>
        <w:tc>
          <w:tcPr>
            <w:tcW w:w="1069" w:type="dxa"/>
            <w:vAlign w:val="center"/>
          </w:tcPr>
          <w:p w14:paraId="1E293150" w14:textId="77777777" w:rsidR="004863D8" w:rsidRDefault="004863D8" w:rsidP="00F149A0">
            <w:pPr>
              <w:spacing w:before="0"/>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$3,794.66</w:t>
            </w:r>
          </w:p>
        </w:tc>
        <w:tc>
          <w:tcPr>
            <w:tcW w:w="1070" w:type="dxa"/>
            <w:vAlign w:val="center"/>
          </w:tcPr>
          <w:p w14:paraId="2D559CDC" w14:textId="77777777" w:rsidR="004863D8" w:rsidRDefault="004863D8" w:rsidP="00F149A0">
            <w:pPr>
              <w:spacing w:before="0"/>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$817.32</w:t>
            </w:r>
          </w:p>
        </w:tc>
        <w:tc>
          <w:tcPr>
            <w:tcW w:w="1069" w:type="dxa"/>
            <w:vAlign w:val="center"/>
          </w:tcPr>
          <w:p w14:paraId="486F72BF" w14:textId="77777777" w:rsidR="004863D8" w:rsidRDefault="004863D8" w:rsidP="00F149A0">
            <w:pPr>
              <w:spacing w:before="0"/>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$354.90</w:t>
            </w:r>
          </w:p>
        </w:tc>
        <w:tc>
          <w:tcPr>
            <w:tcW w:w="1070" w:type="dxa"/>
            <w:vAlign w:val="center"/>
          </w:tcPr>
          <w:p w14:paraId="7691E685" w14:textId="77777777" w:rsidR="004863D8" w:rsidRDefault="004863D8" w:rsidP="00F149A0">
            <w:pPr>
              <w:spacing w:before="0"/>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$2,622.44</w:t>
            </w:r>
          </w:p>
        </w:tc>
        <w:tc>
          <w:tcPr>
            <w:tcW w:w="1305" w:type="dxa"/>
            <w:vAlign w:val="center"/>
          </w:tcPr>
          <w:p w14:paraId="5645740D" w14:textId="77777777" w:rsidR="004863D8" w:rsidRPr="30A29D99" w:rsidRDefault="004863D8" w:rsidP="00F149A0">
            <w:pPr>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100%</w:t>
            </w:r>
          </w:p>
        </w:tc>
        <w:tc>
          <w:tcPr>
            <w:tcW w:w="1610" w:type="dxa"/>
            <w:vAlign w:val="center"/>
          </w:tcPr>
          <w:p w14:paraId="4181FAC1" w14:textId="77777777" w:rsidR="004863D8" w:rsidRPr="009676D7" w:rsidRDefault="004863D8" w:rsidP="00F149A0">
            <w:pPr>
              <w:spacing w:line="276" w:lineRule="auto"/>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1,65%</w:t>
            </w:r>
          </w:p>
        </w:tc>
      </w:tr>
      <w:tr w:rsidR="004863D8" w:rsidRPr="009676D7" w14:paraId="1EA1558A" w14:textId="77777777" w:rsidTr="00F149A0">
        <w:trPr>
          <w:trHeight w:val="300"/>
        </w:trPr>
        <w:tc>
          <w:tcPr>
            <w:tcW w:w="1643" w:type="dxa"/>
          </w:tcPr>
          <w:p w14:paraId="144CFF12" w14:textId="77777777" w:rsidR="004863D8" w:rsidRPr="009676D7" w:rsidRDefault="004863D8" w:rsidP="00F149A0">
            <w:pPr>
              <w:spacing w:line="276" w:lineRule="auto"/>
              <w:jc w:val="left"/>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Total, Subregión</w:t>
            </w:r>
          </w:p>
        </w:tc>
        <w:tc>
          <w:tcPr>
            <w:tcW w:w="1069" w:type="dxa"/>
            <w:vAlign w:val="center"/>
          </w:tcPr>
          <w:p w14:paraId="68E209FD" w14:textId="77777777" w:rsidR="004863D8" w:rsidRDefault="004863D8" w:rsidP="00F149A0">
            <w:pPr>
              <w:spacing w:before="0"/>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$8,021.92</w:t>
            </w:r>
          </w:p>
        </w:tc>
        <w:tc>
          <w:tcPr>
            <w:tcW w:w="1070" w:type="dxa"/>
            <w:vAlign w:val="center"/>
          </w:tcPr>
          <w:p w14:paraId="42A60E72" w14:textId="77777777" w:rsidR="004863D8" w:rsidRDefault="004863D8" w:rsidP="00F149A0">
            <w:pPr>
              <w:spacing w:before="0"/>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$2,001.52</w:t>
            </w:r>
          </w:p>
        </w:tc>
        <w:tc>
          <w:tcPr>
            <w:tcW w:w="1069" w:type="dxa"/>
            <w:vAlign w:val="center"/>
          </w:tcPr>
          <w:p w14:paraId="7784F597" w14:textId="77777777" w:rsidR="004863D8" w:rsidRDefault="004863D8" w:rsidP="00F149A0">
            <w:pPr>
              <w:spacing w:before="0"/>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$1,743.02</w:t>
            </w:r>
          </w:p>
        </w:tc>
        <w:tc>
          <w:tcPr>
            <w:tcW w:w="1070" w:type="dxa"/>
            <w:vAlign w:val="center"/>
          </w:tcPr>
          <w:p w14:paraId="42CE9B50" w14:textId="77777777" w:rsidR="004863D8" w:rsidRDefault="004863D8" w:rsidP="00F149A0">
            <w:pPr>
              <w:spacing w:before="0"/>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$4,277.38</w:t>
            </w:r>
          </w:p>
        </w:tc>
        <w:tc>
          <w:tcPr>
            <w:tcW w:w="1305" w:type="dxa"/>
            <w:vAlign w:val="center"/>
          </w:tcPr>
          <w:p w14:paraId="0B2936D7" w14:textId="77777777" w:rsidR="004863D8" w:rsidRPr="30A29D99" w:rsidRDefault="004863D8" w:rsidP="00F149A0">
            <w:pPr>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w:t>
            </w:r>
          </w:p>
        </w:tc>
        <w:tc>
          <w:tcPr>
            <w:tcW w:w="1610" w:type="dxa"/>
            <w:vAlign w:val="center"/>
          </w:tcPr>
          <w:p w14:paraId="4729835D" w14:textId="77777777" w:rsidR="004863D8" w:rsidRPr="009676D7" w:rsidRDefault="004863D8" w:rsidP="00F149A0">
            <w:pPr>
              <w:spacing w:line="276" w:lineRule="auto"/>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3,48%</w:t>
            </w:r>
          </w:p>
        </w:tc>
      </w:tr>
      <w:tr w:rsidR="004863D8" w:rsidRPr="009676D7" w14:paraId="3CFAAEF9" w14:textId="77777777" w:rsidTr="00F149A0">
        <w:trPr>
          <w:trHeight w:val="555"/>
        </w:trPr>
        <w:tc>
          <w:tcPr>
            <w:tcW w:w="1643" w:type="dxa"/>
          </w:tcPr>
          <w:p w14:paraId="2E5B3EF0" w14:textId="77777777" w:rsidR="004863D8" w:rsidRPr="009676D7" w:rsidRDefault="004863D8" w:rsidP="00F149A0">
            <w:pPr>
              <w:spacing w:line="276" w:lineRule="auto"/>
              <w:jc w:val="left"/>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Total, Departamento</w:t>
            </w:r>
          </w:p>
        </w:tc>
        <w:tc>
          <w:tcPr>
            <w:tcW w:w="1069" w:type="dxa"/>
            <w:vAlign w:val="center"/>
          </w:tcPr>
          <w:p w14:paraId="7D8A52AD" w14:textId="77777777" w:rsidR="004863D8" w:rsidRDefault="004863D8" w:rsidP="00F149A0">
            <w:pPr>
              <w:spacing w:before="0"/>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$230,523.97</w:t>
            </w:r>
          </w:p>
        </w:tc>
        <w:tc>
          <w:tcPr>
            <w:tcW w:w="1070" w:type="dxa"/>
            <w:vAlign w:val="center"/>
          </w:tcPr>
          <w:p w14:paraId="3E92C0B7" w14:textId="77777777" w:rsidR="004863D8" w:rsidRDefault="004863D8" w:rsidP="00F149A0">
            <w:pPr>
              <w:spacing w:before="0"/>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$29,595.39</w:t>
            </w:r>
          </w:p>
        </w:tc>
        <w:tc>
          <w:tcPr>
            <w:tcW w:w="1069" w:type="dxa"/>
            <w:vAlign w:val="center"/>
          </w:tcPr>
          <w:p w14:paraId="1EF80EB7" w14:textId="77777777" w:rsidR="004863D8" w:rsidRDefault="004863D8" w:rsidP="00F149A0">
            <w:pPr>
              <w:spacing w:before="0"/>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$41,850.43</w:t>
            </w:r>
          </w:p>
        </w:tc>
        <w:tc>
          <w:tcPr>
            <w:tcW w:w="1070" w:type="dxa"/>
            <w:vAlign w:val="center"/>
          </w:tcPr>
          <w:p w14:paraId="2D593AFA" w14:textId="77777777" w:rsidR="004863D8" w:rsidRDefault="004863D8" w:rsidP="00F149A0">
            <w:pPr>
              <w:spacing w:before="0"/>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$159,078.16</w:t>
            </w:r>
          </w:p>
        </w:tc>
        <w:tc>
          <w:tcPr>
            <w:tcW w:w="1305" w:type="dxa"/>
            <w:vAlign w:val="center"/>
          </w:tcPr>
          <w:p w14:paraId="53386103" w14:textId="77777777" w:rsidR="004863D8" w:rsidRPr="30A29D99" w:rsidRDefault="004863D8" w:rsidP="00F149A0">
            <w:pPr>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w:t>
            </w:r>
          </w:p>
        </w:tc>
        <w:tc>
          <w:tcPr>
            <w:tcW w:w="1610" w:type="dxa"/>
            <w:vAlign w:val="center"/>
          </w:tcPr>
          <w:p w14:paraId="34EE81EA" w14:textId="77777777" w:rsidR="004863D8" w:rsidRPr="009676D7" w:rsidRDefault="004863D8" w:rsidP="00F149A0">
            <w:pPr>
              <w:spacing w:line="276" w:lineRule="auto"/>
              <w:jc w:val="center"/>
              <w:rPr>
                <w:rFonts w:ascii="Times New Roman" w:eastAsia="Times New Roman" w:hAnsi="Times New Roman" w:cs="Times New Roman"/>
                <w:b/>
                <w:bCs/>
                <w:sz w:val="16"/>
                <w:szCs w:val="16"/>
              </w:rPr>
            </w:pPr>
            <w:r w:rsidRPr="7A5A1C4E">
              <w:rPr>
                <w:rFonts w:ascii="Times New Roman" w:eastAsia="Times New Roman" w:hAnsi="Times New Roman" w:cs="Times New Roman"/>
                <w:b/>
                <w:bCs/>
                <w:sz w:val="16"/>
                <w:szCs w:val="16"/>
              </w:rPr>
              <w:t>-</w:t>
            </w:r>
          </w:p>
        </w:tc>
      </w:tr>
    </w:tbl>
    <w:p w14:paraId="78174C70" w14:textId="77777777" w:rsidR="004863D8" w:rsidRPr="009676D7" w:rsidRDefault="004863D8" w:rsidP="004863D8">
      <w:pPr>
        <w:spacing w:before="0" w:line="240" w:lineRule="auto"/>
        <w:contextualSpacing/>
        <w:jc w:val="center"/>
        <w:rPr>
          <w:rFonts w:ascii="Times New Roman" w:eastAsia="Calibri" w:hAnsi="Times New Roman" w:cs="Times New Roman"/>
          <w:color w:val="000000" w:themeColor="text1"/>
          <w:sz w:val="18"/>
          <w:szCs w:val="18"/>
        </w:rPr>
      </w:pPr>
      <w:r w:rsidRPr="75AA67FD">
        <w:rPr>
          <w:rFonts w:ascii="Times New Roman" w:eastAsia="Calibri" w:hAnsi="Times New Roman" w:cs="Times New Roman"/>
          <w:b/>
          <w:bCs/>
          <w:color w:val="000000" w:themeColor="text1"/>
          <w:sz w:val="18"/>
          <w:szCs w:val="18"/>
        </w:rPr>
        <w:t>(*)</w:t>
      </w:r>
      <w:r w:rsidRPr="75AA67FD">
        <w:rPr>
          <w:rFonts w:ascii="Times New Roman" w:eastAsia="Calibri" w:hAnsi="Times New Roman" w:cs="Times New Roman"/>
          <w:color w:val="000000" w:themeColor="text1"/>
          <w:sz w:val="18"/>
          <w:szCs w:val="18"/>
        </w:rPr>
        <w:t xml:space="preserve"> Valor agregado bruto a precios corrientes, miles de millones de pesos. </w:t>
      </w:r>
    </w:p>
    <w:p w14:paraId="30DC578E" w14:textId="77777777" w:rsidR="004863D8" w:rsidRPr="009676D7" w:rsidRDefault="004863D8" w:rsidP="004863D8">
      <w:pPr>
        <w:spacing w:before="0" w:line="240" w:lineRule="auto"/>
        <w:contextualSpacing/>
        <w:jc w:val="center"/>
      </w:pPr>
      <w:r w:rsidRPr="75AA67FD">
        <w:rPr>
          <w:rFonts w:ascii="Times New Roman" w:eastAsia="Calibri" w:hAnsi="Times New Roman" w:cs="Times New Roman"/>
          <w:b/>
          <w:bCs/>
          <w:color w:val="000000" w:themeColor="text1"/>
          <w:sz w:val="18"/>
          <w:szCs w:val="18"/>
        </w:rPr>
        <w:t>Fuente:</w:t>
      </w:r>
      <w:r w:rsidRPr="75AA67FD">
        <w:rPr>
          <w:rFonts w:ascii="Times New Roman" w:eastAsia="Calibri" w:hAnsi="Times New Roman" w:cs="Times New Roman"/>
          <w:color w:val="000000" w:themeColor="text1"/>
          <w:sz w:val="18"/>
          <w:szCs w:val="18"/>
        </w:rPr>
        <w:t xml:space="preserve"> Gobernación de Antioquia (2026).</w:t>
      </w:r>
    </w:p>
    <w:p w14:paraId="1017A799" w14:textId="77777777" w:rsidR="004863D8" w:rsidRDefault="004863D8" w:rsidP="004863D8">
      <w:pPr>
        <w:spacing w:before="0" w:after="0" w:line="240" w:lineRule="auto"/>
        <w:contextualSpacing/>
        <w:jc w:val="center"/>
        <w:rPr>
          <w:rFonts w:ascii="Times New Roman" w:eastAsia="Calibri" w:hAnsi="Times New Roman" w:cs="Times New Roman"/>
          <w:color w:val="000000" w:themeColor="text1"/>
          <w:sz w:val="18"/>
          <w:szCs w:val="18"/>
        </w:rPr>
      </w:pPr>
    </w:p>
    <w:p w14:paraId="76855738" w14:textId="77777777" w:rsidR="004863D8" w:rsidRDefault="004863D8" w:rsidP="004863D8">
      <w:pPr>
        <w:spacing w:before="0" w:after="0" w:line="240" w:lineRule="auto"/>
        <w:contextualSpacing/>
        <w:jc w:val="center"/>
        <w:rPr>
          <w:rFonts w:ascii="Times New Roman" w:eastAsia="Calibri" w:hAnsi="Times New Roman" w:cs="Times New Roman"/>
          <w:color w:val="000000" w:themeColor="text1"/>
          <w:sz w:val="18"/>
          <w:szCs w:val="18"/>
        </w:rPr>
      </w:pPr>
    </w:p>
    <w:p w14:paraId="746FF9D9" w14:textId="77777777" w:rsidR="004863D8" w:rsidRDefault="004863D8" w:rsidP="004863D8">
      <w:pPr>
        <w:spacing w:before="0" w:after="0"/>
      </w:pPr>
      <w:r w:rsidRPr="75AA67FD">
        <w:rPr>
          <w:rFonts w:ascii="Times New Roman" w:eastAsia="Times New Roman" w:hAnsi="Times New Roman" w:cs="Times New Roman"/>
        </w:rPr>
        <w:t>No obstante, el volumen absoluto de valor agregado está estrechamente relacionado con el tamaño poblacional de los municipios. Por ello, resulta pertinente analizar el valor agregado per cápita, indicador que aproxima la capacidad de generación de riqueza por habitante. Como se observa en la Gráfica X, Gómez Plata registra el mayor valor agregado per cápita de la provincia, con cerca de $58,0 millones por habitante, más del doble del registrado por Toledo ($27,7 millones), Carolina del Príncipe ($25,3 millones) y Yarumal ($24,9 millones). En contraste, Campamento, Ituango, Guadalupe y Valdivia presentan los menores niveles de generación de valor por habitante, con valores inferiores a $16 millones. Estos resultados sugieren diferencias importantes en la intensidad de generación de riqueza entre municipios, más allá del tamaño de sus estructuras productivas y economías.</w:t>
      </w:r>
    </w:p>
    <w:p w14:paraId="06D0F970" w14:textId="77777777" w:rsidR="004863D8" w:rsidRDefault="004863D8" w:rsidP="004863D8">
      <w:pPr>
        <w:spacing w:before="0" w:after="0"/>
        <w:rPr>
          <w:rFonts w:ascii="Times New Roman" w:eastAsia="Times New Roman" w:hAnsi="Times New Roman" w:cs="Times New Roman"/>
        </w:rPr>
      </w:pPr>
    </w:p>
    <w:p w14:paraId="19FDFE0E" w14:textId="77777777" w:rsidR="004863D8" w:rsidRDefault="004863D8" w:rsidP="004863D8">
      <w:pPr>
        <w:spacing w:before="0" w:after="0"/>
        <w:rPr>
          <w:rFonts w:ascii="Times New Roman" w:eastAsia="Times New Roman" w:hAnsi="Times New Roman" w:cs="Times New Roman"/>
        </w:rPr>
      </w:pPr>
    </w:p>
    <w:p w14:paraId="400813B0" w14:textId="77777777" w:rsidR="004863D8" w:rsidRDefault="004863D8" w:rsidP="004863D8">
      <w:pPr>
        <w:pStyle w:val="Caption"/>
        <w:keepNext/>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 xml:space="preserve">Gráfica </w:t>
      </w:r>
      <w:r w:rsidRPr="75AA67FD">
        <w:rPr>
          <w:rFonts w:ascii="Times New Roman" w:hAnsi="Times New Roman" w:cs="Times New Roman"/>
          <w:i w:val="0"/>
          <w:iCs w:val="0"/>
          <w:sz w:val="20"/>
          <w:szCs w:val="20"/>
        </w:rPr>
        <w:fldChar w:fldCharType="begin"/>
      </w:r>
      <w:r w:rsidRPr="75AA67FD">
        <w:rPr>
          <w:rFonts w:ascii="Times New Roman" w:hAnsi="Times New Roman" w:cs="Times New Roman"/>
          <w:i w:val="0"/>
          <w:iCs w:val="0"/>
          <w:sz w:val="20"/>
          <w:szCs w:val="20"/>
        </w:rPr>
        <w:instrText xml:space="preserve"> SEQ Gráfica \* ARABIC </w:instrText>
      </w:r>
      <w:r w:rsidRPr="75AA67FD">
        <w:rPr>
          <w:rFonts w:ascii="Times New Roman" w:hAnsi="Times New Roman" w:cs="Times New Roman"/>
          <w:i w:val="0"/>
          <w:iCs w:val="0"/>
          <w:sz w:val="20"/>
          <w:szCs w:val="20"/>
        </w:rPr>
        <w:fldChar w:fldCharType="separate"/>
      </w:r>
      <w:r w:rsidRPr="75AA67FD">
        <w:rPr>
          <w:rFonts w:ascii="Times New Roman" w:hAnsi="Times New Roman" w:cs="Times New Roman"/>
          <w:i w:val="0"/>
          <w:iCs w:val="0"/>
          <w:noProof/>
          <w:sz w:val="20"/>
          <w:szCs w:val="20"/>
        </w:rPr>
        <w:t>X</w:t>
      </w:r>
      <w:r w:rsidRPr="75AA67FD">
        <w:rPr>
          <w:rFonts w:ascii="Times New Roman" w:hAnsi="Times New Roman" w:cs="Times New Roman"/>
          <w:i w:val="0"/>
          <w:iCs w:val="0"/>
          <w:sz w:val="20"/>
          <w:szCs w:val="20"/>
        </w:rPr>
        <w:fldChar w:fldCharType="end"/>
      </w:r>
      <w:r w:rsidRPr="75AA67FD">
        <w:rPr>
          <w:rFonts w:ascii="Times New Roman" w:hAnsi="Times New Roman" w:cs="Times New Roman"/>
          <w:i w:val="0"/>
          <w:iCs w:val="0"/>
          <w:sz w:val="20"/>
          <w:szCs w:val="20"/>
        </w:rPr>
        <w:t>. Distribución del Valor Agregado (*) per cápita por municipio - 2024</w:t>
      </w:r>
    </w:p>
    <w:p w14:paraId="10E80E0C" w14:textId="77777777" w:rsidR="004863D8" w:rsidRDefault="004863D8" w:rsidP="004863D8">
      <w:pPr>
        <w:keepNext/>
        <w:jc w:val="center"/>
      </w:pPr>
      <w:r>
        <w:rPr>
          <w:noProof/>
          <w:lang w:eastAsia="es-CO"/>
        </w:rPr>
        <w:drawing>
          <wp:inline distT="0" distB="0" distL="0" distR="0" wp14:anchorId="3FBB1ECF" wp14:editId="0899C9D6">
            <wp:extent cx="4114800" cy="3089587"/>
            <wp:effectExtent l="0" t="0" r="0" b="0"/>
            <wp:docPr id="1000562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2466" name="Picture 1000562466"/>
                    <pic:cNvPicPr/>
                  </pic:nvPicPr>
                  <pic:blipFill>
                    <a:blip r:embed="rId41">
                      <a:extLst>
                        <a:ext uri="{28A0092B-C50C-407E-A947-70E740481C1C}">
                          <a14:useLocalDpi xmlns:a14="http://schemas.microsoft.com/office/drawing/2010/main"/>
                        </a:ext>
                      </a:extLst>
                    </a:blip>
                    <a:stretch>
                      <a:fillRect/>
                    </a:stretch>
                  </pic:blipFill>
                  <pic:spPr>
                    <a:xfrm>
                      <a:off x="0" y="0"/>
                      <a:ext cx="4114800" cy="3089587"/>
                    </a:xfrm>
                    <a:prstGeom prst="rect">
                      <a:avLst/>
                    </a:prstGeom>
                  </pic:spPr>
                </pic:pic>
              </a:graphicData>
            </a:graphic>
          </wp:inline>
        </w:drawing>
      </w:r>
    </w:p>
    <w:p w14:paraId="316FA44C" w14:textId="77777777" w:rsidR="004863D8" w:rsidRDefault="004863D8" w:rsidP="004863D8">
      <w:pPr>
        <w:spacing w:after="200" w:line="240" w:lineRule="auto"/>
        <w:jc w:val="center"/>
        <w:rPr>
          <w:rFonts w:ascii="Times New Roman" w:eastAsia="Calibri" w:hAnsi="Times New Roman" w:cs="Times New Roman"/>
          <w:color w:val="000000" w:themeColor="text1"/>
          <w:sz w:val="18"/>
          <w:szCs w:val="18"/>
        </w:rPr>
      </w:pPr>
      <w:r w:rsidRPr="7A5A1C4E">
        <w:rPr>
          <w:rFonts w:ascii="Times New Roman" w:eastAsia="Times New Roman" w:hAnsi="Times New Roman" w:cs="Times New Roman"/>
          <w:b/>
          <w:bCs/>
          <w:color w:val="000000" w:themeColor="text1"/>
          <w:sz w:val="18"/>
          <w:szCs w:val="18"/>
        </w:rPr>
        <w:t>Fuente:</w:t>
      </w:r>
      <w:r w:rsidRPr="7A5A1C4E">
        <w:rPr>
          <w:rFonts w:ascii="Times New Roman" w:eastAsia="Times New Roman" w:hAnsi="Times New Roman" w:cs="Times New Roman"/>
          <w:color w:val="000000" w:themeColor="text1"/>
          <w:sz w:val="18"/>
          <w:szCs w:val="18"/>
        </w:rPr>
        <w:t xml:space="preserve"> Gobernación de Antioquia (2026). Cálculos propios. </w:t>
      </w:r>
      <w:r w:rsidRPr="7A5A1C4E">
        <w:rPr>
          <w:rFonts w:ascii="Times New Roman" w:eastAsia="Times New Roman" w:hAnsi="Times New Roman" w:cs="Times New Roman"/>
          <w:b/>
          <w:bCs/>
          <w:color w:val="000000" w:themeColor="text1"/>
          <w:sz w:val="18"/>
          <w:szCs w:val="18"/>
        </w:rPr>
        <w:t>Nota:</w:t>
      </w:r>
      <w:r w:rsidRPr="7A5A1C4E">
        <w:rPr>
          <w:rFonts w:ascii="Times New Roman" w:eastAsia="Times New Roman" w:hAnsi="Times New Roman" w:cs="Times New Roman"/>
          <w:color w:val="000000" w:themeColor="text1"/>
          <w:sz w:val="18"/>
          <w:szCs w:val="18"/>
        </w:rPr>
        <w:t xml:space="preserve"> </w:t>
      </w:r>
      <w:r w:rsidRPr="7A5A1C4E">
        <w:rPr>
          <w:rFonts w:ascii="Times New Roman" w:eastAsia="Calibri" w:hAnsi="Times New Roman" w:cs="Times New Roman"/>
          <w:b/>
          <w:bCs/>
          <w:color w:val="000000" w:themeColor="text1"/>
          <w:sz w:val="18"/>
          <w:szCs w:val="18"/>
        </w:rPr>
        <w:t>(*)</w:t>
      </w:r>
      <w:r w:rsidRPr="7A5A1C4E">
        <w:rPr>
          <w:rFonts w:ascii="Times New Roman" w:eastAsia="Calibri" w:hAnsi="Times New Roman" w:cs="Times New Roman"/>
          <w:color w:val="000000" w:themeColor="text1"/>
          <w:sz w:val="18"/>
          <w:szCs w:val="18"/>
        </w:rPr>
        <w:t xml:space="preserve"> Valor agregado bruto a precios corrientes, miles de pesos. La línea punteada representa el valor agregado del departamento (33,503).</w:t>
      </w:r>
    </w:p>
    <w:p w14:paraId="22FECB75" w14:textId="77777777" w:rsidR="004863D8" w:rsidRPr="009676D7" w:rsidRDefault="004863D8" w:rsidP="004863D8">
      <w:pPr>
        <w:spacing w:before="0" w:after="0"/>
        <w:rPr>
          <w:rFonts w:ascii="Times New Roman" w:hAnsi="Times New Roman" w:cs="Times New Roman"/>
          <w:i/>
          <w:iCs/>
        </w:rPr>
      </w:pPr>
      <w:r w:rsidRPr="75AA67FD">
        <w:rPr>
          <w:rFonts w:ascii="Times New Roman" w:eastAsia="Arial" w:hAnsi="Times New Roman" w:cs="Times New Roman"/>
        </w:rPr>
        <w:t>Por otro lado, la estructura económica de la Provincia presenta una marcada orientación hacia el sector terciario, que genera el 68,9% del valor agregado total, superando el promedio departamental (62,2%). En este contexto, teniendo en consideración las cifras presentadas respecto al valor agregado, Yarumal se consolida como el principal centro económico de la provincia, concentrando actividades comerciales y de servicios (sector secundario y terciario) que articulan gran parte de la dinámica productiva regional. Adicionalmente, la menor participación de los sectores primario y secundario de los municipios sugiere una economía fuertemente sustentada en actividades de servicios, con capacidades más limitadas de transformación productiva.</w:t>
      </w:r>
    </w:p>
    <w:p w14:paraId="23D004CC" w14:textId="77777777" w:rsidR="004863D8" w:rsidRPr="009676D7" w:rsidRDefault="004863D8" w:rsidP="004863D8">
      <w:pPr>
        <w:pStyle w:val="Caption"/>
        <w:keepNext/>
        <w:jc w:val="center"/>
        <w:rPr>
          <w:rFonts w:ascii="Times New Roman" w:hAnsi="Times New Roman" w:cs="Times New Roman"/>
          <w:i w:val="0"/>
          <w:iCs w:val="0"/>
          <w:sz w:val="20"/>
          <w:szCs w:val="20"/>
        </w:rPr>
      </w:pPr>
      <w:commentRangeStart w:id="32"/>
      <w:r w:rsidRPr="75AA67FD">
        <w:rPr>
          <w:rFonts w:ascii="Times New Roman" w:hAnsi="Times New Roman" w:cs="Times New Roman"/>
          <w:i w:val="0"/>
          <w:iCs w:val="0"/>
          <w:sz w:val="20"/>
          <w:szCs w:val="20"/>
        </w:rPr>
        <w:t xml:space="preserve">Tabla </w:t>
      </w:r>
      <w:r w:rsidRPr="75AA67FD">
        <w:rPr>
          <w:rFonts w:ascii="Times New Roman" w:hAnsi="Times New Roman" w:cs="Times New Roman"/>
          <w:i w:val="0"/>
          <w:iCs w:val="0"/>
          <w:sz w:val="20"/>
          <w:szCs w:val="20"/>
        </w:rPr>
        <w:fldChar w:fldCharType="begin"/>
      </w:r>
      <w:r w:rsidRPr="75AA67FD">
        <w:rPr>
          <w:rFonts w:ascii="Times New Roman" w:hAnsi="Times New Roman" w:cs="Times New Roman"/>
          <w:i w:val="0"/>
          <w:iCs w:val="0"/>
          <w:sz w:val="20"/>
          <w:szCs w:val="20"/>
        </w:rPr>
        <w:instrText xml:space="preserve"> SEQ Tabla \* ARABIC </w:instrText>
      </w:r>
      <w:r w:rsidRPr="75AA67FD">
        <w:rPr>
          <w:rFonts w:ascii="Times New Roman" w:hAnsi="Times New Roman" w:cs="Times New Roman"/>
          <w:i w:val="0"/>
          <w:iCs w:val="0"/>
          <w:sz w:val="20"/>
          <w:szCs w:val="20"/>
        </w:rPr>
        <w:fldChar w:fldCharType="separate"/>
      </w:r>
      <w:r>
        <w:rPr>
          <w:rFonts w:ascii="Times New Roman" w:hAnsi="Times New Roman" w:cs="Times New Roman"/>
          <w:i w:val="0"/>
          <w:iCs w:val="0"/>
          <w:noProof/>
          <w:sz w:val="20"/>
          <w:szCs w:val="20"/>
        </w:rPr>
        <w:t>27</w:t>
      </w:r>
      <w:r w:rsidRPr="75AA67FD">
        <w:rPr>
          <w:rFonts w:ascii="Times New Roman" w:hAnsi="Times New Roman" w:cs="Times New Roman"/>
          <w:i w:val="0"/>
          <w:iCs w:val="0"/>
          <w:sz w:val="20"/>
          <w:szCs w:val="20"/>
        </w:rPr>
        <w:fldChar w:fldCharType="end"/>
      </w:r>
      <w:r w:rsidRPr="75AA67FD">
        <w:rPr>
          <w:rFonts w:ascii="Times New Roman" w:hAnsi="Times New Roman" w:cs="Times New Roman"/>
          <w:i w:val="0"/>
          <w:iCs w:val="0"/>
          <w:sz w:val="20"/>
          <w:szCs w:val="20"/>
        </w:rPr>
        <w:t>. Distribución porcentual del valor agregado (*) por sectores en la PAP Bio-energética del Norte de Antioquia – 2024.</w:t>
      </w:r>
      <w:commentRangeEnd w:id="32"/>
      <w:r w:rsidRPr="009676D7">
        <w:rPr>
          <w:rStyle w:val="CommentReference"/>
          <w:rFonts w:ascii="Times New Roman" w:hAnsi="Times New Roman" w:cs="Times New Roman"/>
          <w:i w:val="0"/>
          <w:iCs w:val="0"/>
          <w:sz w:val="20"/>
          <w:szCs w:val="20"/>
        </w:rPr>
        <w:commentReference w:id="32"/>
      </w:r>
    </w:p>
    <w:tbl>
      <w:tblPr>
        <w:tblStyle w:val="TableGrid"/>
        <w:tblW w:w="0" w:type="auto"/>
        <w:tblLook w:val="06A0" w:firstRow="1" w:lastRow="0" w:firstColumn="1" w:lastColumn="0" w:noHBand="1" w:noVBand="1"/>
      </w:tblPr>
      <w:tblGrid>
        <w:gridCol w:w="3240"/>
        <w:gridCol w:w="1551"/>
        <w:gridCol w:w="1552"/>
        <w:gridCol w:w="1552"/>
      </w:tblGrid>
      <w:tr w:rsidR="004863D8" w:rsidRPr="009676D7" w14:paraId="1F25E01F" w14:textId="77777777" w:rsidTr="00F149A0">
        <w:trPr>
          <w:trHeight w:val="300"/>
        </w:trPr>
        <w:tc>
          <w:tcPr>
            <w:tcW w:w="3240" w:type="dxa"/>
            <w:shd w:val="clear" w:color="auto" w:fill="002060"/>
          </w:tcPr>
          <w:p w14:paraId="7E54CFE9"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75AA67FD">
              <w:rPr>
                <w:rFonts w:ascii="Times New Roman" w:eastAsia="Calibri" w:hAnsi="Times New Roman" w:cs="Times New Roman"/>
                <w:b/>
                <w:bCs/>
                <w:color w:val="FFFFFF" w:themeColor="background1"/>
                <w:sz w:val="16"/>
                <w:szCs w:val="16"/>
              </w:rPr>
              <w:t>Municipio</w:t>
            </w:r>
          </w:p>
        </w:tc>
        <w:tc>
          <w:tcPr>
            <w:tcW w:w="1551" w:type="dxa"/>
            <w:shd w:val="clear" w:color="auto" w:fill="002060"/>
          </w:tcPr>
          <w:p w14:paraId="16B91AA1"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Primario</w:t>
            </w:r>
          </w:p>
        </w:tc>
        <w:tc>
          <w:tcPr>
            <w:tcW w:w="1552" w:type="dxa"/>
            <w:shd w:val="clear" w:color="auto" w:fill="002060"/>
          </w:tcPr>
          <w:p w14:paraId="563F4510"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Secundario</w:t>
            </w:r>
          </w:p>
        </w:tc>
        <w:tc>
          <w:tcPr>
            <w:tcW w:w="1552" w:type="dxa"/>
            <w:shd w:val="clear" w:color="auto" w:fill="002060"/>
          </w:tcPr>
          <w:p w14:paraId="544967F4"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Terciario</w:t>
            </w:r>
          </w:p>
        </w:tc>
      </w:tr>
      <w:tr w:rsidR="004863D8" w:rsidRPr="009676D7" w14:paraId="797C0896" w14:textId="77777777" w:rsidTr="00F149A0">
        <w:trPr>
          <w:trHeight w:val="300"/>
        </w:trPr>
        <w:tc>
          <w:tcPr>
            <w:tcW w:w="3240" w:type="dxa"/>
          </w:tcPr>
          <w:p w14:paraId="0B13CEFF"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1551" w:type="dxa"/>
            <w:vAlign w:val="center"/>
          </w:tcPr>
          <w:p w14:paraId="11F8B5ED"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24.9%</w:t>
            </w:r>
          </w:p>
        </w:tc>
        <w:tc>
          <w:tcPr>
            <w:tcW w:w="1552" w:type="dxa"/>
            <w:vAlign w:val="center"/>
          </w:tcPr>
          <w:p w14:paraId="0D67FBCC"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4.8%</w:t>
            </w:r>
          </w:p>
        </w:tc>
        <w:tc>
          <w:tcPr>
            <w:tcW w:w="1552" w:type="dxa"/>
            <w:vAlign w:val="center"/>
          </w:tcPr>
          <w:p w14:paraId="69338B83"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70.4%</w:t>
            </w:r>
          </w:p>
        </w:tc>
      </w:tr>
      <w:tr w:rsidR="004863D8" w:rsidRPr="009676D7" w14:paraId="7C9B4A5B" w14:textId="77777777" w:rsidTr="00F149A0">
        <w:trPr>
          <w:trHeight w:val="300"/>
        </w:trPr>
        <w:tc>
          <w:tcPr>
            <w:tcW w:w="3240" w:type="dxa"/>
          </w:tcPr>
          <w:p w14:paraId="26626731"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Anorí</w:t>
            </w:r>
          </w:p>
        </w:tc>
        <w:tc>
          <w:tcPr>
            <w:tcW w:w="1551" w:type="dxa"/>
            <w:vAlign w:val="center"/>
          </w:tcPr>
          <w:p w14:paraId="281D90A7"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48.6%</w:t>
            </w:r>
          </w:p>
        </w:tc>
        <w:tc>
          <w:tcPr>
            <w:tcW w:w="1552" w:type="dxa"/>
            <w:vAlign w:val="center"/>
          </w:tcPr>
          <w:p w14:paraId="114325F2"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2.8%</w:t>
            </w:r>
          </w:p>
        </w:tc>
        <w:tc>
          <w:tcPr>
            <w:tcW w:w="1552" w:type="dxa"/>
            <w:vAlign w:val="center"/>
          </w:tcPr>
          <w:p w14:paraId="58136F22"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48.6%</w:t>
            </w:r>
          </w:p>
        </w:tc>
      </w:tr>
      <w:tr w:rsidR="004863D8" w:rsidRPr="009676D7" w14:paraId="2D5BC202" w14:textId="77777777" w:rsidTr="00F149A0">
        <w:trPr>
          <w:trHeight w:val="300"/>
        </w:trPr>
        <w:tc>
          <w:tcPr>
            <w:tcW w:w="3240" w:type="dxa"/>
          </w:tcPr>
          <w:p w14:paraId="6C80918C"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Briceño</w:t>
            </w:r>
          </w:p>
        </w:tc>
        <w:tc>
          <w:tcPr>
            <w:tcW w:w="1551" w:type="dxa"/>
            <w:vAlign w:val="center"/>
          </w:tcPr>
          <w:p w14:paraId="1B5C97E1"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30.4%</w:t>
            </w:r>
          </w:p>
        </w:tc>
        <w:tc>
          <w:tcPr>
            <w:tcW w:w="1552" w:type="dxa"/>
            <w:vAlign w:val="center"/>
          </w:tcPr>
          <w:p w14:paraId="4A3B5B7E"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4.0%</w:t>
            </w:r>
          </w:p>
        </w:tc>
        <w:tc>
          <w:tcPr>
            <w:tcW w:w="1552" w:type="dxa"/>
            <w:vAlign w:val="center"/>
          </w:tcPr>
          <w:p w14:paraId="6231D8EC"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65.6%</w:t>
            </w:r>
          </w:p>
        </w:tc>
      </w:tr>
      <w:tr w:rsidR="004863D8" w:rsidRPr="009676D7" w14:paraId="6B617ED1" w14:textId="77777777" w:rsidTr="00F149A0">
        <w:trPr>
          <w:trHeight w:val="300"/>
        </w:trPr>
        <w:tc>
          <w:tcPr>
            <w:tcW w:w="3240" w:type="dxa"/>
          </w:tcPr>
          <w:p w14:paraId="342E8C43"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1551" w:type="dxa"/>
            <w:vAlign w:val="center"/>
          </w:tcPr>
          <w:p w14:paraId="78C7AF64"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17.8%</w:t>
            </w:r>
          </w:p>
        </w:tc>
        <w:tc>
          <w:tcPr>
            <w:tcW w:w="1552" w:type="dxa"/>
            <w:vAlign w:val="center"/>
          </w:tcPr>
          <w:p w14:paraId="1FA0935B"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4.9%</w:t>
            </w:r>
          </w:p>
        </w:tc>
        <w:tc>
          <w:tcPr>
            <w:tcW w:w="1552" w:type="dxa"/>
            <w:vAlign w:val="center"/>
          </w:tcPr>
          <w:p w14:paraId="6E41BFA1"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77.3%</w:t>
            </w:r>
          </w:p>
        </w:tc>
      </w:tr>
      <w:tr w:rsidR="004863D8" w:rsidRPr="009676D7" w14:paraId="053DDDF8" w14:textId="77777777" w:rsidTr="00F149A0">
        <w:trPr>
          <w:trHeight w:val="300"/>
        </w:trPr>
        <w:tc>
          <w:tcPr>
            <w:tcW w:w="3240" w:type="dxa"/>
          </w:tcPr>
          <w:p w14:paraId="164B1788"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Campamento</w:t>
            </w:r>
          </w:p>
        </w:tc>
        <w:tc>
          <w:tcPr>
            <w:tcW w:w="1551" w:type="dxa"/>
            <w:vAlign w:val="center"/>
          </w:tcPr>
          <w:p w14:paraId="59D27CC5"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32.3%</w:t>
            </w:r>
          </w:p>
        </w:tc>
        <w:tc>
          <w:tcPr>
            <w:tcW w:w="1552" w:type="dxa"/>
            <w:vAlign w:val="center"/>
          </w:tcPr>
          <w:p w14:paraId="7B096C87"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4.6%</w:t>
            </w:r>
          </w:p>
        </w:tc>
        <w:tc>
          <w:tcPr>
            <w:tcW w:w="1552" w:type="dxa"/>
            <w:vAlign w:val="center"/>
          </w:tcPr>
          <w:p w14:paraId="33956484"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63.2%</w:t>
            </w:r>
          </w:p>
        </w:tc>
      </w:tr>
      <w:tr w:rsidR="004863D8" w:rsidRPr="009676D7" w14:paraId="642C79B0" w14:textId="77777777" w:rsidTr="00F149A0">
        <w:trPr>
          <w:trHeight w:val="300"/>
        </w:trPr>
        <w:tc>
          <w:tcPr>
            <w:tcW w:w="3240" w:type="dxa"/>
          </w:tcPr>
          <w:p w14:paraId="3179278B"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Gómez Plata</w:t>
            </w:r>
          </w:p>
        </w:tc>
        <w:tc>
          <w:tcPr>
            <w:tcW w:w="1551" w:type="dxa"/>
            <w:vAlign w:val="center"/>
          </w:tcPr>
          <w:p w14:paraId="0FEEDF08"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11.9%</w:t>
            </w:r>
          </w:p>
        </w:tc>
        <w:tc>
          <w:tcPr>
            <w:tcW w:w="1552" w:type="dxa"/>
            <w:vAlign w:val="center"/>
          </w:tcPr>
          <w:p w14:paraId="59EF0016"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4.2%</w:t>
            </w:r>
          </w:p>
        </w:tc>
        <w:tc>
          <w:tcPr>
            <w:tcW w:w="1552" w:type="dxa"/>
            <w:vAlign w:val="center"/>
          </w:tcPr>
          <w:p w14:paraId="40E31F17"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83.9%</w:t>
            </w:r>
          </w:p>
        </w:tc>
      </w:tr>
      <w:tr w:rsidR="004863D8" w:rsidRPr="009676D7" w14:paraId="2F1C3C26" w14:textId="77777777" w:rsidTr="00F149A0">
        <w:trPr>
          <w:trHeight w:val="300"/>
        </w:trPr>
        <w:tc>
          <w:tcPr>
            <w:tcW w:w="3240" w:type="dxa"/>
          </w:tcPr>
          <w:p w14:paraId="194547F5"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Guadalupe</w:t>
            </w:r>
          </w:p>
        </w:tc>
        <w:tc>
          <w:tcPr>
            <w:tcW w:w="1551" w:type="dxa"/>
            <w:vAlign w:val="center"/>
          </w:tcPr>
          <w:p w14:paraId="11E62E84"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16.3%</w:t>
            </w:r>
          </w:p>
        </w:tc>
        <w:tc>
          <w:tcPr>
            <w:tcW w:w="1552" w:type="dxa"/>
            <w:vAlign w:val="center"/>
          </w:tcPr>
          <w:p w14:paraId="46932D62"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4.8%</w:t>
            </w:r>
          </w:p>
        </w:tc>
        <w:tc>
          <w:tcPr>
            <w:tcW w:w="1552" w:type="dxa"/>
            <w:vAlign w:val="center"/>
          </w:tcPr>
          <w:p w14:paraId="1740E19F"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78.8%</w:t>
            </w:r>
          </w:p>
        </w:tc>
      </w:tr>
      <w:tr w:rsidR="004863D8" w:rsidRPr="009676D7" w14:paraId="0FF5B396" w14:textId="77777777" w:rsidTr="00F149A0">
        <w:trPr>
          <w:trHeight w:val="300"/>
        </w:trPr>
        <w:tc>
          <w:tcPr>
            <w:tcW w:w="3240" w:type="dxa"/>
          </w:tcPr>
          <w:p w14:paraId="693C37CC"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Ituango</w:t>
            </w:r>
          </w:p>
        </w:tc>
        <w:tc>
          <w:tcPr>
            <w:tcW w:w="1551" w:type="dxa"/>
            <w:vAlign w:val="center"/>
          </w:tcPr>
          <w:p w14:paraId="46357D94"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21.2%</w:t>
            </w:r>
          </w:p>
        </w:tc>
        <w:tc>
          <w:tcPr>
            <w:tcW w:w="1552" w:type="dxa"/>
            <w:vAlign w:val="center"/>
          </w:tcPr>
          <w:p w14:paraId="0D1F62E5"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4.9%</w:t>
            </w:r>
          </w:p>
        </w:tc>
        <w:tc>
          <w:tcPr>
            <w:tcW w:w="1552" w:type="dxa"/>
            <w:vAlign w:val="center"/>
          </w:tcPr>
          <w:p w14:paraId="0821B3A7"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73.9%</w:t>
            </w:r>
          </w:p>
        </w:tc>
      </w:tr>
      <w:tr w:rsidR="004863D8" w:rsidRPr="009676D7" w14:paraId="198FA232" w14:textId="77777777" w:rsidTr="00F149A0">
        <w:trPr>
          <w:trHeight w:val="300"/>
        </w:trPr>
        <w:tc>
          <w:tcPr>
            <w:tcW w:w="3240" w:type="dxa"/>
          </w:tcPr>
          <w:p w14:paraId="5FF73185"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1551" w:type="dxa"/>
            <w:vAlign w:val="center"/>
          </w:tcPr>
          <w:p w14:paraId="2933A5B7"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24.1%</w:t>
            </w:r>
          </w:p>
        </w:tc>
        <w:tc>
          <w:tcPr>
            <w:tcW w:w="1552" w:type="dxa"/>
            <w:vAlign w:val="center"/>
          </w:tcPr>
          <w:p w14:paraId="3D69349F"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4.7%</w:t>
            </w:r>
          </w:p>
        </w:tc>
        <w:tc>
          <w:tcPr>
            <w:tcW w:w="1552" w:type="dxa"/>
            <w:vAlign w:val="center"/>
          </w:tcPr>
          <w:p w14:paraId="08149B1F"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71.1%</w:t>
            </w:r>
          </w:p>
        </w:tc>
      </w:tr>
      <w:tr w:rsidR="004863D8" w:rsidRPr="009676D7" w14:paraId="187573A5" w14:textId="77777777" w:rsidTr="00F149A0">
        <w:trPr>
          <w:trHeight w:val="300"/>
        </w:trPr>
        <w:tc>
          <w:tcPr>
            <w:tcW w:w="3240" w:type="dxa"/>
          </w:tcPr>
          <w:p w14:paraId="364E18E7"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1551" w:type="dxa"/>
            <w:vAlign w:val="center"/>
          </w:tcPr>
          <w:p w14:paraId="6D1E2D5B"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15.0%</w:t>
            </w:r>
          </w:p>
        </w:tc>
        <w:tc>
          <w:tcPr>
            <w:tcW w:w="1552" w:type="dxa"/>
            <w:vAlign w:val="center"/>
          </w:tcPr>
          <w:p w14:paraId="39BEFB4A"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4.8%</w:t>
            </w:r>
          </w:p>
        </w:tc>
        <w:tc>
          <w:tcPr>
            <w:tcW w:w="1552" w:type="dxa"/>
            <w:vAlign w:val="center"/>
          </w:tcPr>
          <w:p w14:paraId="6EBB09D7"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80.2%</w:t>
            </w:r>
          </w:p>
        </w:tc>
      </w:tr>
      <w:tr w:rsidR="004863D8" w:rsidRPr="009676D7" w14:paraId="731FC6BA" w14:textId="77777777" w:rsidTr="00F149A0">
        <w:trPr>
          <w:trHeight w:val="300"/>
        </w:trPr>
        <w:tc>
          <w:tcPr>
            <w:tcW w:w="3240" w:type="dxa"/>
          </w:tcPr>
          <w:p w14:paraId="6CE24234"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Toledo</w:t>
            </w:r>
          </w:p>
        </w:tc>
        <w:tc>
          <w:tcPr>
            <w:tcW w:w="1551" w:type="dxa"/>
            <w:vAlign w:val="center"/>
          </w:tcPr>
          <w:p w14:paraId="3F12A6BF"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19.4%</w:t>
            </w:r>
          </w:p>
        </w:tc>
        <w:tc>
          <w:tcPr>
            <w:tcW w:w="1552" w:type="dxa"/>
            <w:vAlign w:val="center"/>
          </w:tcPr>
          <w:p w14:paraId="4993CFEB"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4.5%</w:t>
            </w:r>
          </w:p>
        </w:tc>
        <w:tc>
          <w:tcPr>
            <w:tcW w:w="1552" w:type="dxa"/>
            <w:vAlign w:val="center"/>
          </w:tcPr>
          <w:p w14:paraId="469C3EBE"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76.1%</w:t>
            </w:r>
          </w:p>
        </w:tc>
      </w:tr>
      <w:tr w:rsidR="004863D8" w:rsidRPr="009676D7" w14:paraId="67A4C651" w14:textId="77777777" w:rsidTr="00F149A0">
        <w:trPr>
          <w:trHeight w:val="300"/>
        </w:trPr>
        <w:tc>
          <w:tcPr>
            <w:tcW w:w="3240" w:type="dxa"/>
          </w:tcPr>
          <w:p w14:paraId="2517C741"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Valdivia</w:t>
            </w:r>
          </w:p>
        </w:tc>
        <w:tc>
          <w:tcPr>
            <w:tcW w:w="1551" w:type="dxa"/>
            <w:vAlign w:val="center"/>
          </w:tcPr>
          <w:p w14:paraId="1C43E1DB"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14.0%</w:t>
            </w:r>
          </w:p>
        </w:tc>
        <w:tc>
          <w:tcPr>
            <w:tcW w:w="1552" w:type="dxa"/>
            <w:vAlign w:val="center"/>
          </w:tcPr>
          <w:p w14:paraId="733C4ED8"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4.8%</w:t>
            </w:r>
          </w:p>
        </w:tc>
        <w:tc>
          <w:tcPr>
            <w:tcW w:w="1552" w:type="dxa"/>
            <w:vAlign w:val="center"/>
          </w:tcPr>
          <w:p w14:paraId="6BA9AED3"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81.3%</w:t>
            </w:r>
          </w:p>
        </w:tc>
      </w:tr>
      <w:tr w:rsidR="004863D8" w:rsidRPr="009676D7" w14:paraId="4E44DB24" w14:textId="77777777" w:rsidTr="00F149A0">
        <w:trPr>
          <w:trHeight w:val="300"/>
        </w:trPr>
        <w:tc>
          <w:tcPr>
            <w:tcW w:w="3240" w:type="dxa"/>
          </w:tcPr>
          <w:p w14:paraId="37590065"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Yarumal</w:t>
            </w:r>
          </w:p>
        </w:tc>
        <w:tc>
          <w:tcPr>
            <w:tcW w:w="1551" w:type="dxa"/>
            <w:vAlign w:val="center"/>
          </w:tcPr>
          <w:p w14:paraId="6C70FCE7"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14.8%</w:t>
            </w:r>
          </w:p>
        </w:tc>
        <w:tc>
          <w:tcPr>
            <w:tcW w:w="1552" w:type="dxa"/>
            <w:vAlign w:val="center"/>
          </w:tcPr>
          <w:p w14:paraId="45A31E6E"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22.8%</w:t>
            </w:r>
          </w:p>
        </w:tc>
        <w:tc>
          <w:tcPr>
            <w:tcW w:w="1552" w:type="dxa"/>
            <w:vAlign w:val="center"/>
          </w:tcPr>
          <w:p w14:paraId="1DD34D30" w14:textId="77777777" w:rsidR="004863D8" w:rsidRDefault="004863D8" w:rsidP="00F149A0">
            <w:pPr>
              <w:spacing w:line="276" w:lineRule="auto"/>
              <w:jc w:val="center"/>
              <w:rPr>
                <w:rFonts w:ascii="Times New Roman" w:eastAsia="Calibri" w:hAnsi="Times New Roman" w:cs="Times New Roman"/>
                <w:sz w:val="16"/>
                <w:szCs w:val="16"/>
              </w:rPr>
            </w:pPr>
            <w:r w:rsidRPr="75AA67FD">
              <w:rPr>
                <w:rFonts w:ascii="Times New Roman" w:eastAsia="Calibri" w:hAnsi="Times New Roman" w:cs="Times New Roman"/>
                <w:sz w:val="16"/>
                <w:szCs w:val="16"/>
              </w:rPr>
              <w:t>62.5%</w:t>
            </w:r>
          </w:p>
        </w:tc>
      </w:tr>
      <w:tr w:rsidR="004863D8" w:rsidRPr="009676D7" w14:paraId="2E59931A" w14:textId="77777777" w:rsidTr="00F149A0">
        <w:trPr>
          <w:trHeight w:val="330"/>
        </w:trPr>
        <w:tc>
          <w:tcPr>
            <w:tcW w:w="3240" w:type="dxa"/>
          </w:tcPr>
          <w:p w14:paraId="4297D077"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7A5A1C4E">
              <w:rPr>
                <w:rFonts w:ascii="Times New Roman" w:eastAsia="Calibri" w:hAnsi="Times New Roman" w:cs="Times New Roman"/>
                <w:b/>
                <w:bCs/>
                <w:sz w:val="16"/>
                <w:szCs w:val="16"/>
              </w:rPr>
              <w:t>Total, Provincia</w:t>
            </w:r>
          </w:p>
        </w:tc>
        <w:tc>
          <w:tcPr>
            <w:tcW w:w="1551" w:type="dxa"/>
            <w:vAlign w:val="center"/>
          </w:tcPr>
          <w:p w14:paraId="55253DA5" w14:textId="77777777" w:rsidR="004863D8" w:rsidRPr="009676D7" w:rsidRDefault="004863D8" w:rsidP="00F149A0">
            <w:pPr>
              <w:spacing w:line="276" w:lineRule="auto"/>
              <w:jc w:val="center"/>
              <w:rPr>
                <w:rFonts w:ascii="Times New Roman" w:eastAsia="Calibri" w:hAnsi="Times New Roman" w:cs="Times New Roman"/>
                <w:b/>
                <w:bCs/>
                <w:sz w:val="16"/>
                <w:szCs w:val="16"/>
              </w:rPr>
            </w:pPr>
            <w:r w:rsidRPr="7A5A1C4E">
              <w:rPr>
                <w:rFonts w:ascii="Times New Roman" w:eastAsia="Calibri" w:hAnsi="Times New Roman" w:cs="Times New Roman"/>
                <w:b/>
                <w:bCs/>
                <w:sz w:val="16"/>
                <w:szCs w:val="16"/>
              </w:rPr>
              <w:t>21.5%</w:t>
            </w:r>
          </w:p>
        </w:tc>
        <w:tc>
          <w:tcPr>
            <w:tcW w:w="1552" w:type="dxa"/>
            <w:vAlign w:val="center"/>
          </w:tcPr>
          <w:p w14:paraId="10BAC9AC" w14:textId="77777777" w:rsidR="004863D8" w:rsidRPr="009676D7" w:rsidRDefault="004863D8" w:rsidP="00F149A0">
            <w:pPr>
              <w:spacing w:line="276" w:lineRule="auto"/>
              <w:jc w:val="center"/>
              <w:rPr>
                <w:rFonts w:ascii="Times New Roman" w:hAnsi="Times New Roman" w:cs="Times New Roman"/>
                <w:b/>
                <w:bCs/>
                <w:sz w:val="16"/>
                <w:szCs w:val="16"/>
              </w:rPr>
            </w:pPr>
            <w:r w:rsidRPr="7A5A1C4E">
              <w:rPr>
                <w:rFonts w:ascii="Times New Roman" w:eastAsia="Calibri" w:hAnsi="Times New Roman" w:cs="Times New Roman"/>
                <w:b/>
                <w:bCs/>
                <w:sz w:val="16"/>
                <w:szCs w:val="16"/>
              </w:rPr>
              <w:t>9,4%</w:t>
            </w:r>
          </w:p>
        </w:tc>
        <w:tc>
          <w:tcPr>
            <w:tcW w:w="1552" w:type="dxa"/>
            <w:vAlign w:val="center"/>
          </w:tcPr>
          <w:p w14:paraId="68D78015" w14:textId="77777777" w:rsidR="004863D8" w:rsidRPr="009676D7" w:rsidRDefault="004863D8" w:rsidP="00F149A0">
            <w:pPr>
              <w:spacing w:line="276" w:lineRule="auto"/>
              <w:jc w:val="center"/>
              <w:rPr>
                <w:rFonts w:ascii="Times New Roman" w:hAnsi="Times New Roman" w:cs="Times New Roman"/>
                <w:b/>
                <w:bCs/>
                <w:sz w:val="16"/>
                <w:szCs w:val="16"/>
              </w:rPr>
            </w:pPr>
            <w:r w:rsidRPr="7A5A1C4E">
              <w:rPr>
                <w:rFonts w:ascii="Times New Roman" w:eastAsia="Calibri" w:hAnsi="Times New Roman" w:cs="Times New Roman"/>
                <w:b/>
                <w:bCs/>
                <w:sz w:val="16"/>
                <w:szCs w:val="16"/>
              </w:rPr>
              <w:t>69,1%</w:t>
            </w:r>
          </w:p>
        </w:tc>
      </w:tr>
      <w:tr w:rsidR="004863D8" w:rsidRPr="009676D7" w14:paraId="340B9096" w14:textId="77777777" w:rsidTr="00F149A0">
        <w:trPr>
          <w:trHeight w:val="300"/>
        </w:trPr>
        <w:tc>
          <w:tcPr>
            <w:tcW w:w="3240" w:type="dxa"/>
          </w:tcPr>
          <w:p w14:paraId="3D6D0E62"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7A5A1C4E">
              <w:rPr>
                <w:rFonts w:ascii="Times New Roman" w:eastAsia="Calibri" w:hAnsi="Times New Roman" w:cs="Times New Roman"/>
                <w:b/>
                <w:bCs/>
                <w:sz w:val="16"/>
                <w:szCs w:val="16"/>
              </w:rPr>
              <w:t>Total, Subregión</w:t>
            </w:r>
          </w:p>
        </w:tc>
        <w:tc>
          <w:tcPr>
            <w:tcW w:w="1551" w:type="dxa"/>
            <w:vAlign w:val="center"/>
          </w:tcPr>
          <w:p w14:paraId="1BCD9973" w14:textId="77777777" w:rsidR="004863D8" w:rsidRPr="009676D7" w:rsidRDefault="004863D8" w:rsidP="00F149A0">
            <w:pPr>
              <w:spacing w:line="276" w:lineRule="auto"/>
              <w:jc w:val="center"/>
              <w:rPr>
                <w:rFonts w:ascii="Times New Roman" w:eastAsia="Calibri" w:hAnsi="Times New Roman" w:cs="Times New Roman"/>
                <w:b/>
                <w:bCs/>
                <w:sz w:val="16"/>
                <w:szCs w:val="16"/>
              </w:rPr>
            </w:pPr>
            <w:r w:rsidRPr="7A5A1C4E">
              <w:rPr>
                <w:rFonts w:ascii="Times New Roman" w:eastAsia="Calibri" w:hAnsi="Times New Roman" w:cs="Times New Roman"/>
                <w:b/>
                <w:bCs/>
                <w:sz w:val="16"/>
                <w:szCs w:val="16"/>
              </w:rPr>
              <w:t>25.0%</w:t>
            </w:r>
          </w:p>
        </w:tc>
        <w:tc>
          <w:tcPr>
            <w:tcW w:w="1552" w:type="dxa"/>
            <w:vAlign w:val="center"/>
          </w:tcPr>
          <w:p w14:paraId="39848E12" w14:textId="77777777" w:rsidR="004863D8" w:rsidRPr="009676D7" w:rsidRDefault="004863D8" w:rsidP="00F149A0">
            <w:pPr>
              <w:spacing w:line="276" w:lineRule="auto"/>
              <w:jc w:val="center"/>
              <w:rPr>
                <w:rFonts w:ascii="Times New Roman" w:hAnsi="Times New Roman" w:cs="Times New Roman"/>
                <w:b/>
                <w:bCs/>
                <w:sz w:val="16"/>
                <w:szCs w:val="16"/>
              </w:rPr>
            </w:pPr>
            <w:r w:rsidRPr="7A5A1C4E">
              <w:rPr>
                <w:rFonts w:ascii="Times New Roman" w:eastAsia="Calibri" w:hAnsi="Times New Roman" w:cs="Times New Roman"/>
                <w:b/>
                <w:bCs/>
                <w:sz w:val="16"/>
                <w:szCs w:val="16"/>
              </w:rPr>
              <w:t>21,7%</w:t>
            </w:r>
          </w:p>
        </w:tc>
        <w:tc>
          <w:tcPr>
            <w:tcW w:w="1552" w:type="dxa"/>
            <w:vAlign w:val="center"/>
          </w:tcPr>
          <w:p w14:paraId="2D4B1258" w14:textId="77777777" w:rsidR="004863D8" w:rsidRPr="009676D7" w:rsidRDefault="004863D8" w:rsidP="00F149A0">
            <w:pPr>
              <w:spacing w:line="276" w:lineRule="auto"/>
              <w:jc w:val="center"/>
              <w:rPr>
                <w:rFonts w:ascii="Times New Roman" w:hAnsi="Times New Roman" w:cs="Times New Roman"/>
                <w:b/>
                <w:bCs/>
                <w:sz w:val="16"/>
                <w:szCs w:val="16"/>
              </w:rPr>
            </w:pPr>
            <w:r w:rsidRPr="7A5A1C4E">
              <w:rPr>
                <w:rFonts w:ascii="Times New Roman" w:eastAsia="Calibri" w:hAnsi="Times New Roman" w:cs="Times New Roman"/>
                <w:b/>
                <w:bCs/>
                <w:sz w:val="16"/>
                <w:szCs w:val="16"/>
              </w:rPr>
              <w:t>53,3%</w:t>
            </w:r>
          </w:p>
        </w:tc>
      </w:tr>
      <w:tr w:rsidR="004863D8" w:rsidRPr="009676D7" w14:paraId="692492AA" w14:textId="77777777" w:rsidTr="00F149A0">
        <w:trPr>
          <w:trHeight w:val="300"/>
        </w:trPr>
        <w:tc>
          <w:tcPr>
            <w:tcW w:w="3240" w:type="dxa"/>
          </w:tcPr>
          <w:p w14:paraId="3AB6A36F"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7A5A1C4E">
              <w:rPr>
                <w:rFonts w:ascii="Times New Roman" w:eastAsia="Calibri" w:hAnsi="Times New Roman" w:cs="Times New Roman"/>
                <w:b/>
                <w:bCs/>
                <w:sz w:val="16"/>
                <w:szCs w:val="16"/>
              </w:rPr>
              <w:t>Total, Departamento</w:t>
            </w:r>
          </w:p>
        </w:tc>
        <w:tc>
          <w:tcPr>
            <w:tcW w:w="1551" w:type="dxa"/>
            <w:vAlign w:val="center"/>
          </w:tcPr>
          <w:p w14:paraId="0BA8A41B" w14:textId="77777777" w:rsidR="004863D8" w:rsidRPr="009676D7" w:rsidRDefault="004863D8" w:rsidP="00F149A0">
            <w:pPr>
              <w:spacing w:line="276" w:lineRule="auto"/>
              <w:jc w:val="center"/>
              <w:rPr>
                <w:rFonts w:ascii="Times New Roman" w:eastAsia="Calibri" w:hAnsi="Times New Roman" w:cs="Times New Roman"/>
                <w:b/>
                <w:bCs/>
                <w:sz w:val="16"/>
                <w:szCs w:val="16"/>
              </w:rPr>
            </w:pPr>
            <w:r w:rsidRPr="7A5A1C4E">
              <w:rPr>
                <w:rFonts w:ascii="Times New Roman" w:eastAsia="Calibri" w:hAnsi="Times New Roman" w:cs="Times New Roman"/>
                <w:b/>
                <w:bCs/>
                <w:sz w:val="16"/>
                <w:szCs w:val="16"/>
              </w:rPr>
              <w:t>12.8%</w:t>
            </w:r>
          </w:p>
        </w:tc>
        <w:tc>
          <w:tcPr>
            <w:tcW w:w="1552" w:type="dxa"/>
            <w:vAlign w:val="center"/>
          </w:tcPr>
          <w:p w14:paraId="5FAC5DEC" w14:textId="77777777" w:rsidR="004863D8" w:rsidRPr="009676D7" w:rsidRDefault="004863D8" w:rsidP="00F149A0">
            <w:pPr>
              <w:spacing w:line="276" w:lineRule="auto"/>
              <w:jc w:val="center"/>
              <w:rPr>
                <w:rFonts w:ascii="Times New Roman" w:hAnsi="Times New Roman" w:cs="Times New Roman"/>
                <w:b/>
                <w:bCs/>
                <w:sz w:val="16"/>
                <w:szCs w:val="16"/>
              </w:rPr>
            </w:pPr>
            <w:r w:rsidRPr="7A5A1C4E">
              <w:rPr>
                <w:rFonts w:ascii="Times New Roman" w:eastAsia="Calibri" w:hAnsi="Times New Roman" w:cs="Times New Roman"/>
                <w:b/>
                <w:bCs/>
                <w:sz w:val="16"/>
                <w:szCs w:val="16"/>
              </w:rPr>
              <w:t>18,2%</w:t>
            </w:r>
          </w:p>
        </w:tc>
        <w:tc>
          <w:tcPr>
            <w:tcW w:w="1552" w:type="dxa"/>
            <w:vAlign w:val="center"/>
          </w:tcPr>
          <w:p w14:paraId="729C16D3" w14:textId="77777777" w:rsidR="004863D8" w:rsidRPr="009676D7" w:rsidRDefault="004863D8" w:rsidP="00F149A0">
            <w:pPr>
              <w:spacing w:line="276" w:lineRule="auto"/>
              <w:jc w:val="center"/>
              <w:rPr>
                <w:rFonts w:ascii="Times New Roman" w:hAnsi="Times New Roman" w:cs="Times New Roman"/>
                <w:b/>
                <w:bCs/>
                <w:sz w:val="16"/>
                <w:szCs w:val="16"/>
              </w:rPr>
            </w:pPr>
            <w:r w:rsidRPr="7A5A1C4E">
              <w:rPr>
                <w:rFonts w:ascii="Times New Roman" w:eastAsia="Calibri" w:hAnsi="Times New Roman" w:cs="Times New Roman"/>
                <w:b/>
                <w:bCs/>
                <w:sz w:val="16"/>
                <w:szCs w:val="16"/>
              </w:rPr>
              <w:t>69,0%</w:t>
            </w:r>
          </w:p>
        </w:tc>
      </w:tr>
    </w:tbl>
    <w:p w14:paraId="3B1B60E5" w14:textId="77777777" w:rsidR="004863D8" w:rsidRPr="009676D7" w:rsidRDefault="004863D8" w:rsidP="004863D8">
      <w:pPr>
        <w:spacing w:after="0"/>
        <w:contextualSpacing/>
      </w:pPr>
      <w:r w:rsidRPr="75AA67FD">
        <w:rPr>
          <w:rFonts w:ascii="Times New Roman" w:eastAsia="Calibri" w:hAnsi="Times New Roman" w:cs="Times New Roman"/>
          <w:b/>
          <w:bCs/>
          <w:color w:val="000000" w:themeColor="text1"/>
          <w:sz w:val="18"/>
          <w:szCs w:val="18"/>
        </w:rPr>
        <w:t xml:space="preserve">(*) </w:t>
      </w:r>
      <w:r w:rsidRPr="75AA67FD">
        <w:rPr>
          <w:rFonts w:ascii="Times New Roman" w:eastAsia="Calibri" w:hAnsi="Times New Roman" w:cs="Times New Roman"/>
          <w:color w:val="000000" w:themeColor="text1"/>
          <w:sz w:val="18"/>
          <w:szCs w:val="18"/>
        </w:rPr>
        <w:t xml:space="preserve">Valor agregado bruto a precios corrientes base 2015.  </w:t>
      </w:r>
    </w:p>
    <w:p w14:paraId="24610291" w14:textId="77777777" w:rsidR="004863D8" w:rsidRPr="009676D7" w:rsidRDefault="004863D8" w:rsidP="004863D8">
      <w:pPr>
        <w:spacing w:after="0"/>
        <w:contextualSpacing/>
      </w:pPr>
      <w:r w:rsidRPr="75AA67FD">
        <w:rPr>
          <w:rFonts w:ascii="Times New Roman" w:eastAsia="Calibri" w:hAnsi="Times New Roman" w:cs="Times New Roman"/>
          <w:b/>
          <w:bCs/>
          <w:color w:val="000000" w:themeColor="text1"/>
          <w:sz w:val="18"/>
          <w:szCs w:val="18"/>
        </w:rPr>
        <w:t xml:space="preserve">Fuente: </w:t>
      </w:r>
      <w:r w:rsidRPr="75AA67FD">
        <w:rPr>
          <w:rFonts w:ascii="Times New Roman" w:eastAsia="Calibri" w:hAnsi="Times New Roman" w:cs="Times New Roman"/>
          <w:color w:val="000000" w:themeColor="text1"/>
          <w:sz w:val="18"/>
          <w:szCs w:val="18"/>
        </w:rPr>
        <w:t>DANE (s.f.-a). Cálculos propios.</w:t>
      </w:r>
    </w:p>
    <w:p w14:paraId="38AC3231" w14:textId="77777777" w:rsidR="004863D8" w:rsidRDefault="004863D8" w:rsidP="004863D8">
      <w:pPr>
        <w:spacing w:after="0"/>
        <w:contextualSpacing/>
        <w:rPr>
          <w:rFonts w:ascii="Times New Roman" w:eastAsia="Calibri" w:hAnsi="Times New Roman" w:cs="Times New Roman"/>
          <w:color w:val="000000" w:themeColor="text1"/>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9"/>
        <w:gridCol w:w="4509"/>
      </w:tblGrid>
      <w:tr w:rsidR="004863D8" w14:paraId="3D28054D" w14:textId="77777777" w:rsidTr="00F149A0">
        <w:trPr>
          <w:trHeight w:val="300"/>
        </w:trPr>
        <w:tc>
          <w:tcPr>
            <w:tcW w:w="4770" w:type="dxa"/>
          </w:tcPr>
          <w:p w14:paraId="410E6083" w14:textId="77777777" w:rsidR="004863D8" w:rsidRDefault="004863D8" w:rsidP="00F149A0">
            <w:pPr>
              <w:pStyle w:val="Caption"/>
              <w:keepNext/>
              <w:jc w:val="center"/>
              <w:rPr>
                <w:rFonts w:ascii="Times New Roman" w:hAnsi="Times New Roman" w:cs="Times New Roman"/>
                <w:i w:val="0"/>
                <w:iCs w:val="0"/>
                <w:sz w:val="20"/>
                <w:szCs w:val="20"/>
              </w:rPr>
            </w:pPr>
            <w:commentRangeStart w:id="33"/>
            <w:r w:rsidRPr="75AA67FD">
              <w:rPr>
                <w:rFonts w:ascii="Times New Roman" w:hAnsi="Times New Roman" w:cs="Times New Roman"/>
                <w:i w:val="0"/>
                <w:iCs w:val="0"/>
                <w:sz w:val="20"/>
                <w:szCs w:val="20"/>
              </w:rPr>
              <w:t xml:space="preserve">Gráfica </w:t>
            </w:r>
            <w:r w:rsidRPr="75AA67FD">
              <w:rPr>
                <w:rFonts w:ascii="Times New Roman" w:hAnsi="Times New Roman" w:cs="Times New Roman"/>
                <w:i w:val="0"/>
                <w:iCs w:val="0"/>
                <w:sz w:val="20"/>
                <w:szCs w:val="20"/>
              </w:rPr>
              <w:fldChar w:fldCharType="begin"/>
            </w:r>
            <w:r w:rsidRPr="75AA67FD">
              <w:rPr>
                <w:rFonts w:ascii="Times New Roman" w:hAnsi="Times New Roman" w:cs="Times New Roman"/>
                <w:i w:val="0"/>
                <w:iCs w:val="0"/>
                <w:sz w:val="20"/>
                <w:szCs w:val="20"/>
              </w:rPr>
              <w:instrText xml:space="preserve"> SEQ Gráfica \* ARABIC </w:instrText>
            </w:r>
            <w:r w:rsidRPr="75AA67FD">
              <w:rPr>
                <w:rFonts w:ascii="Times New Roman" w:hAnsi="Times New Roman" w:cs="Times New Roman"/>
                <w:i w:val="0"/>
                <w:iCs w:val="0"/>
                <w:sz w:val="20"/>
                <w:szCs w:val="20"/>
              </w:rPr>
              <w:fldChar w:fldCharType="separate"/>
            </w:r>
            <w:r w:rsidRPr="75AA67FD">
              <w:rPr>
                <w:rFonts w:ascii="Times New Roman" w:hAnsi="Times New Roman" w:cs="Times New Roman"/>
                <w:i w:val="0"/>
                <w:iCs w:val="0"/>
                <w:noProof/>
                <w:sz w:val="20"/>
                <w:szCs w:val="20"/>
              </w:rPr>
              <w:t>X</w:t>
            </w:r>
            <w:r w:rsidRPr="75AA67FD">
              <w:rPr>
                <w:rFonts w:ascii="Times New Roman" w:hAnsi="Times New Roman" w:cs="Times New Roman"/>
                <w:i w:val="0"/>
                <w:iCs w:val="0"/>
                <w:sz w:val="20"/>
                <w:szCs w:val="20"/>
              </w:rPr>
              <w:fldChar w:fldCharType="end"/>
            </w:r>
            <w:r w:rsidRPr="75AA67FD">
              <w:rPr>
                <w:rFonts w:ascii="Times New Roman" w:hAnsi="Times New Roman" w:cs="Times New Roman"/>
                <w:i w:val="0"/>
                <w:iCs w:val="0"/>
                <w:sz w:val="20"/>
                <w:szCs w:val="20"/>
              </w:rPr>
              <w:t>. Peso relativo del Valor Agregado por municipio — 2024</w:t>
            </w:r>
            <w:commentRangeEnd w:id="33"/>
            <w:r>
              <w:rPr>
                <w:rStyle w:val="CommentReference"/>
                <w:rFonts w:ascii="Times New Roman" w:hAnsi="Times New Roman" w:cs="Times New Roman"/>
                <w:i w:val="0"/>
                <w:iCs w:val="0"/>
                <w:sz w:val="20"/>
                <w:szCs w:val="20"/>
              </w:rPr>
              <w:commentReference w:id="33"/>
            </w:r>
          </w:p>
          <w:p w14:paraId="5F994BD8" w14:textId="77777777" w:rsidR="004863D8" w:rsidRDefault="004863D8" w:rsidP="00F149A0">
            <w:pPr>
              <w:keepNext/>
            </w:pPr>
            <w:r>
              <w:rPr>
                <w:noProof/>
                <w:lang w:eastAsia="es-CO"/>
              </w:rPr>
              <w:drawing>
                <wp:inline distT="0" distB="0" distL="0" distR="0" wp14:anchorId="0EE0DA08" wp14:editId="63191CBA">
                  <wp:extent cx="2670464" cy="2187321"/>
                  <wp:effectExtent l="0" t="0" r="0" b="0"/>
                  <wp:docPr id="788250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50494" name="Picture 788250494"/>
                          <pic:cNvPicPr/>
                        </pic:nvPicPr>
                        <pic:blipFill>
                          <a:blip r:embed="rId42">
                            <a:extLst>
                              <a:ext uri="{28A0092B-C50C-407E-A947-70E740481C1C}">
                                <a14:useLocalDpi xmlns:a14="http://schemas.microsoft.com/office/drawing/2010/main"/>
                              </a:ext>
                            </a:extLst>
                          </a:blip>
                          <a:stretch>
                            <a:fillRect/>
                          </a:stretch>
                        </pic:blipFill>
                        <pic:spPr>
                          <a:xfrm>
                            <a:off x="0" y="0"/>
                            <a:ext cx="2670464" cy="2187321"/>
                          </a:xfrm>
                          <a:prstGeom prst="rect">
                            <a:avLst/>
                          </a:prstGeom>
                        </pic:spPr>
                      </pic:pic>
                    </a:graphicData>
                  </a:graphic>
                </wp:inline>
              </w:drawing>
            </w:r>
          </w:p>
          <w:p w14:paraId="16FF7789" w14:textId="77777777" w:rsidR="004863D8" w:rsidRDefault="004863D8" w:rsidP="00F149A0">
            <w:pPr>
              <w:keepNext/>
              <w:rPr>
                <w:rFonts w:ascii="Times New Roman" w:eastAsia="Arial" w:hAnsi="Times New Roman" w:cs="Times New Roman"/>
                <w:sz w:val="18"/>
                <w:szCs w:val="18"/>
              </w:rPr>
            </w:pPr>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xml:space="preserve"> Gobernación de Antioquia (2026). Cálculos propios.</w:t>
            </w:r>
          </w:p>
        </w:tc>
        <w:tc>
          <w:tcPr>
            <w:tcW w:w="4770" w:type="dxa"/>
          </w:tcPr>
          <w:p w14:paraId="619982FB" w14:textId="77777777" w:rsidR="004863D8" w:rsidRDefault="004863D8" w:rsidP="00F149A0">
            <w:pPr>
              <w:pStyle w:val="Caption"/>
              <w:keepNext/>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 xml:space="preserve">Gráfica </w:t>
            </w:r>
            <w:r w:rsidRPr="75AA67FD">
              <w:rPr>
                <w:rFonts w:ascii="Times New Roman" w:hAnsi="Times New Roman" w:cs="Times New Roman"/>
                <w:i w:val="0"/>
                <w:iCs w:val="0"/>
                <w:sz w:val="20"/>
                <w:szCs w:val="20"/>
              </w:rPr>
              <w:fldChar w:fldCharType="begin"/>
            </w:r>
            <w:r w:rsidRPr="75AA67FD">
              <w:rPr>
                <w:rFonts w:ascii="Times New Roman" w:hAnsi="Times New Roman" w:cs="Times New Roman"/>
                <w:i w:val="0"/>
                <w:iCs w:val="0"/>
                <w:sz w:val="20"/>
                <w:szCs w:val="20"/>
              </w:rPr>
              <w:instrText xml:space="preserve"> SEQ Gráfica \* ARABIC </w:instrText>
            </w:r>
            <w:r w:rsidRPr="75AA67FD">
              <w:rPr>
                <w:rFonts w:ascii="Times New Roman" w:hAnsi="Times New Roman" w:cs="Times New Roman"/>
                <w:i w:val="0"/>
                <w:iCs w:val="0"/>
                <w:sz w:val="20"/>
                <w:szCs w:val="20"/>
              </w:rPr>
              <w:fldChar w:fldCharType="separate"/>
            </w:r>
            <w:r w:rsidRPr="75AA67FD">
              <w:rPr>
                <w:rFonts w:ascii="Times New Roman" w:hAnsi="Times New Roman" w:cs="Times New Roman"/>
                <w:i w:val="0"/>
                <w:iCs w:val="0"/>
                <w:noProof/>
                <w:sz w:val="20"/>
                <w:szCs w:val="20"/>
              </w:rPr>
              <w:t>X</w:t>
            </w:r>
            <w:r w:rsidRPr="75AA67FD">
              <w:rPr>
                <w:rFonts w:ascii="Times New Roman" w:hAnsi="Times New Roman" w:cs="Times New Roman"/>
                <w:i w:val="0"/>
                <w:iCs w:val="0"/>
                <w:sz w:val="20"/>
                <w:szCs w:val="20"/>
              </w:rPr>
              <w:fldChar w:fldCharType="end"/>
            </w:r>
            <w:r w:rsidRPr="75AA67FD">
              <w:rPr>
                <w:rFonts w:ascii="Times New Roman" w:hAnsi="Times New Roman" w:cs="Times New Roman"/>
                <w:i w:val="0"/>
                <w:iCs w:val="0"/>
                <w:sz w:val="20"/>
                <w:szCs w:val="20"/>
              </w:rPr>
              <w:t>. Distribución porcentual del valor agregado por sectores - 2024.</w:t>
            </w:r>
          </w:p>
          <w:p w14:paraId="5942CA92" w14:textId="77777777" w:rsidR="004863D8" w:rsidRDefault="004863D8" w:rsidP="00F149A0">
            <w:pPr>
              <w:spacing w:after="120" w:line="276" w:lineRule="auto"/>
              <w:contextualSpacing/>
            </w:pPr>
            <w:r>
              <w:rPr>
                <w:noProof/>
                <w:lang w:eastAsia="es-CO"/>
              </w:rPr>
              <w:drawing>
                <wp:inline distT="0" distB="0" distL="0" distR="0" wp14:anchorId="556FF1C6" wp14:editId="429B097A">
                  <wp:extent cx="2786634" cy="2236640"/>
                  <wp:effectExtent l="0" t="0" r="0" b="0"/>
                  <wp:docPr id="849044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44805" name="Picture 849044805"/>
                          <pic:cNvPicPr/>
                        </pic:nvPicPr>
                        <pic:blipFill>
                          <a:blip r:embed="rId43">
                            <a:extLst>
                              <a:ext uri="{28A0092B-C50C-407E-A947-70E740481C1C}">
                                <a14:useLocalDpi xmlns:a14="http://schemas.microsoft.com/office/drawing/2010/main"/>
                              </a:ext>
                            </a:extLst>
                          </a:blip>
                          <a:stretch>
                            <a:fillRect/>
                          </a:stretch>
                        </pic:blipFill>
                        <pic:spPr>
                          <a:xfrm>
                            <a:off x="0" y="0"/>
                            <a:ext cx="2786634" cy="2236640"/>
                          </a:xfrm>
                          <a:prstGeom prst="rect">
                            <a:avLst/>
                          </a:prstGeom>
                        </pic:spPr>
                      </pic:pic>
                    </a:graphicData>
                  </a:graphic>
                </wp:inline>
              </w:drawing>
            </w:r>
          </w:p>
          <w:p w14:paraId="726238C0" w14:textId="77777777" w:rsidR="004863D8" w:rsidRDefault="004863D8" w:rsidP="00F149A0">
            <w:pPr>
              <w:spacing w:after="120" w:line="276" w:lineRule="auto"/>
              <w:contextualSpacing/>
              <w:rPr>
                <w:rFonts w:ascii="Times New Roman" w:eastAsia="Arial" w:hAnsi="Times New Roman" w:cs="Times New Roman"/>
                <w:sz w:val="18"/>
                <w:szCs w:val="18"/>
              </w:rPr>
            </w:pPr>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xml:space="preserve"> Gobernación de Antioquia (2026). Cálculos propios.</w:t>
            </w:r>
          </w:p>
        </w:tc>
      </w:tr>
    </w:tbl>
    <w:p w14:paraId="43603603" w14:textId="77777777" w:rsidR="004863D8" w:rsidRDefault="004863D8" w:rsidP="004863D8">
      <w:pPr>
        <w:spacing w:after="0"/>
        <w:contextualSpacing/>
        <w:rPr>
          <w:rFonts w:ascii="Times New Roman" w:eastAsia="Calibri" w:hAnsi="Times New Roman" w:cs="Times New Roman"/>
          <w:b/>
          <w:bCs/>
          <w:color w:val="000000" w:themeColor="text1"/>
          <w:sz w:val="18"/>
          <w:szCs w:val="18"/>
        </w:rPr>
      </w:pPr>
    </w:p>
    <w:p w14:paraId="5D04DF2A" w14:textId="77777777" w:rsidR="004863D8" w:rsidRDefault="004863D8" w:rsidP="004863D8">
      <w:r w:rsidRPr="75AA67FD">
        <w:rPr>
          <w:rFonts w:ascii="Times New Roman" w:eastAsia="Times New Roman" w:hAnsi="Times New Roman" w:cs="Times New Roman"/>
        </w:rPr>
        <w:t>Siguiendo lo anterior, la Gráfica 5 presenta la composición del valor agregado de la PAP Bio-energética del Norte de Antioquia por ramas de actividad económica, agrupadas en los sectores primario, secundario y terciario. En términos agregados, las actividades agropecuarias (23,7%), las industrias manufactureras (13,6%), el comercio y transporte (13,5%), la administración pública (11,0%) y la explotación de minas y canteras (10,8%) concentran cerca de dos terceras partes del valor agregado provincial. Esta composición refleja una estructura productiva en la que coexisten actividades primarias de alta relevancia, una base manufacturera importante y un sector terciario diversificado.</w:t>
      </w:r>
    </w:p>
    <w:p w14:paraId="1EF23270" w14:textId="77777777" w:rsidR="004863D8" w:rsidRDefault="004863D8" w:rsidP="004863D8">
      <w:pPr>
        <w:spacing w:before="0" w:after="0"/>
        <w:ind w:left="708"/>
        <w:jc w:val="center"/>
        <w:rPr>
          <w:rFonts w:ascii="Times New Roman" w:eastAsia="Arial" w:hAnsi="Times New Roman" w:cs="Times New Roman"/>
          <w:sz w:val="18"/>
          <w:szCs w:val="18"/>
        </w:rPr>
      </w:pPr>
    </w:p>
    <w:p w14:paraId="4C85C6E8" w14:textId="77777777" w:rsidR="004863D8" w:rsidRDefault="004863D8" w:rsidP="004863D8">
      <w:pPr>
        <w:pStyle w:val="Caption"/>
        <w:keepNext/>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 xml:space="preserve">Gráfica </w:t>
      </w:r>
      <w:r w:rsidRPr="75AA67FD">
        <w:rPr>
          <w:rFonts w:ascii="Times New Roman" w:hAnsi="Times New Roman" w:cs="Times New Roman"/>
          <w:i w:val="0"/>
          <w:iCs w:val="0"/>
          <w:sz w:val="20"/>
          <w:szCs w:val="20"/>
        </w:rPr>
        <w:fldChar w:fldCharType="begin"/>
      </w:r>
      <w:r w:rsidRPr="75AA67FD">
        <w:rPr>
          <w:rFonts w:ascii="Times New Roman" w:hAnsi="Times New Roman" w:cs="Times New Roman"/>
          <w:i w:val="0"/>
          <w:iCs w:val="0"/>
          <w:sz w:val="20"/>
          <w:szCs w:val="20"/>
        </w:rPr>
        <w:instrText xml:space="preserve"> SEQ Gráfica \* ARABIC </w:instrText>
      </w:r>
      <w:r w:rsidRPr="75AA67FD">
        <w:rPr>
          <w:rFonts w:ascii="Times New Roman" w:hAnsi="Times New Roman" w:cs="Times New Roman"/>
          <w:i w:val="0"/>
          <w:iCs w:val="0"/>
          <w:sz w:val="20"/>
          <w:szCs w:val="20"/>
        </w:rPr>
        <w:fldChar w:fldCharType="separate"/>
      </w:r>
      <w:r w:rsidRPr="75AA67FD">
        <w:rPr>
          <w:rFonts w:ascii="Times New Roman" w:hAnsi="Times New Roman" w:cs="Times New Roman"/>
          <w:i w:val="0"/>
          <w:iCs w:val="0"/>
          <w:noProof/>
          <w:sz w:val="20"/>
          <w:szCs w:val="20"/>
        </w:rPr>
        <w:t>5</w:t>
      </w:r>
      <w:r w:rsidRPr="75AA67FD">
        <w:rPr>
          <w:rFonts w:ascii="Times New Roman" w:hAnsi="Times New Roman" w:cs="Times New Roman"/>
          <w:i w:val="0"/>
          <w:iCs w:val="0"/>
          <w:sz w:val="20"/>
          <w:szCs w:val="20"/>
        </w:rPr>
        <w:fldChar w:fldCharType="end"/>
      </w:r>
      <w:r w:rsidRPr="75AA67FD">
        <w:rPr>
          <w:rFonts w:ascii="Times New Roman" w:hAnsi="Times New Roman" w:cs="Times New Roman"/>
          <w:i w:val="0"/>
          <w:iCs w:val="0"/>
          <w:sz w:val="20"/>
          <w:szCs w:val="20"/>
        </w:rPr>
        <w:t>. Distribución del Valor Agregado por Actividades Económicas en la PAP Bio-energética del Norte de Antioquia - 2024</w:t>
      </w:r>
    </w:p>
    <w:p w14:paraId="432C926A" w14:textId="77777777" w:rsidR="004863D8" w:rsidRDefault="004863D8" w:rsidP="004863D8">
      <w:pPr>
        <w:spacing w:before="0" w:after="0"/>
        <w:ind w:left="990"/>
        <w:jc w:val="center"/>
        <w:rPr>
          <w:rFonts w:ascii="Times New Roman" w:eastAsia="Arial" w:hAnsi="Times New Roman" w:cs="Times New Roman"/>
          <w:sz w:val="18"/>
          <w:szCs w:val="18"/>
        </w:rPr>
      </w:pPr>
      <w:r>
        <w:rPr>
          <w:noProof/>
          <w:lang w:eastAsia="es-CO"/>
        </w:rPr>
        <w:drawing>
          <wp:inline distT="0" distB="0" distL="0" distR="0" wp14:anchorId="50C77146" wp14:editId="0E51701C">
            <wp:extent cx="3427553" cy="3275104"/>
            <wp:effectExtent l="0" t="0" r="0" b="0"/>
            <wp:docPr id="20172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979" name="Picture 20172979"/>
                    <pic:cNvPicPr/>
                  </pic:nvPicPr>
                  <pic:blipFill>
                    <a:blip r:embed="rId44">
                      <a:extLst>
                        <a:ext uri="{28A0092B-C50C-407E-A947-70E740481C1C}">
                          <a14:useLocalDpi xmlns:a14="http://schemas.microsoft.com/office/drawing/2010/main"/>
                        </a:ext>
                      </a:extLst>
                    </a:blip>
                    <a:stretch>
                      <a:fillRect/>
                    </a:stretch>
                  </pic:blipFill>
                  <pic:spPr>
                    <a:xfrm>
                      <a:off x="0" y="0"/>
                      <a:ext cx="3427553" cy="3275104"/>
                    </a:xfrm>
                    <a:prstGeom prst="rect">
                      <a:avLst/>
                    </a:prstGeom>
                  </pic:spPr>
                </pic:pic>
              </a:graphicData>
            </a:graphic>
          </wp:inline>
        </w:drawing>
      </w:r>
    </w:p>
    <w:p w14:paraId="1FF9C813" w14:textId="77777777" w:rsidR="004863D8" w:rsidRDefault="004863D8" w:rsidP="004863D8">
      <w:pPr>
        <w:spacing w:after="0" w:line="240" w:lineRule="auto"/>
        <w:jc w:val="center"/>
      </w:pPr>
      <w:r w:rsidRPr="73BC2806">
        <w:rPr>
          <w:rFonts w:ascii="Times New Roman" w:eastAsia="Times New Roman" w:hAnsi="Times New Roman" w:cs="Times New Roman"/>
          <w:b/>
          <w:bCs/>
          <w:color w:val="000000" w:themeColor="text1"/>
          <w:sz w:val="19"/>
          <w:szCs w:val="19"/>
        </w:rPr>
        <w:t>Nota:</w:t>
      </w:r>
      <w:r w:rsidRPr="73BC2806">
        <w:rPr>
          <w:rFonts w:ascii="Times New Roman" w:eastAsia="Times New Roman" w:hAnsi="Times New Roman" w:cs="Times New Roman"/>
          <w:color w:val="000000" w:themeColor="text1"/>
          <w:sz w:val="19"/>
          <w:szCs w:val="19"/>
        </w:rPr>
        <w:t xml:space="preserve"> </w:t>
      </w:r>
      <w:r w:rsidRPr="73BC2806">
        <w:rPr>
          <w:rFonts w:ascii="Times New Roman" w:eastAsia="Times New Roman" w:hAnsi="Times New Roman" w:cs="Times New Roman"/>
          <w:sz w:val="19"/>
          <w:szCs w:val="19"/>
        </w:rPr>
        <w:t>Los colores identifican el gran sector económico al que pertenece cada rama de actividad: verde = sector primario; azul = sector secundario; amarillo = sector terciario.</w:t>
      </w:r>
    </w:p>
    <w:p w14:paraId="4C7D3307" w14:textId="77777777" w:rsidR="004863D8" w:rsidRDefault="004863D8" w:rsidP="004863D8">
      <w:pPr>
        <w:spacing w:before="0" w:after="200" w:line="240" w:lineRule="auto"/>
        <w:jc w:val="center"/>
        <w:rPr>
          <w:rFonts w:ascii="Times New Roman" w:eastAsia="Times New Roman" w:hAnsi="Times New Roman" w:cs="Times New Roman"/>
          <w:sz w:val="19"/>
          <w:szCs w:val="19"/>
        </w:rPr>
      </w:pPr>
      <w:r w:rsidRPr="73BC2806">
        <w:rPr>
          <w:rFonts w:ascii="Times New Roman" w:eastAsia="Times New Roman" w:hAnsi="Times New Roman" w:cs="Times New Roman"/>
          <w:b/>
          <w:bCs/>
          <w:color w:val="000000" w:themeColor="text1"/>
          <w:sz w:val="19"/>
          <w:szCs w:val="19"/>
        </w:rPr>
        <w:t>Fuente:</w:t>
      </w:r>
      <w:r w:rsidRPr="73BC2806">
        <w:rPr>
          <w:rFonts w:ascii="Times New Roman" w:eastAsia="Times New Roman" w:hAnsi="Times New Roman" w:cs="Times New Roman"/>
          <w:color w:val="000000" w:themeColor="text1"/>
          <w:sz w:val="19"/>
          <w:szCs w:val="19"/>
        </w:rPr>
        <w:t xml:space="preserve"> Gobernación de Antioquia (2026). Cálculos propios.</w:t>
      </w:r>
    </w:p>
    <w:p w14:paraId="7A1B813C" w14:textId="77777777" w:rsidR="004863D8" w:rsidRPr="009676D7" w:rsidRDefault="004863D8" w:rsidP="004863D8">
      <w:pPr>
        <w:contextualSpacing/>
      </w:pPr>
      <w:r w:rsidRPr="75AA67FD">
        <w:rPr>
          <w:rFonts w:ascii="Times New Roman" w:eastAsia="Times New Roman" w:hAnsi="Times New Roman" w:cs="Times New Roman"/>
        </w:rPr>
        <w:t>No obstante, esta estructura agregada oculta diferencias importantes entre municipios. El peso relativo de Yarumal y Gómez Plata explica buena parte de la participación del comercio, la industria manufacturera y algunos servicios en el total provincial, mientras que en municipios como Anorí y Angostura predominan las actividades agropecuarias, y en Briceño, Guadalupe, Carolina del Príncipe y San Andrés de Cuerquia sobresale el suministro de electricidad, gas y agua. Asimismo, municipios como Valdivia y Campamento presentan una mayor participación de la administración pública, mientras que Yarumal, Gómez Plata e Ituango exhiben una estructura productiva relativamente más diversificada, en la que el comercio, la industria manufacturera, la administración pública y otras actividades de servicios comparten un peso importante dentro del valor agregado municipal.</w:t>
      </w:r>
    </w:p>
    <w:p w14:paraId="0C39D801" w14:textId="77777777" w:rsidR="004863D8" w:rsidRDefault="004863D8" w:rsidP="004863D8">
      <w:pPr>
        <w:contextualSpacing/>
        <w:rPr>
          <w:rFonts w:ascii="Times New Roman" w:eastAsia="Arial Narrow" w:hAnsi="Times New Roman" w:cs="Times New Roman"/>
        </w:rPr>
      </w:pPr>
    </w:p>
    <w:tbl>
      <w:tblPr>
        <w:tblStyle w:val="TableGrid"/>
        <w:tblW w:w="0" w:type="auto"/>
        <w:tblLook w:val="06A0" w:firstRow="1" w:lastRow="0" w:firstColumn="1" w:lastColumn="0" w:noHBand="1" w:noVBand="1"/>
      </w:tblPr>
      <w:tblGrid>
        <w:gridCol w:w="1010"/>
        <w:gridCol w:w="1141"/>
        <w:gridCol w:w="1067"/>
        <w:gridCol w:w="1141"/>
        <w:gridCol w:w="1141"/>
        <w:gridCol w:w="1141"/>
        <w:gridCol w:w="1141"/>
        <w:gridCol w:w="1046"/>
      </w:tblGrid>
      <w:tr w:rsidR="004863D8" w14:paraId="276B3676" w14:textId="77777777" w:rsidTr="00F149A0">
        <w:trPr>
          <w:trHeight w:val="600"/>
        </w:trPr>
        <w:tc>
          <w:tcPr>
            <w:tcW w:w="1020" w:type="dxa"/>
            <w:shd w:val="clear" w:color="auto" w:fill="002060"/>
          </w:tcPr>
          <w:p w14:paraId="222065EC" w14:textId="77777777" w:rsidR="004863D8" w:rsidRDefault="004863D8" w:rsidP="00F149A0">
            <w:pPr>
              <w:spacing w:before="0"/>
              <w:jc w:val="center"/>
              <w:rPr>
                <w:rFonts w:ascii="Times New Roman" w:eastAsia="Times New Roman" w:hAnsi="Times New Roman" w:cs="Times New Roman"/>
                <w:b/>
                <w:bCs/>
                <w:color w:val="FFFFFF" w:themeColor="background1"/>
                <w:sz w:val="16"/>
                <w:szCs w:val="16"/>
              </w:rPr>
            </w:pPr>
            <w:commentRangeStart w:id="34"/>
            <w:r w:rsidRPr="75AA67FD">
              <w:rPr>
                <w:rFonts w:ascii="Times New Roman" w:eastAsia="Times New Roman" w:hAnsi="Times New Roman" w:cs="Times New Roman"/>
                <w:b/>
                <w:bCs/>
                <w:color w:val="FFFFFF" w:themeColor="background1"/>
                <w:sz w:val="16"/>
                <w:szCs w:val="16"/>
              </w:rPr>
              <w:t>Municipio</w:t>
            </w:r>
          </w:p>
        </w:tc>
        <w:tc>
          <w:tcPr>
            <w:tcW w:w="1185" w:type="dxa"/>
            <w:shd w:val="clear" w:color="auto" w:fill="002060"/>
          </w:tcPr>
          <w:p w14:paraId="4FF2D41E" w14:textId="77777777" w:rsidR="004863D8" w:rsidRDefault="004863D8" w:rsidP="00F149A0">
            <w:pPr>
              <w:spacing w:before="0"/>
              <w:jc w:val="center"/>
              <w:rPr>
                <w:rFonts w:ascii="Times New Roman" w:eastAsia="Times New Roman" w:hAnsi="Times New Roman" w:cs="Times New Roman"/>
                <w:b/>
                <w:bCs/>
                <w:color w:val="FFFFFF" w:themeColor="background1"/>
                <w:sz w:val="16"/>
                <w:szCs w:val="16"/>
              </w:rPr>
            </w:pPr>
            <w:r w:rsidRPr="75AA67FD">
              <w:rPr>
                <w:rFonts w:ascii="Times New Roman" w:eastAsia="Times New Roman" w:hAnsi="Times New Roman" w:cs="Times New Roman"/>
                <w:b/>
                <w:bCs/>
                <w:color w:val="FFFFFF" w:themeColor="background1"/>
                <w:sz w:val="16"/>
                <w:szCs w:val="16"/>
              </w:rPr>
              <w:t>1er sector</w:t>
            </w:r>
          </w:p>
        </w:tc>
        <w:tc>
          <w:tcPr>
            <w:tcW w:w="1155" w:type="dxa"/>
            <w:shd w:val="clear" w:color="auto" w:fill="002060"/>
          </w:tcPr>
          <w:p w14:paraId="31C06462" w14:textId="77777777" w:rsidR="004863D8" w:rsidRDefault="004863D8" w:rsidP="00F149A0">
            <w:pPr>
              <w:spacing w:before="0"/>
              <w:jc w:val="center"/>
              <w:rPr>
                <w:rFonts w:ascii="Times New Roman" w:eastAsia="Times New Roman" w:hAnsi="Times New Roman" w:cs="Times New Roman"/>
                <w:b/>
                <w:bCs/>
                <w:color w:val="FFFFFF" w:themeColor="background1"/>
                <w:sz w:val="16"/>
                <w:szCs w:val="16"/>
              </w:rPr>
            </w:pPr>
            <w:r w:rsidRPr="75AA67FD">
              <w:rPr>
                <w:rFonts w:ascii="Times New Roman" w:eastAsia="Times New Roman" w:hAnsi="Times New Roman" w:cs="Times New Roman"/>
                <w:b/>
                <w:bCs/>
                <w:color w:val="FFFFFF" w:themeColor="background1"/>
                <w:sz w:val="16"/>
                <w:szCs w:val="16"/>
              </w:rPr>
              <w:t>% Participación</w:t>
            </w:r>
          </w:p>
        </w:tc>
        <w:tc>
          <w:tcPr>
            <w:tcW w:w="1181" w:type="dxa"/>
            <w:shd w:val="clear" w:color="auto" w:fill="002060"/>
          </w:tcPr>
          <w:p w14:paraId="3CD7C324" w14:textId="77777777" w:rsidR="004863D8" w:rsidRDefault="004863D8" w:rsidP="00F149A0">
            <w:pPr>
              <w:spacing w:before="0"/>
              <w:jc w:val="center"/>
              <w:rPr>
                <w:rFonts w:ascii="Times New Roman" w:eastAsia="Times New Roman" w:hAnsi="Times New Roman" w:cs="Times New Roman"/>
                <w:b/>
                <w:bCs/>
                <w:color w:val="FFFFFF" w:themeColor="background1"/>
                <w:sz w:val="16"/>
                <w:szCs w:val="16"/>
              </w:rPr>
            </w:pPr>
            <w:r w:rsidRPr="75AA67FD">
              <w:rPr>
                <w:rFonts w:ascii="Times New Roman" w:eastAsia="Times New Roman" w:hAnsi="Times New Roman" w:cs="Times New Roman"/>
                <w:b/>
                <w:bCs/>
                <w:color w:val="FFFFFF" w:themeColor="background1"/>
                <w:sz w:val="16"/>
                <w:szCs w:val="16"/>
              </w:rPr>
              <w:t xml:space="preserve"> 2do sector</w:t>
            </w:r>
          </w:p>
        </w:tc>
        <w:tc>
          <w:tcPr>
            <w:tcW w:w="915" w:type="dxa"/>
            <w:shd w:val="clear" w:color="auto" w:fill="002060"/>
          </w:tcPr>
          <w:p w14:paraId="3C66171E" w14:textId="77777777" w:rsidR="004863D8" w:rsidRDefault="004863D8" w:rsidP="00F149A0">
            <w:pPr>
              <w:spacing w:before="0"/>
              <w:jc w:val="center"/>
              <w:rPr>
                <w:rFonts w:ascii="Times New Roman" w:eastAsia="Times New Roman" w:hAnsi="Times New Roman" w:cs="Times New Roman"/>
                <w:b/>
                <w:bCs/>
                <w:color w:val="FFFFFF" w:themeColor="background1"/>
                <w:sz w:val="16"/>
                <w:szCs w:val="16"/>
              </w:rPr>
            </w:pPr>
            <w:r w:rsidRPr="75AA67FD">
              <w:rPr>
                <w:rFonts w:ascii="Times New Roman" w:eastAsia="Times New Roman" w:hAnsi="Times New Roman" w:cs="Times New Roman"/>
                <w:b/>
                <w:bCs/>
                <w:color w:val="FFFFFF" w:themeColor="background1"/>
                <w:sz w:val="16"/>
                <w:szCs w:val="16"/>
              </w:rPr>
              <w:t>% Participación2</w:t>
            </w:r>
          </w:p>
        </w:tc>
        <w:tc>
          <w:tcPr>
            <w:tcW w:w="945" w:type="dxa"/>
            <w:shd w:val="clear" w:color="auto" w:fill="002060"/>
          </w:tcPr>
          <w:p w14:paraId="3391A7FA" w14:textId="77777777" w:rsidR="004863D8" w:rsidRDefault="004863D8" w:rsidP="00F149A0">
            <w:pPr>
              <w:spacing w:before="0"/>
              <w:jc w:val="center"/>
              <w:rPr>
                <w:rFonts w:ascii="Times New Roman" w:eastAsia="Times New Roman" w:hAnsi="Times New Roman" w:cs="Times New Roman"/>
                <w:b/>
                <w:bCs/>
                <w:color w:val="FFFFFF" w:themeColor="background1"/>
                <w:sz w:val="16"/>
                <w:szCs w:val="16"/>
              </w:rPr>
            </w:pPr>
            <w:r w:rsidRPr="75AA67FD">
              <w:rPr>
                <w:rFonts w:ascii="Times New Roman" w:eastAsia="Times New Roman" w:hAnsi="Times New Roman" w:cs="Times New Roman"/>
                <w:b/>
                <w:bCs/>
                <w:color w:val="FFFFFF" w:themeColor="background1"/>
                <w:sz w:val="16"/>
                <w:szCs w:val="16"/>
              </w:rPr>
              <w:t xml:space="preserve"> 3er sector</w:t>
            </w:r>
          </w:p>
        </w:tc>
        <w:tc>
          <w:tcPr>
            <w:tcW w:w="1569" w:type="dxa"/>
            <w:shd w:val="clear" w:color="auto" w:fill="002060"/>
          </w:tcPr>
          <w:p w14:paraId="75E5DFA2" w14:textId="77777777" w:rsidR="004863D8" w:rsidRDefault="004863D8" w:rsidP="00F149A0">
            <w:pPr>
              <w:spacing w:before="0"/>
              <w:jc w:val="center"/>
              <w:rPr>
                <w:rFonts w:ascii="Times New Roman" w:eastAsia="Times New Roman" w:hAnsi="Times New Roman" w:cs="Times New Roman"/>
                <w:b/>
                <w:bCs/>
                <w:color w:val="FFFFFF" w:themeColor="background1"/>
                <w:sz w:val="16"/>
                <w:szCs w:val="16"/>
              </w:rPr>
            </w:pPr>
            <w:r w:rsidRPr="75AA67FD">
              <w:rPr>
                <w:rFonts w:ascii="Times New Roman" w:eastAsia="Times New Roman" w:hAnsi="Times New Roman" w:cs="Times New Roman"/>
                <w:b/>
                <w:bCs/>
                <w:color w:val="FFFFFF" w:themeColor="background1"/>
                <w:sz w:val="16"/>
                <w:szCs w:val="16"/>
              </w:rPr>
              <w:t>% Participación3</w:t>
            </w:r>
          </w:p>
        </w:tc>
        <w:tc>
          <w:tcPr>
            <w:tcW w:w="865" w:type="dxa"/>
            <w:shd w:val="clear" w:color="auto" w:fill="002060"/>
          </w:tcPr>
          <w:p w14:paraId="0EC14470" w14:textId="77777777" w:rsidR="004863D8" w:rsidRDefault="004863D8" w:rsidP="00F149A0">
            <w:pPr>
              <w:spacing w:before="0"/>
              <w:jc w:val="center"/>
              <w:rPr>
                <w:rFonts w:ascii="Times New Roman" w:eastAsia="Times New Roman" w:hAnsi="Times New Roman" w:cs="Times New Roman"/>
                <w:b/>
                <w:bCs/>
                <w:color w:val="FFFFFF" w:themeColor="background1"/>
                <w:sz w:val="16"/>
                <w:szCs w:val="16"/>
              </w:rPr>
            </w:pPr>
            <w:r w:rsidRPr="75AA67FD">
              <w:rPr>
                <w:rFonts w:ascii="Times New Roman" w:eastAsia="Times New Roman" w:hAnsi="Times New Roman" w:cs="Times New Roman"/>
                <w:b/>
                <w:bCs/>
                <w:color w:val="FFFFFF" w:themeColor="background1"/>
                <w:sz w:val="16"/>
                <w:szCs w:val="16"/>
              </w:rPr>
              <w:t>% Acumulado top 3</w:t>
            </w:r>
          </w:p>
        </w:tc>
      </w:tr>
      <w:tr w:rsidR="004863D8" w14:paraId="617AE11E" w14:textId="77777777" w:rsidTr="00F149A0">
        <w:trPr>
          <w:trHeight w:val="480"/>
        </w:trPr>
        <w:tc>
          <w:tcPr>
            <w:tcW w:w="1020" w:type="dxa"/>
          </w:tcPr>
          <w:p w14:paraId="57150211"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Yarumal</w:t>
            </w:r>
          </w:p>
        </w:tc>
        <w:tc>
          <w:tcPr>
            <w:tcW w:w="1185" w:type="dxa"/>
          </w:tcPr>
          <w:p w14:paraId="5BFD1EAA"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Comercio</w:t>
            </w:r>
          </w:p>
        </w:tc>
        <w:tc>
          <w:tcPr>
            <w:tcW w:w="1155" w:type="dxa"/>
          </w:tcPr>
          <w:p w14:paraId="188E4D75"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20.6%</w:t>
            </w:r>
          </w:p>
        </w:tc>
        <w:tc>
          <w:tcPr>
            <w:tcW w:w="1181" w:type="dxa"/>
          </w:tcPr>
          <w:p w14:paraId="263E31FC"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Manufactura</w:t>
            </w:r>
          </w:p>
        </w:tc>
        <w:tc>
          <w:tcPr>
            <w:tcW w:w="915" w:type="dxa"/>
          </w:tcPr>
          <w:p w14:paraId="3B105807"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20%</w:t>
            </w:r>
          </w:p>
        </w:tc>
        <w:tc>
          <w:tcPr>
            <w:tcW w:w="945" w:type="dxa"/>
          </w:tcPr>
          <w:p w14:paraId="7D0DE951"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Administración Pública</w:t>
            </w:r>
          </w:p>
        </w:tc>
        <w:tc>
          <w:tcPr>
            <w:tcW w:w="1569" w:type="dxa"/>
          </w:tcPr>
          <w:p w14:paraId="19BCD465"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16.5%</w:t>
            </w:r>
          </w:p>
        </w:tc>
        <w:tc>
          <w:tcPr>
            <w:tcW w:w="865" w:type="dxa"/>
          </w:tcPr>
          <w:p w14:paraId="7C2CE5DA"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57.4%</w:t>
            </w:r>
          </w:p>
        </w:tc>
      </w:tr>
      <w:tr w:rsidR="004863D8" w14:paraId="38ABA007" w14:textId="77777777" w:rsidTr="00F149A0">
        <w:trPr>
          <w:trHeight w:val="480"/>
        </w:trPr>
        <w:tc>
          <w:tcPr>
            <w:tcW w:w="1020" w:type="dxa"/>
          </w:tcPr>
          <w:p w14:paraId="421B1EBB"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Gómez Plata</w:t>
            </w:r>
          </w:p>
        </w:tc>
        <w:tc>
          <w:tcPr>
            <w:tcW w:w="1185" w:type="dxa"/>
          </w:tcPr>
          <w:p w14:paraId="2576B5D1"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Comercio</w:t>
            </w:r>
          </w:p>
        </w:tc>
        <w:tc>
          <w:tcPr>
            <w:tcW w:w="1155" w:type="dxa"/>
          </w:tcPr>
          <w:p w14:paraId="5629CA26"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23.6%</w:t>
            </w:r>
          </w:p>
        </w:tc>
        <w:tc>
          <w:tcPr>
            <w:tcW w:w="1181" w:type="dxa"/>
          </w:tcPr>
          <w:p w14:paraId="1C3CE8A0"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Administración Pública</w:t>
            </w:r>
          </w:p>
        </w:tc>
        <w:tc>
          <w:tcPr>
            <w:tcW w:w="915" w:type="dxa"/>
          </w:tcPr>
          <w:p w14:paraId="67B50D47"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19%</w:t>
            </w:r>
          </w:p>
        </w:tc>
        <w:tc>
          <w:tcPr>
            <w:tcW w:w="945" w:type="dxa"/>
          </w:tcPr>
          <w:p w14:paraId="27CB3DC1"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Servicios profesionales y administrativos</w:t>
            </w:r>
          </w:p>
        </w:tc>
        <w:tc>
          <w:tcPr>
            <w:tcW w:w="1569" w:type="dxa"/>
          </w:tcPr>
          <w:p w14:paraId="3B0CCA3D"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12.0%</w:t>
            </w:r>
          </w:p>
        </w:tc>
        <w:tc>
          <w:tcPr>
            <w:tcW w:w="865" w:type="dxa"/>
          </w:tcPr>
          <w:p w14:paraId="74B757AE"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55.1%</w:t>
            </w:r>
          </w:p>
        </w:tc>
      </w:tr>
      <w:tr w:rsidR="004863D8" w14:paraId="685F4927" w14:textId="77777777" w:rsidTr="00F149A0">
        <w:trPr>
          <w:trHeight w:val="480"/>
        </w:trPr>
        <w:tc>
          <w:tcPr>
            <w:tcW w:w="1020" w:type="dxa"/>
          </w:tcPr>
          <w:p w14:paraId="2B270316"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Anorí</w:t>
            </w:r>
          </w:p>
        </w:tc>
        <w:tc>
          <w:tcPr>
            <w:tcW w:w="1185" w:type="dxa"/>
          </w:tcPr>
          <w:p w14:paraId="12AE34F8"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Agropecuario</w:t>
            </w:r>
          </w:p>
        </w:tc>
        <w:tc>
          <w:tcPr>
            <w:tcW w:w="1155" w:type="dxa"/>
          </w:tcPr>
          <w:p w14:paraId="4032B6A1"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41.5%</w:t>
            </w:r>
          </w:p>
        </w:tc>
        <w:tc>
          <w:tcPr>
            <w:tcW w:w="1181" w:type="dxa"/>
          </w:tcPr>
          <w:p w14:paraId="74952297"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Electricidad, gas y agua</w:t>
            </w:r>
          </w:p>
        </w:tc>
        <w:tc>
          <w:tcPr>
            <w:tcW w:w="915" w:type="dxa"/>
          </w:tcPr>
          <w:p w14:paraId="185CEE79"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40%</w:t>
            </w:r>
          </w:p>
        </w:tc>
        <w:tc>
          <w:tcPr>
            <w:tcW w:w="945" w:type="dxa"/>
          </w:tcPr>
          <w:p w14:paraId="403555EC"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Minería</w:t>
            </w:r>
          </w:p>
        </w:tc>
        <w:tc>
          <w:tcPr>
            <w:tcW w:w="1569" w:type="dxa"/>
          </w:tcPr>
          <w:p w14:paraId="592E20E4"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7.1%</w:t>
            </w:r>
          </w:p>
        </w:tc>
        <w:tc>
          <w:tcPr>
            <w:tcW w:w="865" w:type="dxa"/>
          </w:tcPr>
          <w:p w14:paraId="59B0A2B8"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88.8%</w:t>
            </w:r>
          </w:p>
        </w:tc>
      </w:tr>
      <w:tr w:rsidR="004863D8" w14:paraId="221C5EB9" w14:textId="77777777" w:rsidTr="00F149A0">
        <w:trPr>
          <w:trHeight w:val="480"/>
        </w:trPr>
        <w:tc>
          <w:tcPr>
            <w:tcW w:w="1020" w:type="dxa"/>
          </w:tcPr>
          <w:p w14:paraId="2A8654FB"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Ituango</w:t>
            </w:r>
          </w:p>
        </w:tc>
        <w:tc>
          <w:tcPr>
            <w:tcW w:w="1185" w:type="dxa"/>
          </w:tcPr>
          <w:p w14:paraId="7E76E5AA"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Comercio</w:t>
            </w:r>
          </w:p>
        </w:tc>
        <w:tc>
          <w:tcPr>
            <w:tcW w:w="1155" w:type="dxa"/>
          </w:tcPr>
          <w:p w14:paraId="3255ABB6"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22.9%</w:t>
            </w:r>
          </w:p>
        </w:tc>
        <w:tc>
          <w:tcPr>
            <w:tcW w:w="1181" w:type="dxa"/>
          </w:tcPr>
          <w:p w14:paraId="1BA92FD3"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Agropecuario</w:t>
            </w:r>
          </w:p>
        </w:tc>
        <w:tc>
          <w:tcPr>
            <w:tcW w:w="915" w:type="dxa"/>
          </w:tcPr>
          <w:p w14:paraId="449C68CD"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21%</w:t>
            </w:r>
          </w:p>
        </w:tc>
        <w:tc>
          <w:tcPr>
            <w:tcW w:w="945" w:type="dxa"/>
          </w:tcPr>
          <w:p w14:paraId="3F6D4E53"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Administración Pública</w:t>
            </w:r>
          </w:p>
        </w:tc>
        <w:tc>
          <w:tcPr>
            <w:tcW w:w="1569" w:type="dxa"/>
          </w:tcPr>
          <w:p w14:paraId="5F62956D"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18.8%</w:t>
            </w:r>
          </w:p>
        </w:tc>
        <w:tc>
          <w:tcPr>
            <w:tcW w:w="865" w:type="dxa"/>
          </w:tcPr>
          <w:p w14:paraId="640B572E"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62.9%</w:t>
            </w:r>
          </w:p>
        </w:tc>
      </w:tr>
      <w:tr w:rsidR="004863D8" w14:paraId="19BBB743" w14:textId="77777777" w:rsidTr="00F149A0">
        <w:trPr>
          <w:trHeight w:val="480"/>
        </w:trPr>
        <w:tc>
          <w:tcPr>
            <w:tcW w:w="1020" w:type="dxa"/>
          </w:tcPr>
          <w:p w14:paraId="356A9EF9"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Valdivia</w:t>
            </w:r>
          </w:p>
        </w:tc>
        <w:tc>
          <w:tcPr>
            <w:tcW w:w="1185" w:type="dxa"/>
          </w:tcPr>
          <w:p w14:paraId="56618009"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Administración Pública</w:t>
            </w:r>
          </w:p>
        </w:tc>
        <w:tc>
          <w:tcPr>
            <w:tcW w:w="1155" w:type="dxa"/>
          </w:tcPr>
          <w:p w14:paraId="7579C158"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25.7%</w:t>
            </w:r>
          </w:p>
        </w:tc>
        <w:tc>
          <w:tcPr>
            <w:tcW w:w="1181" w:type="dxa"/>
          </w:tcPr>
          <w:p w14:paraId="5AFB3245"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Comercio</w:t>
            </w:r>
          </w:p>
        </w:tc>
        <w:tc>
          <w:tcPr>
            <w:tcW w:w="915" w:type="dxa"/>
          </w:tcPr>
          <w:p w14:paraId="71C47115"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23%</w:t>
            </w:r>
          </w:p>
        </w:tc>
        <w:tc>
          <w:tcPr>
            <w:tcW w:w="945" w:type="dxa"/>
          </w:tcPr>
          <w:p w14:paraId="183321AD"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Agropecuario</w:t>
            </w:r>
          </w:p>
        </w:tc>
        <w:tc>
          <w:tcPr>
            <w:tcW w:w="1569" w:type="dxa"/>
          </w:tcPr>
          <w:p w14:paraId="7C9FA4D0"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13.8%</w:t>
            </w:r>
          </w:p>
        </w:tc>
        <w:tc>
          <w:tcPr>
            <w:tcW w:w="865" w:type="dxa"/>
          </w:tcPr>
          <w:p w14:paraId="1382BDE5"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62.3%</w:t>
            </w:r>
          </w:p>
        </w:tc>
      </w:tr>
      <w:tr w:rsidR="004863D8" w14:paraId="655EE606" w14:textId="77777777" w:rsidTr="00F149A0">
        <w:trPr>
          <w:trHeight w:val="480"/>
        </w:trPr>
        <w:tc>
          <w:tcPr>
            <w:tcW w:w="1020" w:type="dxa"/>
          </w:tcPr>
          <w:p w14:paraId="51723A3D"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Angostura</w:t>
            </w:r>
          </w:p>
        </w:tc>
        <w:tc>
          <w:tcPr>
            <w:tcW w:w="1185" w:type="dxa"/>
          </w:tcPr>
          <w:p w14:paraId="26311924"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Agropecuario</w:t>
            </w:r>
          </w:p>
        </w:tc>
        <w:tc>
          <w:tcPr>
            <w:tcW w:w="1155" w:type="dxa"/>
          </w:tcPr>
          <w:p w14:paraId="449E51E5"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24.9%</w:t>
            </w:r>
          </w:p>
        </w:tc>
        <w:tc>
          <w:tcPr>
            <w:tcW w:w="1181" w:type="dxa"/>
          </w:tcPr>
          <w:p w14:paraId="08B8938A"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Administración Pública</w:t>
            </w:r>
          </w:p>
        </w:tc>
        <w:tc>
          <w:tcPr>
            <w:tcW w:w="915" w:type="dxa"/>
          </w:tcPr>
          <w:p w14:paraId="2C00C457"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22%</w:t>
            </w:r>
          </w:p>
        </w:tc>
        <w:tc>
          <w:tcPr>
            <w:tcW w:w="945" w:type="dxa"/>
          </w:tcPr>
          <w:p w14:paraId="347901B7"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Comercio</w:t>
            </w:r>
          </w:p>
        </w:tc>
        <w:tc>
          <w:tcPr>
            <w:tcW w:w="1569" w:type="dxa"/>
          </w:tcPr>
          <w:p w14:paraId="2143A798"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18.7%</w:t>
            </w:r>
          </w:p>
        </w:tc>
        <w:tc>
          <w:tcPr>
            <w:tcW w:w="865" w:type="dxa"/>
          </w:tcPr>
          <w:p w14:paraId="3B812B17"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65.5%</w:t>
            </w:r>
          </w:p>
        </w:tc>
      </w:tr>
      <w:tr w:rsidR="004863D8" w14:paraId="73177961" w14:textId="77777777" w:rsidTr="00F149A0">
        <w:trPr>
          <w:trHeight w:val="480"/>
        </w:trPr>
        <w:tc>
          <w:tcPr>
            <w:tcW w:w="1020" w:type="dxa"/>
          </w:tcPr>
          <w:p w14:paraId="04AB57C3"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Briceño</w:t>
            </w:r>
          </w:p>
        </w:tc>
        <w:tc>
          <w:tcPr>
            <w:tcW w:w="1185" w:type="dxa"/>
          </w:tcPr>
          <w:p w14:paraId="3C5296AD"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Electricidad, gas y agua</w:t>
            </w:r>
          </w:p>
        </w:tc>
        <w:tc>
          <w:tcPr>
            <w:tcW w:w="1155" w:type="dxa"/>
          </w:tcPr>
          <w:p w14:paraId="476B4596"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61.0%</w:t>
            </w:r>
          </w:p>
        </w:tc>
        <w:tc>
          <w:tcPr>
            <w:tcW w:w="1181" w:type="dxa"/>
          </w:tcPr>
          <w:p w14:paraId="7959640E"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Agropecuario</w:t>
            </w:r>
          </w:p>
        </w:tc>
        <w:tc>
          <w:tcPr>
            <w:tcW w:w="915" w:type="dxa"/>
          </w:tcPr>
          <w:p w14:paraId="756061BF"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30%</w:t>
            </w:r>
          </w:p>
        </w:tc>
        <w:tc>
          <w:tcPr>
            <w:tcW w:w="945" w:type="dxa"/>
          </w:tcPr>
          <w:p w14:paraId="0D92D58D"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Construcción</w:t>
            </w:r>
          </w:p>
        </w:tc>
        <w:tc>
          <w:tcPr>
            <w:tcW w:w="1569" w:type="dxa"/>
          </w:tcPr>
          <w:p w14:paraId="55172AC2"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3.0%</w:t>
            </w:r>
          </w:p>
        </w:tc>
        <w:tc>
          <w:tcPr>
            <w:tcW w:w="865" w:type="dxa"/>
          </w:tcPr>
          <w:p w14:paraId="74D03894"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94.3%</w:t>
            </w:r>
          </w:p>
        </w:tc>
      </w:tr>
      <w:tr w:rsidR="004863D8" w14:paraId="37C8E76F" w14:textId="77777777" w:rsidTr="00F149A0">
        <w:trPr>
          <w:trHeight w:val="480"/>
        </w:trPr>
        <w:tc>
          <w:tcPr>
            <w:tcW w:w="1020" w:type="dxa"/>
          </w:tcPr>
          <w:p w14:paraId="66986291"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Toledo</w:t>
            </w:r>
          </w:p>
        </w:tc>
        <w:tc>
          <w:tcPr>
            <w:tcW w:w="1185" w:type="dxa"/>
          </w:tcPr>
          <w:p w14:paraId="7F0A36E7"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Comercio</w:t>
            </w:r>
          </w:p>
        </w:tc>
        <w:tc>
          <w:tcPr>
            <w:tcW w:w="1155" w:type="dxa"/>
          </w:tcPr>
          <w:p w14:paraId="45E94124"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24.2%</w:t>
            </w:r>
          </w:p>
        </w:tc>
        <w:tc>
          <w:tcPr>
            <w:tcW w:w="1181" w:type="dxa"/>
          </w:tcPr>
          <w:p w14:paraId="2074DA6C"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Administración Pública</w:t>
            </w:r>
          </w:p>
        </w:tc>
        <w:tc>
          <w:tcPr>
            <w:tcW w:w="915" w:type="dxa"/>
          </w:tcPr>
          <w:p w14:paraId="3DEC1AA1"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24%</w:t>
            </w:r>
          </w:p>
        </w:tc>
        <w:tc>
          <w:tcPr>
            <w:tcW w:w="945" w:type="dxa"/>
          </w:tcPr>
          <w:p w14:paraId="25C67193"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Agropecuario</w:t>
            </w:r>
          </w:p>
        </w:tc>
        <w:tc>
          <w:tcPr>
            <w:tcW w:w="1569" w:type="dxa"/>
          </w:tcPr>
          <w:p w14:paraId="48FFDB22"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17.0%</w:t>
            </w:r>
          </w:p>
        </w:tc>
        <w:tc>
          <w:tcPr>
            <w:tcW w:w="865" w:type="dxa"/>
          </w:tcPr>
          <w:p w14:paraId="1A86932D"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64.7%</w:t>
            </w:r>
          </w:p>
        </w:tc>
      </w:tr>
      <w:tr w:rsidR="004863D8" w14:paraId="73ECEB25" w14:textId="77777777" w:rsidTr="00F149A0">
        <w:trPr>
          <w:trHeight w:val="480"/>
        </w:trPr>
        <w:tc>
          <w:tcPr>
            <w:tcW w:w="1020" w:type="dxa"/>
          </w:tcPr>
          <w:p w14:paraId="31636F1B"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Campamento</w:t>
            </w:r>
          </w:p>
        </w:tc>
        <w:tc>
          <w:tcPr>
            <w:tcW w:w="1185" w:type="dxa"/>
          </w:tcPr>
          <w:p w14:paraId="4EAA3A38"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Administración Pública</w:t>
            </w:r>
          </w:p>
        </w:tc>
        <w:tc>
          <w:tcPr>
            <w:tcW w:w="1155" w:type="dxa"/>
          </w:tcPr>
          <w:p w14:paraId="73886742"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25.5%</w:t>
            </w:r>
          </w:p>
        </w:tc>
        <w:tc>
          <w:tcPr>
            <w:tcW w:w="1181" w:type="dxa"/>
          </w:tcPr>
          <w:p w14:paraId="52EE44EA"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Agropecuario</w:t>
            </w:r>
          </w:p>
        </w:tc>
        <w:tc>
          <w:tcPr>
            <w:tcW w:w="915" w:type="dxa"/>
          </w:tcPr>
          <w:p w14:paraId="19D69B41"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18%</w:t>
            </w:r>
          </w:p>
        </w:tc>
        <w:tc>
          <w:tcPr>
            <w:tcW w:w="945" w:type="dxa"/>
          </w:tcPr>
          <w:p w14:paraId="590EC2B6"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Comercio</w:t>
            </w:r>
          </w:p>
        </w:tc>
        <w:tc>
          <w:tcPr>
            <w:tcW w:w="1569" w:type="dxa"/>
          </w:tcPr>
          <w:p w14:paraId="26509F81"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16.7%</w:t>
            </w:r>
          </w:p>
        </w:tc>
        <w:tc>
          <w:tcPr>
            <w:tcW w:w="865" w:type="dxa"/>
          </w:tcPr>
          <w:p w14:paraId="7E03D41A"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60.0%</w:t>
            </w:r>
          </w:p>
        </w:tc>
      </w:tr>
      <w:tr w:rsidR="004863D8" w14:paraId="718E0CC5" w14:textId="77777777" w:rsidTr="00F149A0">
        <w:trPr>
          <w:trHeight w:val="480"/>
        </w:trPr>
        <w:tc>
          <w:tcPr>
            <w:tcW w:w="1020" w:type="dxa"/>
          </w:tcPr>
          <w:p w14:paraId="6305D477"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San Andrés de Cuerquia</w:t>
            </w:r>
          </w:p>
        </w:tc>
        <w:tc>
          <w:tcPr>
            <w:tcW w:w="1185" w:type="dxa"/>
          </w:tcPr>
          <w:p w14:paraId="71B4B3F7"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Electricidad, gas y agua</w:t>
            </w:r>
          </w:p>
        </w:tc>
        <w:tc>
          <w:tcPr>
            <w:tcW w:w="1155" w:type="dxa"/>
          </w:tcPr>
          <w:p w14:paraId="3C6909A9"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30.1%</w:t>
            </w:r>
          </w:p>
        </w:tc>
        <w:tc>
          <w:tcPr>
            <w:tcW w:w="1181" w:type="dxa"/>
          </w:tcPr>
          <w:p w14:paraId="24A466D9"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Agropecuario</w:t>
            </w:r>
          </w:p>
        </w:tc>
        <w:tc>
          <w:tcPr>
            <w:tcW w:w="915" w:type="dxa"/>
          </w:tcPr>
          <w:p w14:paraId="520A4D20"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24%</w:t>
            </w:r>
          </w:p>
        </w:tc>
        <w:tc>
          <w:tcPr>
            <w:tcW w:w="945" w:type="dxa"/>
          </w:tcPr>
          <w:p w14:paraId="703DAA9A"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Administración Pública</w:t>
            </w:r>
          </w:p>
        </w:tc>
        <w:tc>
          <w:tcPr>
            <w:tcW w:w="1569" w:type="dxa"/>
          </w:tcPr>
          <w:p w14:paraId="08C6B7F5"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12.6%</w:t>
            </w:r>
          </w:p>
        </w:tc>
        <w:tc>
          <w:tcPr>
            <w:tcW w:w="865" w:type="dxa"/>
          </w:tcPr>
          <w:p w14:paraId="4A8BD598"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66.9%</w:t>
            </w:r>
          </w:p>
        </w:tc>
      </w:tr>
      <w:tr w:rsidR="004863D8" w14:paraId="3881C2EF" w14:textId="77777777" w:rsidTr="00F149A0">
        <w:trPr>
          <w:trHeight w:val="480"/>
        </w:trPr>
        <w:tc>
          <w:tcPr>
            <w:tcW w:w="1020" w:type="dxa"/>
          </w:tcPr>
          <w:p w14:paraId="718CD8A0"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Guadalupe</w:t>
            </w:r>
          </w:p>
        </w:tc>
        <w:tc>
          <w:tcPr>
            <w:tcW w:w="1185" w:type="dxa"/>
          </w:tcPr>
          <w:p w14:paraId="435F6417"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Electricidad, gas y agua</w:t>
            </w:r>
          </w:p>
        </w:tc>
        <w:tc>
          <w:tcPr>
            <w:tcW w:w="1155" w:type="dxa"/>
          </w:tcPr>
          <w:p w14:paraId="3D8FAAD6"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57.2%</w:t>
            </w:r>
          </w:p>
        </w:tc>
        <w:tc>
          <w:tcPr>
            <w:tcW w:w="1181" w:type="dxa"/>
          </w:tcPr>
          <w:p w14:paraId="4B999D79"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Agropecuario</w:t>
            </w:r>
          </w:p>
        </w:tc>
        <w:tc>
          <w:tcPr>
            <w:tcW w:w="915" w:type="dxa"/>
          </w:tcPr>
          <w:p w14:paraId="5F3AFA9B"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16%</w:t>
            </w:r>
          </w:p>
        </w:tc>
        <w:tc>
          <w:tcPr>
            <w:tcW w:w="945" w:type="dxa"/>
          </w:tcPr>
          <w:p w14:paraId="74ACE95E"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Administración Pública</w:t>
            </w:r>
          </w:p>
        </w:tc>
        <w:tc>
          <w:tcPr>
            <w:tcW w:w="1569" w:type="dxa"/>
          </w:tcPr>
          <w:p w14:paraId="2881ABEB"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6.7%</w:t>
            </w:r>
          </w:p>
        </w:tc>
        <w:tc>
          <w:tcPr>
            <w:tcW w:w="865" w:type="dxa"/>
          </w:tcPr>
          <w:p w14:paraId="11AD1816"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80.3%</w:t>
            </w:r>
          </w:p>
        </w:tc>
      </w:tr>
      <w:tr w:rsidR="004863D8" w14:paraId="6CE95F01" w14:textId="77777777" w:rsidTr="00F149A0">
        <w:trPr>
          <w:trHeight w:val="480"/>
        </w:trPr>
        <w:tc>
          <w:tcPr>
            <w:tcW w:w="1020" w:type="dxa"/>
          </w:tcPr>
          <w:p w14:paraId="6520147A"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Carolina del Príncipe</w:t>
            </w:r>
          </w:p>
        </w:tc>
        <w:tc>
          <w:tcPr>
            <w:tcW w:w="1185" w:type="dxa"/>
          </w:tcPr>
          <w:p w14:paraId="1ABE7B5E"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Electricidad, gas y agua</w:t>
            </w:r>
          </w:p>
        </w:tc>
        <w:tc>
          <w:tcPr>
            <w:tcW w:w="1155" w:type="dxa"/>
          </w:tcPr>
          <w:p w14:paraId="188F7FF8"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50.6%</w:t>
            </w:r>
          </w:p>
        </w:tc>
        <w:tc>
          <w:tcPr>
            <w:tcW w:w="1181" w:type="dxa"/>
          </w:tcPr>
          <w:p w14:paraId="542D171F"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Agropecuario</w:t>
            </w:r>
          </w:p>
        </w:tc>
        <w:tc>
          <w:tcPr>
            <w:tcW w:w="915" w:type="dxa"/>
          </w:tcPr>
          <w:p w14:paraId="60DCEBC8"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32%</w:t>
            </w:r>
          </w:p>
        </w:tc>
        <w:tc>
          <w:tcPr>
            <w:tcW w:w="945" w:type="dxa"/>
          </w:tcPr>
          <w:p w14:paraId="164E4A99"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Construcción</w:t>
            </w:r>
          </w:p>
        </w:tc>
        <w:tc>
          <w:tcPr>
            <w:tcW w:w="1569" w:type="dxa"/>
          </w:tcPr>
          <w:p w14:paraId="54909B7C"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3.6%</w:t>
            </w:r>
          </w:p>
        </w:tc>
        <w:tc>
          <w:tcPr>
            <w:tcW w:w="865" w:type="dxa"/>
          </w:tcPr>
          <w:p w14:paraId="4AA9BDF6"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86.3%</w:t>
            </w:r>
          </w:p>
        </w:tc>
      </w:tr>
      <w:tr w:rsidR="004863D8" w14:paraId="4AE1D112" w14:textId="77777777" w:rsidTr="00F149A0">
        <w:trPr>
          <w:trHeight w:val="480"/>
        </w:trPr>
        <w:tc>
          <w:tcPr>
            <w:tcW w:w="1020" w:type="dxa"/>
          </w:tcPr>
          <w:p w14:paraId="4FEEA4FF"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San José de la Montaña</w:t>
            </w:r>
          </w:p>
        </w:tc>
        <w:tc>
          <w:tcPr>
            <w:tcW w:w="1185" w:type="dxa"/>
          </w:tcPr>
          <w:p w14:paraId="113C9964"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Comercio</w:t>
            </w:r>
          </w:p>
        </w:tc>
        <w:tc>
          <w:tcPr>
            <w:tcW w:w="1155" w:type="dxa"/>
          </w:tcPr>
          <w:p w14:paraId="5CD54122"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20.7%</w:t>
            </w:r>
          </w:p>
        </w:tc>
        <w:tc>
          <w:tcPr>
            <w:tcW w:w="1181" w:type="dxa"/>
          </w:tcPr>
          <w:p w14:paraId="7C308AD7"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Administración Pública</w:t>
            </w:r>
          </w:p>
        </w:tc>
        <w:tc>
          <w:tcPr>
            <w:tcW w:w="915" w:type="dxa"/>
          </w:tcPr>
          <w:p w14:paraId="6D4B63F9"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19%</w:t>
            </w:r>
          </w:p>
        </w:tc>
        <w:tc>
          <w:tcPr>
            <w:tcW w:w="945" w:type="dxa"/>
          </w:tcPr>
          <w:p w14:paraId="004729B1" w14:textId="77777777" w:rsidR="004863D8" w:rsidRDefault="004863D8" w:rsidP="00F149A0">
            <w:pPr>
              <w:spacing w:before="0"/>
              <w:jc w:val="lef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Agropecuario</w:t>
            </w:r>
          </w:p>
        </w:tc>
        <w:tc>
          <w:tcPr>
            <w:tcW w:w="1569" w:type="dxa"/>
          </w:tcPr>
          <w:p w14:paraId="451723DF"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15.0%</w:t>
            </w:r>
          </w:p>
        </w:tc>
        <w:tc>
          <w:tcPr>
            <w:tcW w:w="865" w:type="dxa"/>
          </w:tcPr>
          <w:p w14:paraId="23C8012D" w14:textId="77777777" w:rsidR="004863D8" w:rsidRDefault="004863D8" w:rsidP="00F149A0">
            <w:pPr>
              <w:spacing w:before="0"/>
              <w:jc w:val="right"/>
              <w:rPr>
                <w:rFonts w:ascii="Times New Roman" w:eastAsia="Times New Roman" w:hAnsi="Times New Roman" w:cs="Times New Roman"/>
                <w:sz w:val="16"/>
                <w:szCs w:val="16"/>
              </w:rPr>
            </w:pPr>
            <w:r w:rsidRPr="75AA67FD">
              <w:rPr>
                <w:rFonts w:ascii="Times New Roman" w:eastAsia="Times New Roman" w:hAnsi="Times New Roman" w:cs="Times New Roman"/>
                <w:sz w:val="16"/>
                <w:szCs w:val="16"/>
              </w:rPr>
              <w:t>54.5%</w:t>
            </w:r>
            <w:commentRangeEnd w:id="34"/>
            <w:r>
              <w:rPr>
                <w:rStyle w:val="CommentReference"/>
                <w:rFonts w:ascii="Times New Roman" w:eastAsia="Times New Roman" w:hAnsi="Times New Roman" w:cs="Times New Roman"/>
              </w:rPr>
              <w:commentReference w:id="34"/>
            </w:r>
          </w:p>
        </w:tc>
      </w:tr>
    </w:tbl>
    <w:p w14:paraId="541E8272" w14:textId="77777777" w:rsidR="004863D8" w:rsidRDefault="004863D8" w:rsidP="004863D8">
      <w:pPr>
        <w:contextualSpacing/>
        <w:rPr>
          <w:rFonts w:ascii="Times New Roman" w:eastAsia="Arial Narrow" w:hAnsi="Times New Roman" w:cs="Times New Roman"/>
        </w:rPr>
      </w:pPr>
    </w:p>
    <w:p w14:paraId="317F2043" w14:textId="77777777" w:rsidR="004863D8" w:rsidRDefault="004863D8" w:rsidP="004863D8">
      <w:pPr>
        <w:contextualSpacing/>
      </w:pPr>
      <w:r w:rsidRPr="75AA67FD">
        <w:rPr>
          <w:rFonts w:ascii="Times New Roman" w:eastAsia="Times New Roman" w:hAnsi="Times New Roman" w:cs="Times New Roman"/>
        </w:rPr>
        <w:t>Además de la composición del valor agregado, la competitividad territorial también depende de la capacidad de consolidar un tejido empresarial dinámico y diversificado. En este contexto, la densidad empresarial constituye un indicador que aproxima el grado de desarrollo del aparato productivo formal, al relacionar el número de empresas registradas con el tamaño de la población. En términos generales, una mayor densidad empresarial suele reflejar una mayor diversificación de la actividad económica, mejores condiciones para la generación de empleo y un entorno más favorable para el emprendimiento y la inversión.</w:t>
      </w:r>
    </w:p>
    <w:p w14:paraId="750583CD" w14:textId="77777777" w:rsidR="004863D8" w:rsidRDefault="004863D8" w:rsidP="004863D8">
      <w:pPr>
        <w:contextualSpacing/>
        <w:rPr>
          <w:rFonts w:ascii="Times New Roman" w:eastAsia="Times New Roman" w:hAnsi="Times New Roman" w:cs="Times New Roman"/>
        </w:rPr>
      </w:pPr>
    </w:p>
    <w:p w14:paraId="6F9E4B07" w14:textId="77777777" w:rsidR="004863D8" w:rsidRDefault="004863D8" w:rsidP="004863D8">
      <w:pPr>
        <w:contextualSpacing/>
      </w:pPr>
      <w:r w:rsidRPr="75AA67FD">
        <w:rPr>
          <w:rFonts w:ascii="Times New Roman" w:eastAsia="Times New Roman" w:hAnsi="Times New Roman" w:cs="Times New Roman"/>
        </w:rPr>
        <w:t>Como se observa en la Gráfica X, la densidad empresarial presenta diferencias importantes entre los municipios de la provincia. Toledo (29,86 empresas por cada 1.000 habitantes), Yarumal (26,48) y Anorí (26,48) registran valores superiores al promedio de la PAP (18,15), lo que sugiere un tejido empresarial relativamente más consolidado y una mayor capacidad para sostener unidades productivas formales. En contraste, municipios como Ituango (9,05) y Campamento (8,07) presentan las menores densidades empresariales de la provincia, reflejando un aparato productivo más reducido y una menor presencia de empresas en relación con su población.</w:t>
      </w:r>
    </w:p>
    <w:p w14:paraId="26B1399D" w14:textId="77777777" w:rsidR="004863D8" w:rsidRDefault="004863D8" w:rsidP="004863D8">
      <w:pPr>
        <w:contextualSpacing/>
        <w:rPr>
          <w:rFonts w:ascii="Times New Roman" w:eastAsia="Times New Roman" w:hAnsi="Times New Roman" w:cs="Times New Roman"/>
        </w:rPr>
      </w:pPr>
    </w:p>
    <w:p w14:paraId="77FC0F6D" w14:textId="77777777" w:rsidR="004863D8" w:rsidRDefault="004863D8" w:rsidP="004863D8">
      <w:pPr>
        <w:pStyle w:val="Caption"/>
        <w:keepNext/>
        <w:jc w:val="center"/>
        <w:rPr>
          <w:rFonts w:ascii="Times New Roman" w:hAnsi="Times New Roman" w:cs="Times New Roman"/>
          <w:i w:val="0"/>
          <w:iCs w:val="0"/>
          <w:sz w:val="20"/>
          <w:szCs w:val="20"/>
        </w:rPr>
      </w:pPr>
      <w:r w:rsidRPr="73BC2806">
        <w:rPr>
          <w:rFonts w:ascii="Times New Roman" w:hAnsi="Times New Roman" w:cs="Times New Roman"/>
          <w:i w:val="0"/>
          <w:iCs w:val="0"/>
          <w:sz w:val="20"/>
          <w:szCs w:val="20"/>
        </w:rPr>
        <w:t xml:space="preserve">Gráfica </w:t>
      </w:r>
      <w:r w:rsidRPr="73BC2806">
        <w:rPr>
          <w:rFonts w:ascii="Times New Roman" w:hAnsi="Times New Roman" w:cs="Times New Roman"/>
          <w:i w:val="0"/>
          <w:iCs w:val="0"/>
          <w:sz w:val="20"/>
          <w:szCs w:val="20"/>
        </w:rPr>
        <w:fldChar w:fldCharType="begin"/>
      </w:r>
      <w:r w:rsidRPr="73BC2806">
        <w:rPr>
          <w:rFonts w:ascii="Times New Roman" w:hAnsi="Times New Roman" w:cs="Times New Roman"/>
          <w:i w:val="0"/>
          <w:iCs w:val="0"/>
          <w:sz w:val="20"/>
          <w:szCs w:val="20"/>
        </w:rPr>
        <w:instrText xml:space="preserve"> SEQ Gráfica \* ARABIC </w:instrText>
      </w:r>
      <w:r w:rsidRPr="73BC2806">
        <w:rPr>
          <w:rFonts w:ascii="Times New Roman" w:hAnsi="Times New Roman" w:cs="Times New Roman"/>
          <w:i w:val="0"/>
          <w:iCs w:val="0"/>
          <w:sz w:val="20"/>
          <w:szCs w:val="20"/>
        </w:rPr>
        <w:fldChar w:fldCharType="separate"/>
      </w:r>
      <w:r w:rsidRPr="73BC2806">
        <w:rPr>
          <w:rFonts w:ascii="Times New Roman" w:hAnsi="Times New Roman" w:cs="Times New Roman"/>
          <w:i w:val="0"/>
          <w:iCs w:val="0"/>
          <w:noProof/>
          <w:sz w:val="20"/>
          <w:szCs w:val="20"/>
        </w:rPr>
        <w:t>X</w:t>
      </w:r>
      <w:r w:rsidRPr="73BC2806">
        <w:rPr>
          <w:rFonts w:ascii="Times New Roman" w:hAnsi="Times New Roman" w:cs="Times New Roman"/>
          <w:i w:val="0"/>
          <w:iCs w:val="0"/>
          <w:sz w:val="20"/>
          <w:szCs w:val="20"/>
        </w:rPr>
        <w:fldChar w:fldCharType="end"/>
      </w:r>
      <w:r w:rsidRPr="73BC2806">
        <w:rPr>
          <w:rFonts w:ascii="Times New Roman" w:hAnsi="Times New Roman" w:cs="Times New Roman"/>
          <w:i w:val="0"/>
          <w:iCs w:val="0"/>
          <w:sz w:val="20"/>
          <w:szCs w:val="20"/>
        </w:rPr>
        <w:t>. Densidad empresarial por cada municipio – 2023</w:t>
      </w:r>
    </w:p>
    <w:p w14:paraId="1BE8CF2C" w14:textId="77777777" w:rsidR="004863D8" w:rsidRDefault="004863D8" w:rsidP="004863D8">
      <w:pPr>
        <w:keepNext/>
        <w:jc w:val="center"/>
      </w:pPr>
      <w:r>
        <w:rPr>
          <w:noProof/>
          <w:lang w:eastAsia="es-CO"/>
        </w:rPr>
        <w:drawing>
          <wp:inline distT="0" distB="0" distL="0" distR="0" wp14:anchorId="6546A84E" wp14:editId="62B392C6">
            <wp:extent cx="4129032" cy="3201159"/>
            <wp:effectExtent l="0" t="0" r="0" b="0"/>
            <wp:docPr id="628996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96344" name="Picture 628996344"/>
                    <pic:cNvPicPr/>
                  </pic:nvPicPr>
                  <pic:blipFill>
                    <a:blip r:embed="rId45">
                      <a:extLst>
                        <a:ext uri="{28A0092B-C50C-407E-A947-70E740481C1C}">
                          <a14:useLocalDpi xmlns:a14="http://schemas.microsoft.com/office/drawing/2010/main"/>
                        </a:ext>
                      </a:extLst>
                    </a:blip>
                    <a:stretch>
                      <a:fillRect/>
                    </a:stretch>
                  </pic:blipFill>
                  <pic:spPr>
                    <a:xfrm>
                      <a:off x="0" y="0"/>
                      <a:ext cx="4129032" cy="3201159"/>
                    </a:xfrm>
                    <a:prstGeom prst="rect">
                      <a:avLst/>
                    </a:prstGeom>
                  </pic:spPr>
                </pic:pic>
              </a:graphicData>
            </a:graphic>
          </wp:inline>
        </w:drawing>
      </w:r>
    </w:p>
    <w:p w14:paraId="4D608727" w14:textId="77777777" w:rsidR="004863D8" w:rsidRDefault="004863D8" w:rsidP="004863D8">
      <w:pPr>
        <w:contextualSpacing/>
        <w:jc w:val="center"/>
      </w:pPr>
      <w:r w:rsidRPr="7A5A1C4E">
        <w:rPr>
          <w:rFonts w:ascii="Times New Roman" w:eastAsia="Times New Roman" w:hAnsi="Times New Roman" w:cs="Times New Roman"/>
          <w:color w:val="000000" w:themeColor="text1"/>
          <w:sz w:val="19"/>
          <w:szCs w:val="19"/>
        </w:rPr>
        <w:t xml:space="preserve"> </w:t>
      </w:r>
      <w:r w:rsidRPr="7A5A1C4E">
        <w:rPr>
          <w:rFonts w:ascii="Times New Roman" w:eastAsia="Times New Roman" w:hAnsi="Times New Roman" w:cs="Times New Roman"/>
          <w:b/>
          <w:bCs/>
          <w:color w:val="000000" w:themeColor="text1"/>
          <w:sz w:val="19"/>
          <w:szCs w:val="19"/>
        </w:rPr>
        <w:t>Nota:</w:t>
      </w:r>
      <w:r w:rsidRPr="7A5A1C4E">
        <w:rPr>
          <w:rFonts w:ascii="Times New Roman" w:eastAsia="Times New Roman" w:hAnsi="Times New Roman" w:cs="Times New Roman"/>
          <w:color w:val="000000" w:themeColor="text1"/>
          <w:sz w:val="19"/>
          <w:szCs w:val="19"/>
        </w:rPr>
        <w:t xml:space="preserve"> </w:t>
      </w:r>
      <w:r w:rsidRPr="7A5A1C4E">
        <w:rPr>
          <w:rFonts w:ascii="Times New Roman" w:eastAsia="Times New Roman" w:hAnsi="Times New Roman" w:cs="Times New Roman"/>
          <w:sz w:val="19"/>
          <w:szCs w:val="19"/>
        </w:rPr>
        <w:t>La línea punteada representa el promedio de la Provincia (18.15).</w:t>
      </w:r>
    </w:p>
    <w:p w14:paraId="0B2DB78A" w14:textId="77777777" w:rsidR="004863D8" w:rsidRDefault="004863D8" w:rsidP="004863D8">
      <w:pPr>
        <w:contextualSpacing/>
        <w:jc w:val="center"/>
      </w:pPr>
      <w:r w:rsidRPr="7A5A1C4E">
        <w:rPr>
          <w:rFonts w:ascii="Times New Roman" w:eastAsia="Times New Roman" w:hAnsi="Times New Roman" w:cs="Times New Roman"/>
          <w:b/>
          <w:bCs/>
          <w:color w:val="000000" w:themeColor="text1"/>
          <w:sz w:val="19"/>
          <w:szCs w:val="19"/>
        </w:rPr>
        <w:t xml:space="preserve"> Fuente:</w:t>
      </w:r>
      <w:r w:rsidRPr="7A5A1C4E">
        <w:rPr>
          <w:rFonts w:ascii="Times New Roman" w:eastAsia="Times New Roman" w:hAnsi="Times New Roman" w:cs="Times New Roman"/>
          <w:color w:val="000000" w:themeColor="text1"/>
          <w:sz w:val="19"/>
          <w:szCs w:val="19"/>
        </w:rPr>
        <w:t xml:space="preserve"> Valor Público - EAFIT (s.f.). Cálculos propios.</w:t>
      </w:r>
    </w:p>
    <w:p w14:paraId="73E6F0D6" w14:textId="77777777" w:rsidR="004863D8" w:rsidRDefault="004863D8" w:rsidP="004863D8">
      <w:pPr>
        <w:contextualSpacing/>
        <w:jc w:val="center"/>
        <w:rPr>
          <w:rFonts w:ascii="Times New Roman" w:eastAsia="Times New Roman" w:hAnsi="Times New Roman" w:cs="Times New Roman"/>
          <w:color w:val="000000" w:themeColor="text1"/>
          <w:sz w:val="19"/>
          <w:szCs w:val="19"/>
        </w:rPr>
      </w:pPr>
    </w:p>
    <w:p w14:paraId="7DB23B6C" w14:textId="77777777" w:rsidR="004863D8" w:rsidRDefault="004863D8" w:rsidP="004863D8">
      <w:pPr>
        <w:contextualSpacing/>
      </w:pPr>
      <w:r w:rsidRPr="75AA67FD">
        <w:rPr>
          <w:rFonts w:ascii="Times New Roman" w:eastAsia="Times New Roman" w:hAnsi="Times New Roman" w:cs="Times New Roman"/>
        </w:rPr>
        <w:t>En conjunto, los resultados evidencian que la PAP Bio-energética del Norte de Antioquia presenta una estructura económica heterogénea, caracterizada por una importante concentración del valor agregado en municipios como Yarumal, Gómez Plata e Ituango, pero también por diferencias significativas en la capacidad de generación de riqueza por habitante, la composición sectorial y el desarrollo del tejido empresarial. Mientras algunos municipios muestran una mayor diversificación económica, con una combinación de actividades comerciales, manufactureras y de servicios, otros mantienen una estructura más especializada en actividades agropecuarias, energéticas o de administración pública. Esta heterogeneidad refleja la existencia de vocaciones productivas diferenciadas que configuran el perfil económico de la provincia y explican las disparidades observadas entre municipios.</w:t>
      </w:r>
    </w:p>
    <w:p w14:paraId="399E9DD7" w14:textId="77777777" w:rsidR="004863D8" w:rsidRDefault="004863D8" w:rsidP="004863D8">
      <w:pPr>
        <w:contextualSpacing/>
        <w:rPr>
          <w:rFonts w:ascii="Times New Roman" w:eastAsia="Times New Roman" w:hAnsi="Times New Roman" w:cs="Times New Roman"/>
        </w:rPr>
      </w:pPr>
    </w:p>
    <w:p w14:paraId="151A0179" w14:textId="77777777" w:rsidR="004863D8" w:rsidRDefault="004863D8" w:rsidP="004863D8">
      <w:pPr>
        <w:contextualSpacing/>
      </w:pPr>
      <w:r w:rsidRPr="75AA67FD">
        <w:rPr>
          <w:rFonts w:ascii="Times New Roman" w:eastAsia="Times New Roman" w:hAnsi="Times New Roman" w:cs="Times New Roman"/>
        </w:rPr>
        <w:t>Desde la perspectiva de la competitividad territorial, estos resultados ponen de manifiesto la importancia de fortalecer la articulación entre las diferentes vocaciones productivas, promoviendo una mayor integración entre actividades primarias, industriales y de servicios, así como el fortalecimiento del tejido empresarial local. En este contexto, la consolidación de encadenamientos productivos y el aprovechamiento de las complementariedades entre municipios constituyen elementos clave para incrementar la generación de valor agregado, diversificar la estructura económica y favorecer un desarrollo más equilibrado y sostenible en el conjunto de la provincia.</w:t>
      </w:r>
    </w:p>
    <w:p w14:paraId="21B7338F" w14:textId="77777777" w:rsidR="004863D8" w:rsidRPr="009676D7" w:rsidRDefault="004863D8" w:rsidP="004863D8">
      <w:pPr>
        <w:pStyle w:val="Heading4"/>
        <w:rPr>
          <w:rFonts w:ascii="Times New Roman" w:hAnsi="Times New Roman" w:cs="Times New Roman"/>
        </w:rPr>
      </w:pPr>
      <w:r w:rsidRPr="009676D7">
        <w:rPr>
          <w:rFonts w:ascii="Times New Roman" w:hAnsi="Times New Roman" w:cs="Times New Roman"/>
        </w:rPr>
        <w:t>Mercado minero-energético</w:t>
      </w:r>
    </w:p>
    <w:p w14:paraId="0C41BC0F"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El sector minero-energético constituye, sin duda, el punto destacable de la PAP </w:t>
      </w:r>
      <w:r>
        <w:rPr>
          <w:rFonts w:ascii="Times New Roman" w:eastAsia="Arial" w:hAnsi="Times New Roman" w:cs="Times New Roman"/>
        </w:rPr>
        <w:t>Bio-energética</w:t>
      </w:r>
      <w:r w:rsidRPr="009676D7">
        <w:rPr>
          <w:rFonts w:ascii="Times New Roman" w:eastAsia="Arial" w:hAnsi="Times New Roman" w:cs="Times New Roman"/>
        </w:rPr>
        <w:t xml:space="preserve"> del Norte de Antioquia, y es la razón fundamental que le da nombre a esta Provincia. </w:t>
      </w:r>
      <w:r w:rsidRPr="009676D7">
        <w:rPr>
          <w:rFonts w:ascii="Times New Roman" w:eastAsia="Arial" w:hAnsi="Times New Roman" w:cs="Times New Roman"/>
          <w:color w:val="000000" w:themeColor="text1"/>
        </w:rPr>
        <w:t xml:space="preserve">Como se mencionó al momento de la caracterización de la subregión Norte, esta parte del departamento </w:t>
      </w:r>
      <w:r w:rsidRPr="009676D7">
        <w:rPr>
          <w:rFonts w:ascii="Times New Roman" w:eastAsia="Arial" w:hAnsi="Times New Roman" w:cs="Times New Roman"/>
        </w:rPr>
        <w:t xml:space="preserve">tiene una </w:t>
      </w:r>
      <w:r>
        <w:rPr>
          <w:rFonts w:ascii="Times New Roman" w:eastAsia="Arial" w:hAnsi="Times New Roman" w:cs="Times New Roman"/>
        </w:rPr>
        <w:t>gran riqueza hídrica, lo que la hace</w:t>
      </w:r>
      <w:r w:rsidRPr="009676D7">
        <w:rPr>
          <w:rFonts w:ascii="Times New Roman" w:eastAsia="Arial" w:hAnsi="Times New Roman" w:cs="Times New Roman"/>
        </w:rPr>
        <w:t xml:space="preserve"> la principal productora de energía de la región, posibilitando su posicionamiento como un nodo estratégico para la generación de energía a nivel nacional; condición que representa una oportunidad relevante para impulsar procesos de desarrollo económico y articulación regional.</w:t>
      </w:r>
    </w:p>
    <w:p w14:paraId="50D84D63" w14:textId="77777777" w:rsidR="004863D8" w:rsidRPr="009676D7" w:rsidRDefault="004863D8" w:rsidP="004863D8">
      <w:pPr>
        <w:tabs>
          <w:tab w:val="left" w:pos="1165"/>
        </w:tabs>
        <w:rPr>
          <w:rFonts w:ascii="Times New Roman" w:eastAsia="Arial" w:hAnsi="Times New Roman" w:cs="Times New Roman"/>
        </w:rPr>
      </w:pPr>
      <w:r w:rsidRPr="73BC2806">
        <w:rPr>
          <w:rFonts w:ascii="Times New Roman" w:eastAsia="Arial" w:hAnsi="Times New Roman" w:cs="Times New Roman"/>
        </w:rPr>
        <w:t>En cuanto a la capacidad instalada de generación de energía eléctrica por tecnología en el Sistema Interconectado Nacional (SIN), a nivel nacional, la generación hidráulica concentra 13.233,2 MW de capacidad instalada, equivalentes al 57,7% del total, consolidándose como la principal fuente de energía del país. Le siguen la generación térmica (27,5%) y la solar (14,6%), mientras que la participación de la energía eólica continúa siendo marginal (0,2%).</w:t>
      </w:r>
    </w:p>
    <w:p w14:paraId="151DA2D0" w14:textId="77777777" w:rsidR="004863D8" w:rsidRPr="009676D7" w:rsidRDefault="004863D8" w:rsidP="004863D8">
      <w:pPr>
        <w:spacing w:after="80"/>
        <w:jc w:val="center"/>
        <w:rPr>
          <w:rFonts w:ascii="Times New Roman" w:eastAsia="Arial" w:hAnsi="Times New Roman" w:cs="Times New Roman"/>
        </w:rPr>
      </w:pPr>
    </w:p>
    <w:p w14:paraId="2CFBC2DB"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28</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Capacidad instalada de generación de energía eléctrica por tecnología – Sistema Interconectado Nacional</w:t>
      </w:r>
    </w:p>
    <w:tbl>
      <w:tblPr>
        <w:tblStyle w:val="TableGrid"/>
        <w:tblW w:w="0" w:type="auto"/>
        <w:tblLook w:val="06A0" w:firstRow="1" w:lastRow="0" w:firstColumn="1" w:lastColumn="0" w:noHBand="1" w:noVBand="1"/>
      </w:tblPr>
      <w:tblGrid>
        <w:gridCol w:w="3014"/>
        <w:gridCol w:w="2896"/>
        <w:gridCol w:w="2918"/>
      </w:tblGrid>
      <w:tr w:rsidR="004863D8" w:rsidRPr="009676D7" w14:paraId="1BD79B34" w14:textId="77777777" w:rsidTr="00F149A0">
        <w:trPr>
          <w:trHeight w:val="300"/>
        </w:trPr>
        <w:tc>
          <w:tcPr>
            <w:tcW w:w="3014" w:type="dxa"/>
            <w:shd w:val="clear" w:color="auto" w:fill="002060"/>
          </w:tcPr>
          <w:p w14:paraId="516F155D"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Tecnología</w:t>
            </w:r>
          </w:p>
        </w:tc>
        <w:tc>
          <w:tcPr>
            <w:tcW w:w="2896" w:type="dxa"/>
            <w:shd w:val="clear" w:color="auto" w:fill="002060"/>
          </w:tcPr>
          <w:p w14:paraId="2D936767"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Cap. Instalada (MW)</w:t>
            </w:r>
          </w:p>
        </w:tc>
        <w:tc>
          <w:tcPr>
            <w:tcW w:w="2918" w:type="dxa"/>
            <w:shd w:val="clear" w:color="auto" w:fill="002060"/>
          </w:tcPr>
          <w:p w14:paraId="0AF2B35D"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Participación</w:t>
            </w:r>
          </w:p>
        </w:tc>
      </w:tr>
      <w:tr w:rsidR="004863D8" w:rsidRPr="009676D7" w14:paraId="1E7E2B3B" w14:textId="77777777" w:rsidTr="00F149A0">
        <w:trPr>
          <w:trHeight w:val="300"/>
        </w:trPr>
        <w:tc>
          <w:tcPr>
            <w:tcW w:w="3014" w:type="dxa"/>
          </w:tcPr>
          <w:p w14:paraId="3969D802"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Hidráulica</w:t>
            </w:r>
          </w:p>
        </w:tc>
        <w:tc>
          <w:tcPr>
            <w:tcW w:w="2896" w:type="dxa"/>
          </w:tcPr>
          <w:p w14:paraId="2C908E7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13.233,17</w:t>
            </w:r>
          </w:p>
        </w:tc>
        <w:tc>
          <w:tcPr>
            <w:tcW w:w="2918" w:type="dxa"/>
          </w:tcPr>
          <w:p w14:paraId="40B5EE2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57,7%</w:t>
            </w:r>
          </w:p>
        </w:tc>
      </w:tr>
      <w:tr w:rsidR="004863D8" w:rsidRPr="009676D7" w14:paraId="15AFF333" w14:textId="77777777" w:rsidTr="00F149A0">
        <w:trPr>
          <w:trHeight w:val="300"/>
        </w:trPr>
        <w:tc>
          <w:tcPr>
            <w:tcW w:w="3014" w:type="dxa"/>
          </w:tcPr>
          <w:p w14:paraId="694D40D6"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Térmica</w:t>
            </w:r>
          </w:p>
        </w:tc>
        <w:tc>
          <w:tcPr>
            <w:tcW w:w="2896" w:type="dxa"/>
          </w:tcPr>
          <w:p w14:paraId="53BD39B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6.301,52</w:t>
            </w:r>
          </w:p>
        </w:tc>
        <w:tc>
          <w:tcPr>
            <w:tcW w:w="2918" w:type="dxa"/>
          </w:tcPr>
          <w:p w14:paraId="1D5D0C5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27,5%</w:t>
            </w:r>
          </w:p>
        </w:tc>
      </w:tr>
      <w:tr w:rsidR="004863D8" w:rsidRPr="009676D7" w14:paraId="4B7036FD" w14:textId="77777777" w:rsidTr="00F149A0">
        <w:trPr>
          <w:trHeight w:val="300"/>
        </w:trPr>
        <w:tc>
          <w:tcPr>
            <w:tcW w:w="3014" w:type="dxa"/>
          </w:tcPr>
          <w:p w14:paraId="1A11B3D6"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Solar</w:t>
            </w:r>
          </w:p>
        </w:tc>
        <w:tc>
          <w:tcPr>
            <w:tcW w:w="2896" w:type="dxa"/>
          </w:tcPr>
          <w:p w14:paraId="342CD71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3.348,92</w:t>
            </w:r>
          </w:p>
        </w:tc>
        <w:tc>
          <w:tcPr>
            <w:tcW w:w="2918" w:type="dxa"/>
          </w:tcPr>
          <w:p w14:paraId="37441F4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14,6%</w:t>
            </w:r>
          </w:p>
        </w:tc>
      </w:tr>
      <w:tr w:rsidR="004863D8" w:rsidRPr="009676D7" w14:paraId="19F9501D" w14:textId="77777777" w:rsidTr="00F149A0">
        <w:trPr>
          <w:trHeight w:val="300"/>
        </w:trPr>
        <w:tc>
          <w:tcPr>
            <w:tcW w:w="3014" w:type="dxa"/>
          </w:tcPr>
          <w:p w14:paraId="2AFA6619"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Eólica</w:t>
            </w:r>
          </w:p>
        </w:tc>
        <w:tc>
          <w:tcPr>
            <w:tcW w:w="2896" w:type="dxa"/>
          </w:tcPr>
          <w:p w14:paraId="632B8CE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41,00</w:t>
            </w:r>
          </w:p>
        </w:tc>
        <w:tc>
          <w:tcPr>
            <w:tcW w:w="2918" w:type="dxa"/>
          </w:tcPr>
          <w:p w14:paraId="18CA0A4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0,2%</w:t>
            </w:r>
          </w:p>
        </w:tc>
      </w:tr>
      <w:tr w:rsidR="004863D8" w:rsidRPr="009676D7" w14:paraId="46319FB2" w14:textId="77777777" w:rsidTr="00F149A0">
        <w:trPr>
          <w:trHeight w:val="300"/>
        </w:trPr>
        <w:tc>
          <w:tcPr>
            <w:tcW w:w="3014" w:type="dxa"/>
          </w:tcPr>
          <w:p w14:paraId="0C8327DA"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Total SIN</w:t>
            </w:r>
          </w:p>
        </w:tc>
        <w:tc>
          <w:tcPr>
            <w:tcW w:w="2896" w:type="dxa"/>
          </w:tcPr>
          <w:p w14:paraId="1E9C9C5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22.924,61</w:t>
            </w:r>
          </w:p>
        </w:tc>
        <w:tc>
          <w:tcPr>
            <w:tcW w:w="2918" w:type="dxa"/>
          </w:tcPr>
          <w:p w14:paraId="79261CF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100%</w:t>
            </w:r>
          </w:p>
        </w:tc>
      </w:tr>
    </w:tbl>
    <w:p w14:paraId="78C84E98" w14:textId="77777777" w:rsidR="004863D8" w:rsidRPr="009676D7" w:rsidRDefault="004863D8" w:rsidP="004863D8">
      <w:pPr>
        <w:spacing w:before="0" w:after="240"/>
      </w:pPr>
      <w:r w:rsidRPr="75AA67FD">
        <w:rPr>
          <w:rFonts w:ascii="Times New Roman" w:eastAsia="Arial" w:hAnsi="Times New Roman" w:cs="Times New Roman"/>
          <w:b/>
          <w:bCs/>
          <w:sz w:val="18"/>
          <w:szCs w:val="18"/>
        </w:rPr>
        <w:t xml:space="preserve">Fuente: </w:t>
      </w:r>
      <w:r w:rsidRPr="75AA67FD">
        <w:rPr>
          <w:rFonts w:ascii="Times New Roman" w:eastAsia="Arial" w:hAnsi="Times New Roman" w:cs="Times New Roman"/>
          <w:sz w:val="18"/>
          <w:szCs w:val="18"/>
        </w:rPr>
        <w:t>XM S.A. E.S.P. (2026a).</w:t>
      </w:r>
    </w:p>
    <w:p w14:paraId="377C22BE" w14:textId="77777777" w:rsidR="004863D8" w:rsidRDefault="004863D8" w:rsidP="004863D8">
      <w:pPr>
        <w:pStyle w:val="Caption"/>
        <w:jc w:val="center"/>
      </w:pPr>
      <w:r w:rsidRPr="75AA67FD">
        <w:rPr>
          <w:rFonts w:ascii="Times New Roman" w:hAnsi="Times New Roman" w:cs="Times New Roman"/>
          <w:i w:val="0"/>
          <w:iCs w:val="0"/>
          <w:sz w:val="20"/>
          <w:szCs w:val="20"/>
        </w:rPr>
        <w:t>Gráfica X. Participación por tecnología en el SIN (%) — 2026</w:t>
      </w:r>
    </w:p>
    <w:p w14:paraId="304DA0E0" w14:textId="77777777" w:rsidR="004863D8" w:rsidRDefault="004863D8" w:rsidP="004863D8">
      <w:pPr>
        <w:jc w:val="center"/>
      </w:pPr>
      <w:r>
        <w:rPr>
          <w:noProof/>
          <w:lang w:eastAsia="es-CO"/>
        </w:rPr>
        <w:drawing>
          <wp:inline distT="0" distB="0" distL="0" distR="0" wp14:anchorId="1E1298FD" wp14:editId="4A83DA55">
            <wp:extent cx="3590531" cy="1778708"/>
            <wp:effectExtent l="0" t="0" r="0" b="0"/>
            <wp:docPr id="254185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85070" name="Picture 254185070"/>
                    <pic:cNvPicPr/>
                  </pic:nvPicPr>
                  <pic:blipFill>
                    <a:blip r:embed="rId46">
                      <a:extLst>
                        <a:ext uri="{28A0092B-C50C-407E-A947-70E740481C1C}">
                          <a14:useLocalDpi xmlns:a14="http://schemas.microsoft.com/office/drawing/2010/main"/>
                        </a:ext>
                      </a:extLst>
                    </a:blip>
                    <a:stretch>
                      <a:fillRect/>
                    </a:stretch>
                  </pic:blipFill>
                  <pic:spPr>
                    <a:xfrm>
                      <a:off x="0" y="0"/>
                      <a:ext cx="3590531" cy="1778708"/>
                    </a:xfrm>
                    <a:prstGeom prst="rect">
                      <a:avLst/>
                    </a:prstGeom>
                  </pic:spPr>
                </pic:pic>
              </a:graphicData>
            </a:graphic>
          </wp:inline>
        </w:drawing>
      </w:r>
    </w:p>
    <w:p w14:paraId="2D2180A7" w14:textId="77777777" w:rsidR="004863D8" w:rsidRDefault="004863D8" w:rsidP="004863D8">
      <w:pPr>
        <w:spacing w:before="0" w:after="240"/>
        <w:jc w:val="center"/>
        <w:rPr>
          <w:rFonts w:ascii="Times New Roman" w:eastAsia="Arial" w:hAnsi="Times New Roman" w:cs="Times New Roman"/>
          <w:sz w:val="18"/>
          <w:szCs w:val="18"/>
        </w:rPr>
      </w:pPr>
      <w:r w:rsidRPr="75AA67FD">
        <w:rPr>
          <w:rFonts w:ascii="Times New Roman" w:eastAsia="Arial" w:hAnsi="Times New Roman" w:cs="Times New Roman"/>
          <w:sz w:val="18"/>
          <w:szCs w:val="18"/>
        </w:rPr>
        <w:t xml:space="preserve">Nota: La capacidad instalada (MW) total es de 22.924 </w:t>
      </w:r>
    </w:p>
    <w:p w14:paraId="795140E2" w14:textId="77777777" w:rsidR="004863D8" w:rsidRPr="009676D7" w:rsidRDefault="004863D8" w:rsidP="004863D8">
      <w:pPr>
        <w:contextualSpacing/>
        <w:rPr>
          <w:rFonts w:ascii="Times New Roman" w:eastAsia="Arial" w:hAnsi="Times New Roman" w:cs="Times New Roman"/>
        </w:rPr>
      </w:pPr>
      <w:r w:rsidRPr="009676D7">
        <w:rPr>
          <w:rFonts w:ascii="Times New Roman" w:eastAsia="Arial" w:hAnsi="Times New Roman" w:cs="Times New Roman"/>
        </w:rPr>
        <w:t xml:space="preserve">Adicionalmente, la capacidad instalada provincial se encuentra distribuida entre centrales hidroeléctricas de gran escala y pequeñas centrales hidroeléctricas (PCH). Destacan Hidroituango, ubicada en Ituango y Briceño, con una capacidad instalada de 1.200 MW, y Porce II, en Anorí, con 700 MW. A estas se suman las centrales Guadalupe III (270 MW) y Guadalupe IV (202 MW) en Gómez Plata, además de otras centrales de menor escala localizadas en Yarumal, Anorí y San José de la Montaña. En conjunto, esta infraestructura evidencia la relevancia del sector energético como uno de los principales activos territoriales de la Provincia, </w:t>
      </w:r>
      <w:r w:rsidRPr="009676D7">
        <w:rPr>
          <w:rFonts w:ascii="Times New Roman" w:eastAsia="Arial" w:hAnsi="Times New Roman" w:cs="Times New Roman"/>
          <w:color w:val="000000" w:themeColor="text1"/>
        </w:rPr>
        <w:t>consolidando una vocación energética que trasciende las fronteras municipales y refuerza la necesidad de una gobernanza supramunicipal para gestionar sus impactos y oportunidades.</w:t>
      </w:r>
    </w:p>
    <w:p w14:paraId="3D332379"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29</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Centrales de generación de energía eléctrica en la PAP Bio-energética del Norte de Antioquia – capacidad instalada y participación</w:t>
      </w:r>
    </w:p>
    <w:tbl>
      <w:tblPr>
        <w:tblStyle w:val="TableGrid"/>
        <w:tblW w:w="5000" w:type="pct"/>
        <w:tblLook w:val="06A0" w:firstRow="1" w:lastRow="0" w:firstColumn="1" w:lastColumn="0" w:noHBand="1" w:noVBand="1"/>
      </w:tblPr>
      <w:tblGrid>
        <w:gridCol w:w="1701"/>
        <w:gridCol w:w="2120"/>
        <w:gridCol w:w="2013"/>
        <w:gridCol w:w="1499"/>
        <w:gridCol w:w="1495"/>
      </w:tblGrid>
      <w:tr w:rsidR="004863D8" w:rsidRPr="009676D7" w14:paraId="367012B0" w14:textId="77777777" w:rsidTr="00F149A0">
        <w:trPr>
          <w:trHeight w:val="300"/>
        </w:trPr>
        <w:tc>
          <w:tcPr>
            <w:tcW w:w="963" w:type="pct"/>
            <w:shd w:val="clear" w:color="auto" w:fill="002060"/>
          </w:tcPr>
          <w:p w14:paraId="6DE4BF15"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Municipio</w:t>
            </w:r>
          </w:p>
        </w:tc>
        <w:tc>
          <w:tcPr>
            <w:tcW w:w="1201" w:type="pct"/>
            <w:shd w:val="clear" w:color="auto" w:fill="002060"/>
          </w:tcPr>
          <w:p w14:paraId="7B837892"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Central / Planta</w:t>
            </w:r>
          </w:p>
        </w:tc>
        <w:tc>
          <w:tcPr>
            <w:tcW w:w="1140" w:type="pct"/>
            <w:shd w:val="clear" w:color="auto" w:fill="002060"/>
          </w:tcPr>
          <w:p w14:paraId="7DB56143"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Cap. Instalada (MW)</w:t>
            </w:r>
          </w:p>
        </w:tc>
        <w:tc>
          <w:tcPr>
            <w:tcW w:w="849" w:type="pct"/>
            <w:shd w:val="clear" w:color="auto" w:fill="002060"/>
          </w:tcPr>
          <w:p w14:paraId="32613AA8"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 del SIN</w:t>
            </w:r>
          </w:p>
        </w:tc>
        <w:tc>
          <w:tcPr>
            <w:tcW w:w="847" w:type="pct"/>
            <w:shd w:val="clear" w:color="auto" w:fill="002060"/>
          </w:tcPr>
          <w:p w14:paraId="5714077C"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 de Antioquia</w:t>
            </w:r>
          </w:p>
        </w:tc>
      </w:tr>
      <w:tr w:rsidR="004863D8" w:rsidRPr="009676D7" w14:paraId="528E528A" w14:textId="77777777" w:rsidTr="00F149A0">
        <w:trPr>
          <w:trHeight w:val="300"/>
        </w:trPr>
        <w:tc>
          <w:tcPr>
            <w:tcW w:w="963" w:type="pct"/>
          </w:tcPr>
          <w:p w14:paraId="0489C055"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Ituango y Briceño</w:t>
            </w:r>
          </w:p>
        </w:tc>
        <w:tc>
          <w:tcPr>
            <w:tcW w:w="1201" w:type="pct"/>
          </w:tcPr>
          <w:p w14:paraId="33A440EA"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Ituango (Hidroituango)</w:t>
            </w:r>
          </w:p>
        </w:tc>
        <w:tc>
          <w:tcPr>
            <w:tcW w:w="1140" w:type="pct"/>
            <w:vAlign w:val="center"/>
          </w:tcPr>
          <w:p w14:paraId="3F5B2826"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1.200,00</w:t>
            </w:r>
          </w:p>
        </w:tc>
        <w:tc>
          <w:tcPr>
            <w:tcW w:w="849" w:type="pct"/>
            <w:vAlign w:val="center"/>
          </w:tcPr>
          <w:p w14:paraId="27201D29"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5,24%</w:t>
            </w:r>
          </w:p>
        </w:tc>
        <w:tc>
          <w:tcPr>
            <w:tcW w:w="847" w:type="pct"/>
            <w:vAlign w:val="center"/>
          </w:tcPr>
          <w:p w14:paraId="160B8231"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18,90%</w:t>
            </w:r>
          </w:p>
        </w:tc>
      </w:tr>
      <w:tr w:rsidR="004863D8" w:rsidRPr="009676D7" w14:paraId="02AFCFD2" w14:textId="77777777" w:rsidTr="00F149A0">
        <w:trPr>
          <w:trHeight w:val="300"/>
        </w:trPr>
        <w:tc>
          <w:tcPr>
            <w:tcW w:w="963" w:type="pct"/>
          </w:tcPr>
          <w:p w14:paraId="39014F93"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Anorí</w:t>
            </w:r>
          </w:p>
        </w:tc>
        <w:tc>
          <w:tcPr>
            <w:tcW w:w="1201" w:type="pct"/>
          </w:tcPr>
          <w:p w14:paraId="02569345"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Porce III</w:t>
            </w:r>
          </w:p>
        </w:tc>
        <w:tc>
          <w:tcPr>
            <w:tcW w:w="1140" w:type="pct"/>
            <w:vAlign w:val="center"/>
          </w:tcPr>
          <w:p w14:paraId="4E5C81E0"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700,00</w:t>
            </w:r>
          </w:p>
        </w:tc>
        <w:tc>
          <w:tcPr>
            <w:tcW w:w="849" w:type="pct"/>
            <w:vAlign w:val="center"/>
          </w:tcPr>
          <w:p w14:paraId="4DEF56FA"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3,05%</w:t>
            </w:r>
          </w:p>
        </w:tc>
        <w:tc>
          <w:tcPr>
            <w:tcW w:w="847" w:type="pct"/>
            <w:vAlign w:val="center"/>
          </w:tcPr>
          <w:p w14:paraId="71E8952D"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11,02%</w:t>
            </w:r>
          </w:p>
        </w:tc>
      </w:tr>
      <w:tr w:rsidR="004863D8" w:rsidRPr="009676D7" w14:paraId="1AC83DBD" w14:textId="77777777" w:rsidTr="00F149A0">
        <w:trPr>
          <w:trHeight w:val="300"/>
        </w:trPr>
        <w:tc>
          <w:tcPr>
            <w:tcW w:w="963" w:type="pct"/>
          </w:tcPr>
          <w:p w14:paraId="2DC45121"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Gómez Plata</w:t>
            </w:r>
          </w:p>
        </w:tc>
        <w:tc>
          <w:tcPr>
            <w:tcW w:w="1201" w:type="pct"/>
          </w:tcPr>
          <w:p w14:paraId="5F692E6A"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Guadalupe III</w:t>
            </w:r>
          </w:p>
        </w:tc>
        <w:tc>
          <w:tcPr>
            <w:tcW w:w="1140" w:type="pct"/>
            <w:vAlign w:val="center"/>
          </w:tcPr>
          <w:p w14:paraId="612677AA"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270,00</w:t>
            </w:r>
          </w:p>
        </w:tc>
        <w:tc>
          <w:tcPr>
            <w:tcW w:w="849" w:type="pct"/>
            <w:vAlign w:val="center"/>
          </w:tcPr>
          <w:p w14:paraId="1BC9A8D3"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1,18%</w:t>
            </w:r>
          </w:p>
        </w:tc>
        <w:tc>
          <w:tcPr>
            <w:tcW w:w="847" w:type="pct"/>
            <w:vAlign w:val="center"/>
          </w:tcPr>
          <w:p w14:paraId="225E67FE"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4,25%</w:t>
            </w:r>
          </w:p>
        </w:tc>
      </w:tr>
      <w:tr w:rsidR="004863D8" w:rsidRPr="009676D7" w14:paraId="6151B809" w14:textId="77777777" w:rsidTr="00F149A0">
        <w:trPr>
          <w:trHeight w:val="300"/>
        </w:trPr>
        <w:tc>
          <w:tcPr>
            <w:tcW w:w="963" w:type="pct"/>
          </w:tcPr>
          <w:p w14:paraId="0EF5338F"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Gómez Plata</w:t>
            </w:r>
          </w:p>
        </w:tc>
        <w:tc>
          <w:tcPr>
            <w:tcW w:w="1201" w:type="pct"/>
          </w:tcPr>
          <w:p w14:paraId="6FC7BBC1"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Guadalupe IV</w:t>
            </w:r>
          </w:p>
        </w:tc>
        <w:tc>
          <w:tcPr>
            <w:tcW w:w="1140" w:type="pct"/>
            <w:vAlign w:val="center"/>
          </w:tcPr>
          <w:p w14:paraId="5C7ACDE7"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202,00</w:t>
            </w:r>
          </w:p>
        </w:tc>
        <w:tc>
          <w:tcPr>
            <w:tcW w:w="849" w:type="pct"/>
            <w:vAlign w:val="center"/>
          </w:tcPr>
          <w:p w14:paraId="6E39FB3F"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0,88%</w:t>
            </w:r>
          </w:p>
        </w:tc>
        <w:tc>
          <w:tcPr>
            <w:tcW w:w="847" w:type="pct"/>
            <w:vAlign w:val="center"/>
          </w:tcPr>
          <w:p w14:paraId="4168820B"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3,18%</w:t>
            </w:r>
          </w:p>
        </w:tc>
      </w:tr>
      <w:tr w:rsidR="004863D8" w:rsidRPr="009676D7" w14:paraId="1E0AEA4F" w14:textId="77777777" w:rsidTr="00F149A0">
        <w:trPr>
          <w:trHeight w:val="300"/>
        </w:trPr>
        <w:tc>
          <w:tcPr>
            <w:tcW w:w="963" w:type="pct"/>
          </w:tcPr>
          <w:p w14:paraId="170E1B85"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Yarumal</w:t>
            </w:r>
          </w:p>
        </w:tc>
        <w:tc>
          <w:tcPr>
            <w:tcW w:w="1201" w:type="pct"/>
          </w:tcPr>
          <w:p w14:paraId="13428686"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Pajarito</w:t>
            </w:r>
          </w:p>
        </w:tc>
        <w:tc>
          <w:tcPr>
            <w:tcW w:w="1140" w:type="pct"/>
            <w:vAlign w:val="center"/>
          </w:tcPr>
          <w:p w14:paraId="7A2F87E9"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13,20</w:t>
            </w:r>
          </w:p>
        </w:tc>
        <w:tc>
          <w:tcPr>
            <w:tcW w:w="849" w:type="pct"/>
            <w:vAlign w:val="center"/>
          </w:tcPr>
          <w:p w14:paraId="0C7DEF8E"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0,06%</w:t>
            </w:r>
          </w:p>
        </w:tc>
        <w:tc>
          <w:tcPr>
            <w:tcW w:w="847" w:type="pct"/>
            <w:vAlign w:val="center"/>
          </w:tcPr>
          <w:p w14:paraId="565BE271"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0,21%</w:t>
            </w:r>
          </w:p>
        </w:tc>
      </w:tr>
      <w:tr w:rsidR="004863D8" w:rsidRPr="009676D7" w14:paraId="1CB6BFCE" w14:textId="77777777" w:rsidTr="00F149A0">
        <w:trPr>
          <w:trHeight w:val="300"/>
        </w:trPr>
        <w:tc>
          <w:tcPr>
            <w:tcW w:w="963" w:type="pct"/>
          </w:tcPr>
          <w:p w14:paraId="23CBA9B3"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Anorí</w:t>
            </w:r>
          </w:p>
        </w:tc>
        <w:tc>
          <w:tcPr>
            <w:tcW w:w="1201" w:type="pct"/>
          </w:tcPr>
          <w:p w14:paraId="5739F910"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Providencia</w:t>
            </w:r>
          </w:p>
        </w:tc>
        <w:tc>
          <w:tcPr>
            <w:tcW w:w="1140" w:type="pct"/>
            <w:vAlign w:val="center"/>
          </w:tcPr>
          <w:p w14:paraId="6614CE20"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4,90</w:t>
            </w:r>
          </w:p>
        </w:tc>
        <w:tc>
          <w:tcPr>
            <w:tcW w:w="849" w:type="pct"/>
            <w:vAlign w:val="center"/>
          </w:tcPr>
          <w:p w14:paraId="4734905E"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0,02%</w:t>
            </w:r>
          </w:p>
        </w:tc>
        <w:tc>
          <w:tcPr>
            <w:tcW w:w="847" w:type="pct"/>
            <w:vAlign w:val="center"/>
          </w:tcPr>
          <w:p w14:paraId="469351D2"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0,08%</w:t>
            </w:r>
          </w:p>
        </w:tc>
      </w:tr>
      <w:tr w:rsidR="004863D8" w:rsidRPr="009676D7" w14:paraId="4F1CADC0" w14:textId="77777777" w:rsidTr="00F149A0">
        <w:trPr>
          <w:trHeight w:val="300"/>
        </w:trPr>
        <w:tc>
          <w:tcPr>
            <w:tcW w:w="963" w:type="pct"/>
          </w:tcPr>
          <w:p w14:paraId="29E9057F"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Anorí</w:t>
            </w:r>
          </w:p>
        </w:tc>
        <w:tc>
          <w:tcPr>
            <w:tcW w:w="1201" w:type="pct"/>
          </w:tcPr>
          <w:p w14:paraId="6B84B3CC"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Porce III Menor</w:t>
            </w:r>
          </w:p>
        </w:tc>
        <w:tc>
          <w:tcPr>
            <w:tcW w:w="1140" w:type="pct"/>
            <w:vAlign w:val="center"/>
          </w:tcPr>
          <w:p w14:paraId="5CF29111"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1,80</w:t>
            </w:r>
          </w:p>
        </w:tc>
        <w:tc>
          <w:tcPr>
            <w:tcW w:w="849" w:type="pct"/>
            <w:vAlign w:val="center"/>
          </w:tcPr>
          <w:p w14:paraId="60B43209"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0,01%</w:t>
            </w:r>
          </w:p>
        </w:tc>
        <w:tc>
          <w:tcPr>
            <w:tcW w:w="847" w:type="pct"/>
            <w:vAlign w:val="center"/>
          </w:tcPr>
          <w:p w14:paraId="7BF05C95"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0,03%</w:t>
            </w:r>
          </w:p>
        </w:tc>
      </w:tr>
      <w:tr w:rsidR="004863D8" w:rsidRPr="009676D7" w14:paraId="7815394B" w14:textId="77777777" w:rsidTr="00F149A0">
        <w:trPr>
          <w:trHeight w:val="300"/>
        </w:trPr>
        <w:tc>
          <w:tcPr>
            <w:tcW w:w="963" w:type="pct"/>
          </w:tcPr>
          <w:p w14:paraId="1A426EB3"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San José de la Montaña</w:t>
            </w:r>
          </w:p>
        </w:tc>
        <w:tc>
          <w:tcPr>
            <w:tcW w:w="1201" w:type="pct"/>
          </w:tcPr>
          <w:p w14:paraId="019D9B9A"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San José de la Montaña II</w:t>
            </w:r>
          </w:p>
        </w:tc>
        <w:tc>
          <w:tcPr>
            <w:tcW w:w="1140" w:type="pct"/>
            <w:vAlign w:val="center"/>
          </w:tcPr>
          <w:p w14:paraId="16671CDE"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1,10</w:t>
            </w:r>
          </w:p>
        </w:tc>
        <w:tc>
          <w:tcPr>
            <w:tcW w:w="849" w:type="pct"/>
            <w:vAlign w:val="center"/>
          </w:tcPr>
          <w:p w14:paraId="0CCB33CA"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0,00%</w:t>
            </w:r>
          </w:p>
        </w:tc>
        <w:tc>
          <w:tcPr>
            <w:tcW w:w="847" w:type="pct"/>
            <w:vAlign w:val="center"/>
          </w:tcPr>
          <w:p w14:paraId="6A8E81C4"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0,02%</w:t>
            </w:r>
          </w:p>
        </w:tc>
      </w:tr>
      <w:tr w:rsidR="004863D8" w:rsidRPr="009676D7" w14:paraId="5E36B525" w14:textId="77777777" w:rsidTr="00F149A0">
        <w:trPr>
          <w:trHeight w:val="300"/>
        </w:trPr>
        <w:tc>
          <w:tcPr>
            <w:tcW w:w="963" w:type="pct"/>
          </w:tcPr>
          <w:p w14:paraId="6143E8C8"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San José de la Montaña</w:t>
            </w:r>
          </w:p>
        </w:tc>
        <w:tc>
          <w:tcPr>
            <w:tcW w:w="1201" w:type="pct"/>
          </w:tcPr>
          <w:p w14:paraId="05462849" w14:textId="77777777" w:rsidR="004863D8" w:rsidRPr="009676D7" w:rsidRDefault="004863D8" w:rsidP="00F149A0">
            <w:pPr>
              <w:spacing w:line="276" w:lineRule="auto"/>
              <w:jc w:val="left"/>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San José de la Montaña</w:t>
            </w:r>
          </w:p>
        </w:tc>
        <w:tc>
          <w:tcPr>
            <w:tcW w:w="1140" w:type="pct"/>
            <w:vAlign w:val="center"/>
          </w:tcPr>
          <w:p w14:paraId="6F843403"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0,40</w:t>
            </w:r>
          </w:p>
        </w:tc>
        <w:tc>
          <w:tcPr>
            <w:tcW w:w="849" w:type="pct"/>
            <w:vAlign w:val="center"/>
          </w:tcPr>
          <w:p w14:paraId="3DCC3979"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0,00%</w:t>
            </w:r>
          </w:p>
        </w:tc>
        <w:tc>
          <w:tcPr>
            <w:tcW w:w="847" w:type="pct"/>
            <w:vAlign w:val="center"/>
          </w:tcPr>
          <w:p w14:paraId="5EC59D77"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0,01%</w:t>
            </w:r>
          </w:p>
        </w:tc>
      </w:tr>
      <w:tr w:rsidR="004863D8" w:rsidRPr="009676D7" w14:paraId="1488BC21" w14:textId="77777777" w:rsidTr="00F149A0">
        <w:trPr>
          <w:trHeight w:val="300"/>
        </w:trPr>
        <w:tc>
          <w:tcPr>
            <w:tcW w:w="963" w:type="pct"/>
          </w:tcPr>
          <w:p w14:paraId="73D04140" w14:textId="77777777" w:rsidR="004863D8" w:rsidRPr="009676D7" w:rsidRDefault="004863D8" w:rsidP="00F149A0">
            <w:pPr>
              <w:spacing w:line="276" w:lineRule="auto"/>
              <w:jc w:val="left"/>
              <w:rPr>
                <w:rFonts w:ascii="Times New Roman" w:hAnsi="Times New Roman" w:cs="Times New Roman"/>
                <w:b/>
                <w:bCs/>
                <w:color w:val="000000" w:themeColor="text1"/>
                <w:sz w:val="16"/>
                <w:szCs w:val="16"/>
              </w:rPr>
            </w:pPr>
            <w:r w:rsidRPr="009676D7">
              <w:rPr>
                <w:rFonts w:ascii="Times New Roman" w:hAnsi="Times New Roman" w:cs="Times New Roman"/>
                <w:b/>
                <w:bCs/>
                <w:color w:val="000000" w:themeColor="text1"/>
                <w:sz w:val="16"/>
                <w:szCs w:val="16"/>
              </w:rPr>
              <w:t>Total Provincia</w:t>
            </w:r>
          </w:p>
        </w:tc>
        <w:tc>
          <w:tcPr>
            <w:tcW w:w="1201" w:type="pct"/>
          </w:tcPr>
          <w:p w14:paraId="17643B46" w14:textId="77777777" w:rsidR="004863D8" w:rsidRPr="009676D7" w:rsidRDefault="004863D8" w:rsidP="00F149A0">
            <w:pPr>
              <w:spacing w:line="276" w:lineRule="auto"/>
              <w:rPr>
                <w:rFonts w:ascii="Times New Roman" w:hAnsi="Times New Roman" w:cs="Times New Roman"/>
                <w:b/>
                <w:sz w:val="16"/>
                <w:szCs w:val="16"/>
              </w:rPr>
            </w:pPr>
            <w:r w:rsidRPr="009676D7">
              <w:rPr>
                <w:rFonts w:ascii="Times New Roman" w:hAnsi="Times New Roman" w:cs="Times New Roman"/>
                <w:b/>
                <w:sz w:val="16"/>
                <w:szCs w:val="16"/>
              </w:rPr>
              <w:t xml:space="preserve"> </w:t>
            </w:r>
          </w:p>
        </w:tc>
        <w:tc>
          <w:tcPr>
            <w:tcW w:w="1140" w:type="pct"/>
            <w:vAlign w:val="center"/>
          </w:tcPr>
          <w:p w14:paraId="7B42AC31" w14:textId="77777777" w:rsidR="004863D8" w:rsidRPr="009676D7" w:rsidRDefault="004863D8" w:rsidP="00F149A0">
            <w:pPr>
              <w:spacing w:line="276" w:lineRule="auto"/>
              <w:jc w:val="center"/>
              <w:rPr>
                <w:rFonts w:ascii="Times New Roman" w:hAnsi="Times New Roman" w:cs="Times New Roman"/>
                <w:b/>
                <w:bCs/>
                <w:color w:val="000000" w:themeColor="text1"/>
                <w:sz w:val="16"/>
                <w:szCs w:val="16"/>
              </w:rPr>
            </w:pPr>
            <w:r w:rsidRPr="009676D7">
              <w:rPr>
                <w:rFonts w:ascii="Times New Roman" w:hAnsi="Times New Roman" w:cs="Times New Roman"/>
                <w:b/>
                <w:bCs/>
                <w:color w:val="000000" w:themeColor="text1"/>
                <w:sz w:val="16"/>
                <w:szCs w:val="16"/>
              </w:rPr>
              <w:t>2.393,40</w:t>
            </w:r>
          </w:p>
        </w:tc>
        <w:tc>
          <w:tcPr>
            <w:tcW w:w="849" w:type="pct"/>
            <w:vAlign w:val="center"/>
          </w:tcPr>
          <w:p w14:paraId="47D4C3BE" w14:textId="77777777" w:rsidR="004863D8" w:rsidRPr="009676D7" w:rsidRDefault="004863D8" w:rsidP="00F149A0">
            <w:pPr>
              <w:spacing w:line="276" w:lineRule="auto"/>
              <w:jc w:val="center"/>
              <w:rPr>
                <w:rFonts w:ascii="Times New Roman" w:hAnsi="Times New Roman" w:cs="Times New Roman"/>
                <w:b/>
                <w:bCs/>
                <w:color w:val="000000" w:themeColor="text1"/>
                <w:sz w:val="16"/>
                <w:szCs w:val="16"/>
              </w:rPr>
            </w:pPr>
            <w:r w:rsidRPr="009676D7">
              <w:rPr>
                <w:rFonts w:ascii="Times New Roman" w:hAnsi="Times New Roman" w:cs="Times New Roman"/>
                <w:b/>
                <w:bCs/>
                <w:color w:val="000000" w:themeColor="text1"/>
                <w:sz w:val="16"/>
                <w:szCs w:val="16"/>
              </w:rPr>
              <w:t>10,44%</w:t>
            </w:r>
          </w:p>
        </w:tc>
        <w:tc>
          <w:tcPr>
            <w:tcW w:w="847" w:type="pct"/>
            <w:vAlign w:val="center"/>
          </w:tcPr>
          <w:p w14:paraId="48663840" w14:textId="77777777" w:rsidR="004863D8" w:rsidRPr="009676D7" w:rsidRDefault="004863D8" w:rsidP="00F149A0">
            <w:pPr>
              <w:spacing w:line="276" w:lineRule="auto"/>
              <w:jc w:val="center"/>
              <w:rPr>
                <w:rFonts w:ascii="Times New Roman" w:hAnsi="Times New Roman" w:cs="Times New Roman"/>
                <w:b/>
                <w:bCs/>
                <w:color w:val="000000" w:themeColor="text1"/>
                <w:sz w:val="16"/>
                <w:szCs w:val="16"/>
              </w:rPr>
            </w:pPr>
            <w:r w:rsidRPr="009676D7">
              <w:rPr>
                <w:rFonts w:ascii="Times New Roman" w:hAnsi="Times New Roman" w:cs="Times New Roman"/>
                <w:b/>
                <w:bCs/>
                <w:color w:val="000000" w:themeColor="text1"/>
                <w:sz w:val="16"/>
                <w:szCs w:val="16"/>
              </w:rPr>
              <w:t>37,69%</w:t>
            </w:r>
          </w:p>
        </w:tc>
      </w:tr>
    </w:tbl>
    <w:p w14:paraId="5CA5FF66" w14:textId="77777777" w:rsidR="004863D8" w:rsidRPr="009676D7" w:rsidRDefault="004863D8" w:rsidP="004863D8">
      <w:pPr>
        <w:spacing w:before="0"/>
        <w:contextualSpacing/>
        <w:rPr>
          <w:rFonts w:ascii="Times New Roman" w:eastAsia="Arial" w:hAnsi="Times New Roman" w:cs="Times New Roman"/>
          <w:sz w:val="18"/>
          <w:szCs w:val="18"/>
        </w:rPr>
      </w:pPr>
      <w:r w:rsidRPr="27CEE20B">
        <w:rPr>
          <w:rFonts w:ascii="Times New Roman" w:eastAsia="Arial" w:hAnsi="Times New Roman" w:cs="Times New Roman"/>
          <w:b/>
          <w:bCs/>
          <w:sz w:val="18"/>
          <w:szCs w:val="18"/>
        </w:rPr>
        <w:t xml:space="preserve">Fuente: </w:t>
      </w:r>
      <w:r w:rsidRPr="27CEE20B">
        <w:rPr>
          <w:rFonts w:ascii="Times New Roman" w:eastAsia="Arial" w:hAnsi="Times New Roman" w:cs="Times New Roman"/>
          <w:sz w:val="18"/>
          <w:szCs w:val="18"/>
        </w:rPr>
        <w:t>XM S.A. E.S.P. (2026b).</w:t>
      </w:r>
    </w:p>
    <w:p w14:paraId="6743DBD8" w14:textId="77777777" w:rsidR="004863D8" w:rsidRPr="009676D7" w:rsidRDefault="004863D8" w:rsidP="004863D8">
      <w:pPr>
        <w:contextualSpacing/>
        <w:rPr>
          <w:rFonts w:ascii="Times New Roman" w:eastAsia="Arial" w:hAnsi="Times New Roman" w:cs="Times New Roman"/>
        </w:rPr>
      </w:pPr>
    </w:p>
    <w:p w14:paraId="3155EDF9" w14:textId="77777777" w:rsidR="004863D8" w:rsidRDefault="004863D8" w:rsidP="004863D8">
      <w:pPr>
        <w:pStyle w:val="Caption"/>
        <w:jc w:val="center"/>
      </w:pPr>
      <w:r w:rsidRPr="75AA67FD">
        <w:rPr>
          <w:rFonts w:ascii="Times New Roman" w:hAnsi="Times New Roman" w:cs="Times New Roman"/>
          <w:i w:val="0"/>
          <w:iCs w:val="0"/>
          <w:sz w:val="20"/>
          <w:szCs w:val="20"/>
        </w:rPr>
        <w:t>Gráfica X. Capacidad instalada (GW) por central — 2026</w:t>
      </w:r>
    </w:p>
    <w:p w14:paraId="489730A4" w14:textId="77777777" w:rsidR="004863D8" w:rsidRDefault="004863D8" w:rsidP="004863D8">
      <w:pPr>
        <w:jc w:val="center"/>
      </w:pPr>
      <w:r>
        <w:rPr>
          <w:noProof/>
          <w:lang w:eastAsia="es-CO"/>
        </w:rPr>
        <w:drawing>
          <wp:inline distT="0" distB="0" distL="0" distR="0" wp14:anchorId="3F5BC01A" wp14:editId="3DE57B63">
            <wp:extent cx="3675890" cy="2174225"/>
            <wp:effectExtent l="0" t="0" r="0" b="0"/>
            <wp:docPr id="640741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41495" name="Picture 640741495"/>
                    <pic:cNvPicPr/>
                  </pic:nvPicPr>
                  <pic:blipFill>
                    <a:blip r:embed="rId47">
                      <a:extLst>
                        <a:ext uri="{28A0092B-C50C-407E-A947-70E740481C1C}">
                          <a14:useLocalDpi xmlns:a14="http://schemas.microsoft.com/office/drawing/2010/main"/>
                        </a:ext>
                      </a:extLst>
                    </a:blip>
                    <a:stretch>
                      <a:fillRect/>
                    </a:stretch>
                  </pic:blipFill>
                  <pic:spPr>
                    <a:xfrm>
                      <a:off x="0" y="0"/>
                      <a:ext cx="3675890" cy="2174225"/>
                    </a:xfrm>
                    <a:prstGeom prst="rect">
                      <a:avLst/>
                    </a:prstGeom>
                  </pic:spPr>
                </pic:pic>
              </a:graphicData>
            </a:graphic>
          </wp:inline>
        </w:drawing>
      </w:r>
    </w:p>
    <w:p w14:paraId="6B31CC7B" w14:textId="77777777" w:rsidR="004863D8" w:rsidRDefault="004863D8" w:rsidP="004863D8">
      <w:pPr>
        <w:contextualSpacing/>
        <w:rPr>
          <w:rFonts w:ascii="Times New Roman" w:eastAsia="Arial" w:hAnsi="Times New Roman" w:cs="Times New Roman"/>
        </w:rPr>
      </w:pPr>
    </w:p>
    <w:p w14:paraId="707E80C5"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En este contexto, la Provincia concentra una capacidad instalada de 2.393,4 MW, equivalente al 10,4% del SIN y al 37,7% de la capacidad instalada del departamento de Antioquia. Estas cifras reflejan la importancia estratégica de la provincia dentro del sistema energético regional y nacional, particularmente por su contribución a la generación hidroeléctrica.</w:t>
      </w:r>
    </w:p>
    <w:p w14:paraId="401EE999" w14:textId="77777777" w:rsidR="004863D8" w:rsidRPr="009676D7" w:rsidRDefault="004863D8" w:rsidP="004863D8">
      <w:pPr>
        <w:pStyle w:val="Caption"/>
        <w:keepNext/>
        <w:jc w:val="center"/>
        <w:rPr>
          <w:rFonts w:ascii="Times New Roman" w:hAnsi="Times New Roman" w:cs="Times New Roman"/>
          <w:i w:val="0"/>
          <w:sz w:val="20"/>
          <w:szCs w:val="20"/>
        </w:rPr>
      </w:pPr>
      <w:commentRangeStart w:id="35"/>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30</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Participación de la PAP Bio-energética del Norte de Antioquia en la capacidad instalada de generación eléctrica</w:t>
      </w:r>
      <w:commentRangeEnd w:id="35"/>
      <w:r w:rsidRPr="009676D7">
        <w:rPr>
          <w:rStyle w:val="CommentReference"/>
          <w:rFonts w:ascii="Times New Roman" w:hAnsi="Times New Roman" w:cs="Times New Roman"/>
          <w:i w:val="0"/>
          <w:sz w:val="20"/>
          <w:szCs w:val="20"/>
        </w:rPr>
        <w:commentReference w:id="35"/>
      </w:r>
    </w:p>
    <w:tbl>
      <w:tblPr>
        <w:tblStyle w:val="TableGrid"/>
        <w:tblW w:w="0" w:type="auto"/>
        <w:tblLook w:val="06A0" w:firstRow="1" w:lastRow="0" w:firstColumn="1" w:lastColumn="0" w:noHBand="1" w:noVBand="1"/>
      </w:tblPr>
      <w:tblGrid>
        <w:gridCol w:w="2295"/>
        <w:gridCol w:w="2181"/>
        <w:gridCol w:w="2165"/>
        <w:gridCol w:w="2187"/>
      </w:tblGrid>
      <w:tr w:rsidR="004863D8" w:rsidRPr="009676D7" w14:paraId="00325EB7" w14:textId="77777777" w:rsidTr="00F149A0">
        <w:trPr>
          <w:trHeight w:val="300"/>
        </w:trPr>
        <w:tc>
          <w:tcPr>
            <w:tcW w:w="2298" w:type="dxa"/>
            <w:shd w:val="clear" w:color="auto" w:fill="002060"/>
            <w:vAlign w:val="center"/>
          </w:tcPr>
          <w:p w14:paraId="7CF458F0"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Ámbito territorial</w:t>
            </w:r>
          </w:p>
        </w:tc>
        <w:tc>
          <w:tcPr>
            <w:tcW w:w="2183" w:type="dxa"/>
            <w:shd w:val="clear" w:color="auto" w:fill="002060"/>
            <w:vAlign w:val="center"/>
          </w:tcPr>
          <w:p w14:paraId="4504DE88"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Cap. Instalada (MW)</w:t>
            </w:r>
          </w:p>
        </w:tc>
        <w:tc>
          <w:tcPr>
            <w:tcW w:w="2168" w:type="dxa"/>
            <w:shd w:val="clear" w:color="auto" w:fill="002060"/>
            <w:vAlign w:val="center"/>
          </w:tcPr>
          <w:p w14:paraId="66D9DE3F"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 del SIN</w:t>
            </w:r>
          </w:p>
        </w:tc>
        <w:tc>
          <w:tcPr>
            <w:tcW w:w="2189" w:type="dxa"/>
            <w:shd w:val="clear" w:color="auto" w:fill="002060"/>
            <w:vAlign w:val="center"/>
          </w:tcPr>
          <w:p w14:paraId="4F3004BB"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 de Antioquia</w:t>
            </w:r>
          </w:p>
        </w:tc>
      </w:tr>
      <w:tr w:rsidR="004863D8" w:rsidRPr="009676D7" w14:paraId="372E7EA8" w14:textId="77777777" w:rsidTr="00F149A0">
        <w:trPr>
          <w:trHeight w:val="300"/>
        </w:trPr>
        <w:tc>
          <w:tcPr>
            <w:tcW w:w="2298" w:type="dxa"/>
          </w:tcPr>
          <w:p w14:paraId="276851B9" w14:textId="77777777" w:rsidR="004863D8" w:rsidRPr="009676D7" w:rsidRDefault="004863D8" w:rsidP="00F149A0">
            <w:pPr>
              <w:spacing w:line="276" w:lineRule="auto"/>
              <w:jc w:val="left"/>
              <w:rPr>
                <w:rFonts w:ascii="Times New Roman" w:hAnsi="Times New Roman" w:cs="Times New Roman"/>
                <w:bCs/>
                <w:color w:val="000000" w:themeColor="text1"/>
                <w:sz w:val="16"/>
                <w:szCs w:val="16"/>
              </w:rPr>
            </w:pPr>
            <w:r w:rsidRPr="009676D7">
              <w:rPr>
                <w:rFonts w:ascii="Times New Roman" w:hAnsi="Times New Roman" w:cs="Times New Roman"/>
                <w:bCs/>
                <w:color w:val="000000" w:themeColor="text1"/>
                <w:sz w:val="16"/>
                <w:szCs w:val="16"/>
              </w:rPr>
              <w:t>Total SIN</w:t>
            </w:r>
          </w:p>
        </w:tc>
        <w:tc>
          <w:tcPr>
            <w:tcW w:w="2183" w:type="dxa"/>
            <w:vAlign w:val="center"/>
          </w:tcPr>
          <w:p w14:paraId="6813E55F"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22.924,61</w:t>
            </w:r>
          </w:p>
        </w:tc>
        <w:tc>
          <w:tcPr>
            <w:tcW w:w="2168" w:type="dxa"/>
            <w:vAlign w:val="center"/>
          </w:tcPr>
          <w:p w14:paraId="5E535A75"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100%</w:t>
            </w:r>
          </w:p>
        </w:tc>
        <w:tc>
          <w:tcPr>
            <w:tcW w:w="2189" w:type="dxa"/>
            <w:vAlign w:val="center"/>
          </w:tcPr>
          <w:p w14:paraId="3EC21864" w14:textId="77777777" w:rsidR="004863D8" w:rsidRPr="009676D7" w:rsidRDefault="004863D8" w:rsidP="00F149A0">
            <w:pPr>
              <w:spacing w:line="276" w:lineRule="auto"/>
              <w:jc w:val="center"/>
              <w:rPr>
                <w:rFonts w:ascii="Times New Roman" w:hAnsi="Times New Roman" w:cs="Times New Roman"/>
                <w:sz w:val="16"/>
                <w:szCs w:val="16"/>
              </w:rPr>
            </w:pPr>
          </w:p>
        </w:tc>
      </w:tr>
      <w:tr w:rsidR="004863D8" w:rsidRPr="009676D7" w14:paraId="25670D2F" w14:textId="77777777" w:rsidTr="00F149A0">
        <w:trPr>
          <w:trHeight w:val="300"/>
        </w:trPr>
        <w:tc>
          <w:tcPr>
            <w:tcW w:w="2298" w:type="dxa"/>
          </w:tcPr>
          <w:p w14:paraId="0DBDD411" w14:textId="77777777" w:rsidR="004863D8" w:rsidRPr="009676D7" w:rsidRDefault="004863D8" w:rsidP="00F149A0">
            <w:pPr>
              <w:spacing w:line="276" w:lineRule="auto"/>
              <w:jc w:val="left"/>
              <w:rPr>
                <w:rFonts w:ascii="Times New Roman" w:hAnsi="Times New Roman" w:cs="Times New Roman"/>
                <w:bCs/>
                <w:color w:val="000000" w:themeColor="text1"/>
                <w:sz w:val="16"/>
                <w:szCs w:val="16"/>
              </w:rPr>
            </w:pPr>
            <w:r w:rsidRPr="009676D7">
              <w:rPr>
                <w:rFonts w:ascii="Times New Roman" w:hAnsi="Times New Roman" w:cs="Times New Roman"/>
                <w:bCs/>
                <w:color w:val="000000" w:themeColor="text1"/>
                <w:sz w:val="16"/>
                <w:szCs w:val="16"/>
              </w:rPr>
              <w:t>Total Antioquia</w:t>
            </w:r>
          </w:p>
        </w:tc>
        <w:tc>
          <w:tcPr>
            <w:tcW w:w="2183" w:type="dxa"/>
            <w:vAlign w:val="center"/>
          </w:tcPr>
          <w:p w14:paraId="467D4C45"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6.350,37</w:t>
            </w:r>
          </w:p>
        </w:tc>
        <w:tc>
          <w:tcPr>
            <w:tcW w:w="2168" w:type="dxa"/>
            <w:vAlign w:val="center"/>
          </w:tcPr>
          <w:p w14:paraId="4FE3C077"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27,70%</w:t>
            </w:r>
          </w:p>
        </w:tc>
        <w:tc>
          <w:tcPr>
            <w:tcW w:w="2189" w:type="dxa"/>
            <w:vAlign w:val="center"/>
          </w:tcPr>
          <w:p w14:paraId="6F5B876B"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100%</w:t>
            </w:r>
          </w:p>
        </w:tc>
      </w:tr>
      <w:tr w:rsidR="004863D8" w:rsidRPr="009676D7" w14:paraId="06DF1E5B" w14:textId="77777777" w:rsidTr="00F149A0">
        <w:trPr>
          <w:trHeight w:val="300"/>
        </w:trPr>
        <w:tc>
          <w:tcPr>
            <w:tcW w:w="2298" w:type="dxa"/>
          </w:tcPr>
          <w:p w14:paraId="7D717A8B" w14:textId="77777777" w:rsidR="004863D8" w:rsidRPr="009676D7" w:rsidRDefault="004863D8" w:rsidP="00F149A0">
            <w:pPr>
              <w:spacing w:line="276" w:lineRule="auto"/>
              <w:jc w:val="left"/>
              <w:rPr>
                <w:rFonts w:ascii="Times New Roman" w:hAnsi="Times New Roman" w:cs="Times New Roman"/>
                <w:bCs/>
                <w:color w:val="000000" w:themeColor="text1"/>
                <w:sz w:val="16"/>
                <w:szCs w:val="16"/>
              </w:rPr>
            </w:pPr>
            <w:r w:rsidRPr="009676D7">
              <w:rPr>
                <w:rFonts w:ascii="Times New Roman" w:hAnsi="Times New Roman" w:cs="Times New Roman"/>
                <w:bCs/>
                <w:color w:val="000000" w:themeColor="text1"/>
                <w:sz w:val="16"/>
                <w:szCs w:val="16"/>
              </w:rPr>
              <w:t>Total Provincia</w:t>
            </w:r>
          </w:p>
        </w:tc>
        <w:tc>
          <w:tcPr>
            <w:tcW w:w="2183" w:type="dxa"/>
            <w:vAlign w:val="center"/>
          </w:tcPr>
          <w:p w14:paraId="057728BA" w14:textId="77777777" w:rsidR="004863D8" w:rsidRPr="009676D7" w:rsidRDefault="004863D8" w:rsidP="00F149A0">
            <w:pPr>
              <w:spacing w:line="276" w:lineRule="auto"/>
              <w:jc w:val="center"/>
              <w:rPr>
                <w:rFonts w:ascii="Times New Roman" w:hAnsi="Times New Roman" w:cs="Times New Roman"/>
                <w:bCs/>
                <w:color w:val="000000" w:themeColor="text1"/>
                <w:sz w:val="16"/>
                <w:szCs w:val="16"/>
              </w:rPr>
            </w:pPr>
            <w:r w:rsidRPr="009676D7">
              <w:rPr>
                <w:rFonts w:ascii="Times New Roman" w:hAnsi="Times New Roman" w:cs="Times New Roman"/>
                <w:bCs/>
                <w:color w:val="000000" w:themeColor="text1"/>
                <w:sz w:val="16"/>
                <w:szCs w:val="16"/>
              </w:rPr>
              <w:t>2.393,40</w:t>
            </w:r>
          </w:p>
        </w:tc>
        <w:tc>
          <w:tcPr>
            <w:tcW w:w="2168" w:type="dxa"/>
            <w:vAlign w:val="center"/>
          </w:tcPr>
          <w:p w14:paraId="47620F5B" w14:textId="77777777" w:rsidR="004863D8" w:rsidRPr="009676D7" w:rsidRDefault="004863D8" w:rsidP="00F149A0">
            <w:pPr>
              <w:spacing w:line="276" w:lineRule="auto"/>
              <w:jc w:val="center"/>
              <w:rPr>
                <w:rFonts w:ascii="Times New Roman" w:hAnsi="Times New Roman" w:cs="Times New Roman"/>
                <w:bCs/>
                <w:color w:val="000000" w:themeColor="text1"/>
                <w:sz w:val="16"/>
                <w:szCs w:val="16"/>
              </w:rPr>
            </w:pPr>
            <w:r w:rsidRPr="009676D7">
              <w:rPr>
                <w:rFonts w:ascii="Times New Roman" w:hAnsi="Times New Roman" w:cs="Times New Roman"/>
                <w:bCs/>
                <w:color w:val="000000" w:themeColor="text1"/>
                <w:sz w:val="16"/>
                <w:szCs w:val="16"/>
              </w:rPr>
              <w:t>10,44%</w:t>
            </w:r>
          </w:p>
        </w:tc>
        <w:tc>
          <w:tcPr>
            <w:tcW w:w="2189" w:type="dxa"/>
            <w:vAlign w:val="center"/>
          </w:tcPr>
          <w:p w14:paraId="17F40135" w14:textId="77777777" w:rsidR="004863D8" w:rsidRPr="009676D7" w:rsidRDefault="004863D8" w:rsidP="00F149A0">
            <w:pPr>
              <w:spacing w:line="276" w:lineRule="auto"/>
              <w:jc w:val="center"/>
              <w:rPr>
                <w:rFonts w:ascii="Times New Roman" w:hAnsi="Times New Roman" w:cs="Times New Roman"/>
                <w:bCs/>
                <w:color w:val="000000" w:themeColor="text1"/>
                <w:sz w:val="16"/>
                <w:szCs w:val="16"/>
              </w:rPr>
            </w:pPr>
            <w:r w:rsidRPr="009676D7">
              <w:rPr>
                <w:rFonts w:ascii="Times New Roman" w:hAnsi="Times New Roman" w:cs="Times New Roman"/>
                <w:bCs/>
                <w:color w:val="000000" w:themeColor="text1"/>
                <w:sz w:val="16"/>
                <w:szCs w:val="16"/>
              </w:rPr>
              <w:t>37,69%</w:t>
            </w:r>
          </w:p>
        </w:tc>
      </w:tr>
    </w:tbl>
    <w:p w14:paraId="389C4334" w14:textId="77777777" w:rsidR="004863D8" w:rsidRPr="009676D7" w:rsidRDefault="004863D8" w:rsidP="004863D8">
      <w:pPr>
        <w:contextualSpacing/>
        <w:rPr>
          <w:rFonts w:ascii="Times New Roman" w:eastAsia="Arial" w:hAnsi="Times New Roman" w:cs="Times New Roman"/>
          <w:sz w:val="18"/>
          <w:szCs w:val="18"/>
        </w:rPr>
      </w:pPr>
      <w:r w:rsidRPr="27CEE20B">
        <w:rPr>
          <w:rFonts w:ascii="Times New Roman" w:eastAsia="Arial" w:hAnsi="Times New Roman" w:cs="Times New Roman"/>
          <w:b/>
          <w:bCs/>
          <w:sz w:val="18"/>
          <w:szCs w:val="18"/>
        </w:rPr>
        <w:t xml:space="preserve">Fuente: </w:t>
      </w:r>
      <w:r w:rsidRPr="27CEE20B">
        <w:rPr>
          <w:rFonts w:ascii="Times New Roman" w:eastAsia="Arial" w:hAnsi="Times New Roman" w:cs="Times New Roman"/>
          <w:sz w:val="18"/>
          <w:szCs w:val="18"/>
        </w:rPr>
        <w:t xml:space="preserve">XM S.A. E.S.P. (2026b). </w:t>
      </w:r>
    </w:p>
    <w:p w14:paraId="5DCAF9EE" w14:textId="77777777" w:rsidR="004863D8" w:rsidRPr="009676D7" w:rsidRDefault="004863D8" w:rsidP="004863D8">
      <w:pPr>
        <w:spacing w:before="0"/>
        <w:contextualSpacing/>
        <w:rPr>
          <w:rFonts w:ascii="Times New Roman" w:eastAsia="Arial" w:hAnsi="Times New Roman" w:cs="Times New Roman"/>
          <w:sz w:val="18"/>
          <w:szCs w:val="18"/>
        </w:rPr>
      </w:pPr>
    </w:p>
    <w:p w14:paraId="4EE309B5" w14:textId="77777777" w:rsidR="004863D8" w:rsidRPr="009676D7" w:rsidRDefault="004863D8" w:rsidP="004863D8">
      <w:pPr>
        <w:spacing w:before="0"/>
        <w:rPr>
          <w:rFonts w:ascii="Times New Roman" w:eastAsia="Arial" w:hAnsi="Times New Roman" w:cs="Times New Roman"/>
        </w:rPr>
      </w:pPr>
      <w:r w:rsidRPr="009676D7">
        <w:rPr>
          <w:rFonts w:ascii="Times New Roman" w:eastAsia="Arial" w:hAnsi="Times New Roman" w:cs="Times New Roman"/>
        </w:rPr>
        <w:t>Si bien la generación de energía constituye el componente más visible y estratégico del sector minero-energético de la Provincia, el territorio también alberga una importante actividad extractiva asociada a diversos recursos minerales. En este sentido, la distribución de licencias mineras evidencia una marcada especialización en la explotación de oro, actividad que concentra más de una tercera parte de los títulos otorgados en la Provincia. Aunque también existen licencias asociadas a otros minerales metálicos y materiales para la construcción, la predominancia de la minería aurífera confirma su relevancia histórica y económica dentro de la estructura productiva del territorio.</w:t>
      </w:r>
    </w:p>
    <w:p w14:paraId="76F85452"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31</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Número de licencias mineras vigentes por tipo de mineral en la PAP Bio-energética del Norte de Antioquia - 2024</w:t>
      </w:r>
    </w:p>
    <w:tbl>
      <w:tblPr>
        <w:tblStyle w:val="TableGrid"/>
        <w:tblW w:w="0" w:type="auto"/>
        <w:jc w:val="center"/>
        <w:tblLook w:val="06A0" w:firstRow="1" w:lastRow="0" w:firstColumn="1" w:lastColumn="0" w:noHBand="1" w:noVBand="1"/>
      </w:tblPr>
      <w:tblGrid>
        <w:gridCol w:w="3960"/>
        <w:gridCol w:w="2754"/>
      </w:tblGrid>
      <w:tr w:rsidR="004863D8" w:rsidRPr="009676D7" w14:paraId="0DA80F60" w14:textId="77777777" w:rsidTr="00F149A0">
        <w:trPr>
          <w:trHeight w:val="300"/>
          <w:jc w:val="center"/>
        </w:trPr>
        <w:tc>
          <w:tcPr>
            <w:tcW w:w="3960" w:type="dxa"/>
            <w:shd w:val="clear" w:color="auto" w:fill="002060"/>
            <w:vAlign w:val="center"/>
          </w:tcPr>
          <w:p w14:paraId="2FC7B963"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Mineral</w:t>
            </w:r>
          </w:p>
        </w:tc>
        <w:tc>
          <w:tcPr>
            <w:tcW w:w="2754" w:type="dxa"/>
            <w:shd w:val="clear" w:color="auto" w:fill="002060"/>
            <w:vAlign w:val="center"/>
          </w:tcPr>
          <w:p w14:paraId="1C1FDE83"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Número de licencias</w:t>
            </w:r>
          </w:p>
        </w:tc>
      </w:tr>
      <w:tr w:rsidR="004863D8" w:rsidRPr="009676D7" w14:paraId="0F6651E3" w14:textId="77777777" w:rsidTr="00F149A0">
        <w:trPr>
          <w:trHeight w:val="300"/>
          <w:jc w:val="center"/>
        </w:trPr>
        <w:tc>
          <w:tcPr>
            <w:tcW w:w="3960" w:type="dxa"/>
          </w:tcPr>
          <w:p w14:paraId="036289C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Mineral de oro</w:t>
            </w:r>
          </w:p>
        </w:tc>
        <w:tc>
          <w:tcPr>
            <w:tcW w:w="2754" w:type="dxa"/>
          </w:tcPr>
          <w:p w14:paraId="764D529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49</w:t>
            </w:r>
          </w:p>
        </w:tc>
      </w:tr>
      <w:tr w:rsidR="004863D8" w:rsidRPr="009676D7" w14:paraId="324B30A8" w14:textId="77777777" w:rsidTr="00F149A0">
        <w:trPr>
          <w:trHeight w:val="300"/>
          <w:jc w:val="center"/>
        </w:trPr>
        <w:tc>
          <w:tcPr>
            <w:tcW w:w="3960" w:type="dxa"/>
          </w:tcPr>
          <w:p w14:paraId="63601BA6"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Mineral de plata</w:t>
            </w:r>
          </w:p>
        </w:tc>
        <w:tc>
          <w:tcPr>
            <w:tcW w:w="2754" w:type="dxa"/>
          </w:tcPr>
          <w:p w14:paraId="7911934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11</w:t>
            </w:r>
          </w:p>
        </w:tc>
      </w:tr>
      <w:tr w:rsidR="004863D8" w:rsidRPr="009676D7" w14:paraId="220B259D" w14:textId="77777777" w:rsidTr="00F149A0">
        <w:trPr>
          <w:trHeight w:val="300"/>
          <w:jc w:val="center"/>
        </w:trPr>
        <w:tc>
          <w:tcPr>
            <w:tcW w:w="3960" w:type="dxa"/>
          </w:tcPr>
          <w:p w14:paraId="0996633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Minerales de oro y sus concentrados</w:t>
            </w:r>
          </w:p>
        </w:tc>
        <w:tc>
          <w:tcPr>
            <w:tcW w:w="2754" w:type="dxa"/>
          </w:tcPr>
          <w:p w14:paraId="6969FC9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10</w:t>
            </w:r>
          </w:p>
        </w:tc>
      </w:tr>
      <w:tr w:rsidR="004863D8" w:rsidRPr="009676D7" w14:paraId="0EDD4BF8" w14:textId="77777777" w:rsidTr="00F149A0">
        <w:trPr>
          <w:trHeight w:val="300"/>
          <w:jc w:val="center"/>
        </w:trPr>
        <w:tc>
          <w:tcPr>
            <w:tcW w:w="3960" w:type="dxa"/>
          </w:tcPr>
          <w:p w14:paraId="20AEB0D5"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Arenas</w:t>
            </w:r>
          </w:p>
        </w:tc>
        <w:tc>
          <w:tcPr>
            <w:tcW w:w="2754" w:type="dxa"/>
          </w:tcPr>
          <w:p w14:paraId="68C2A91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10</w:t>
            </w:r>
          </w:p>
        </w:tc>
      </w:tr>
      <w:tr w:rsidR="004863D8" w:rsidRPr="009676D7" w14:paraId="4F6B7FA3" w14:textId="77777777" w:rsidTr="00F149A0">
        <w:trPr>
          <w:trHeight w:val="300"/>
          <w:jc w:val="center"/>
        </w:trPr>
        <w:tc>
          <w:tcPr>
            <w:tcW w:w="3960" w:type="dxa"/>
          </w:tcPr>
          <w:p w14:paraId="5AB82B8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Gravas</w:t>
            </w:r>
          </w:p>
        </w:tc>
        <w:tc>
          <w:tcPr>
            <w:tcW w:w="2754" w:type="dxa"/>
          </w:tcPr>
          <w:p w14:paraId="666BC4D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8</w:t>
            </w:r>
          </w:p>
        </w:tc>
      </w:tr>
      <w:tr w:rsidR="004863D8" w:rsidRPr="009676D7" w14:paraId="1BE9E576" w14:textId="77777777" w:rsidTr="00F149A0">
        <w:trPr>
          <w:trHeight w:val="300"/>
          <w:jc w:val="center"/>
        </w:trPr>
        <w:tc>
          <w:tcPr>
            <w:tcW w:w="3960" w:type="dxa"/>
          </w:tcPr>
          <w:p w14:paraId="6A0C8301"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Mineral de cobre</w:t>
            </w:r>
          </w:p>
        </w:tc>
        <w:tc>
          <w:tcPr>
            <w:tcW w:w="2754" w:type="dxa"/>
          </w:tcPr>
          <w:p w14:paraId="7D0AA1B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5</w:t>
            </w:r>
          </w:p>
        </w:tc>
      </w:tr>
      <w:tr w:rsidR="004863D8" w:rsidRPr="009676D7" w14:paraId="55D247BE" w14:textId="77777777" w:rsidTr="00F149A0">
        <w:trPr>
          <w:trHeight w:val="300"/>
          <w:jc w:val="center"/>
        </w:trPr>
        <w:tc>
          <w:tcPr>
            <w:tcW w:w="3960" w:type="dxa"/>
          </w:tcPr>
          <w:p w14:paraId="7714918B"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Arenas silíceas</w:t>
            </w:r>
          </w:p>
        </w:tc>
        <w:tc>
          <w:tcPr>
            <w:tcW w:w="2754" w:type="dxa"/>
          </w:tcPr>
          <w:p w14:paraId="6B206BB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5</w:t>
            </w:r>
          </w:p>
        </w:tc>
      </w:tr>
      <w:tr w:rsidR="004863D8" w:rsidRPr="009676D7" w14:paraId="60B5C22A" w14:textId="77777777" w:rsidTr="00F149A0">
        <w:trPr>
          <w:trHeight w:val="300"/>
          <w:jc w:val="center"/>
        </w:trPr>
        <w:tc>
          <w:tcPr>
            <w:tcW w:w="3960" w:type="dxa"/>
          </w:tcPr>
          <w:p w14:paraId="7F171744"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Mineral de plomo</w:t>
            </w:r>
          </w:p>
        </w:tc>
        <w:tc>
          <w:tcPr>
            <w:tcW w:w="2754" w:type="dxa"/>
          </w:tcPr>
          <w:p w14:paraId="33E4845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4</w:t>
            </w:r>
          </w:p>
        </w:tc>
      </w:tr>
      <w:tr w:rsidR="004863D8" w:rsidRPr="009676D7" w14:paraId="0C58873F" w14:textId="77777777" w:rsidTr="00F149A0">
        <w:trPr>
          <w:trHeight w:val="300"/>
          <w:jc w:val="center"/>
        </w:trPr>
        <w:tc>
          <w:tcPr>
            <w:tcW w:w="3960" w:type="dxa"/>
          </w:tcPr>
          <w:p w14:paraId="37E6A6D1"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Mineral de platino</w:t>
            </w:r>
          </w:p>
        </w:tc>
        <w:tc>
          <w:tcPr>
            <w:tcW w:w="2754" w:type="dxa"/>
          </w:tcPr>
          <w:p w14:paraId="269A666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3</w:t>
            </w:r>
          </w:p>
        </w:tc>
      </w:tr>
      <w:tr w:rsidR="004863D8" w:rsidRPr="009676D7" w14:paraId="17D68684" w14:textId="77777777" w:rsidTr="00F149A0">
        <w:trPr>
          <w:trHeight w:val="300"/>
          <w:jc w:val="center"/>
        </w:trPr>
        <w:tc>
          <w:tcPr>
            <w:tcW w:w="3960" w:type="dxa"/>
          </w:tcPr>
          <w:p w14:paraId="3B4923F9"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Recebo</w:t>
            </w:r>
          </w:p>
        </w:tc>
        <w:tc>
          <w:tcPr>
            <w:tcW w:w="2754" w:type="dxa"/>
          </w:tcPr>
          <w:p w14:paraId="7FF5E81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3</w:t>
            </w:r>
          </w:p>
        </w:tc>
      </w:tr>
      <w:tr w:rsidR="004863D8" w:rsidRPr="009676D7" w14:paraId="3EA9CA37" w14:textId="77777777" w:rsidTr="00F149A0">
        <w:trPr>
          <w:trHeight w:val="300"/>
          <w:jc w:val="center"/>
        </w:trPr>
        <w:tc>
          <w:tcPr>
            <w:tcW w:w="3960" w:type="dxa"/>
          </w:tcPr>
          <w:p w14:paraId="1BF331AC"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Demás concesibles</w:t>
            </w:r>
          </w:p>
        </w:tc>
        <w:tc>
          <w:tcPr>
            <w:tcW w:w="2754" w:type="dxa"/>
          </w:tcPr>
          <w:p w14:paraId="5BC5646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3</w:t>
            </w:r>
          </w:p>
        </w:tc>
      </w:tr>
      <w:tr w:rsidR="004863D8" w:rsidRPr="009676D7" w14:paraId="029AD78E" w14:textId="77777777" w:rsidTr="00F149A0">
        <w:trPr>
          <w:trHeight w:val="300"/>
          <w:jc w:val="center"/>
        </w:trPr>
        <w:tc>
          <w:tcPr>
            <w:tcW w:w="3960" w:type="dxa"/>
          </w:tcPr>
          <w:p w14:paraId="12BF710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Arenas arcillosas</w:t>
            </w:r>
          </w:p>
        </w:tc>
        <w:tc>
          <w:tcPr>
            <w:tcW w:w="2754" w:type="dxa"/>
          </w:tcPr>
          <w:p w14:paraId="5560EE1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2</w:t>
            </w:r>
          </w:p>
        </w:tc>
      </w:tr>
      <w:tr w:rsidR="004863D8" w:rsidRPr="009676D7" w14:paraId="5E15775B" w14:textId="77777777" w:rsidTr="00F149A0">
        <w:trPr>
          <w:trHeight w:val="300"/>
          <w:jc w:val="center"/>
        </w:trPr>
        <w:tc>
          <w:tcPr>
            <w:tcW w:w="3960" w:type="dxa"/>
          </w:tcPr>
          <w:p w14:paraId="094C04FB"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Arenas feldespáticas</w:t>
            </w:r>
          </w:p>
        </w:tc>
        <w:tc>
          <w:tcPr>
            <w:tcW w:w="2754" w:type="dxa"/>
          </w:tcPr>
          <w:p w14:paraId="4467D2F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2</w:t>
            </w:r>
          </w:p>
        </w:tc>
      </w:tr>
      <w:tr w:rsidR="004863D8" w:rsidRPr="009676D7" w14:paraId="678CC7D0" w14:textId="77777777" w:rsidTr="00F149A0">
        <w:trPr>
          <w:trHeight w:val="300"/>
          <w:jc w:val="center"/>
        </w:trPr>
        <w:tc>
          <w:tcPr>
            <w:tcW w:w="3960" w:type="dxa"/>
          </w:tcPr>
          <w:p w14:paraId="7890D7F7"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Arenas industriales</w:t>
            </w:r>
          </w:p>
        </w:tc>
        <w:tc>
          <w:tcPr>
            <w:tcW w:w="2754" w:type="dxa"/>
          </w:tcPr>
          <w:p w14:paraId="67BA0CD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2</w:t>
            </w:r>
          </w:p>
        </w:tc>
      </w:tr>
      <w:tr w:rsidR="004863D8" w:rsidRPr="009676D7" w14:paraId="3847994C" w14:textId="77777777" w:rsidTr="00F149A0">
        <w:trPr>
          <w:trHeight w:val="300"/>
          <w:jc w:val="center"/>
        </w:trPr>
        <w:tc>
          <w:tcPr>
            <w:tcW w:w="3960" w:type="dxa"/>
          </w:tcPr>
          <w:p w14:paraId="1EDA599F"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Gravas (de río)</w:t>
            </w:r>
          </w:p>
        </w:tc>
        <w:tc>
          <w:tcPr>
            <w:tcW w:w="2754" w:type="dxa"/>
          </w:tcPr>
          <w:p w14:paraId="39ACE12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2</w:t>
            </w:r>
          </w:p>
        </w:tc>
      </w:tr>
      <w:tr w:rsidR="004863D8" w:rsidRPr="009676D7" w14:paraId="56A82DDA" w14:textId="77777777" w:rsidTr="00F149A0">
        <w:trPr>
          <w:trHeight w:val="300"/>
          <w:jc w:val="center"/>
        </w:trPr>
        <w:tc>
          <w:tcPr>
            <w:tcW w:w="3960" w:type="dxa"/>
          </w:tcPr>
          <w:p w14:paraId="2DD0CE8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Niquel</w:t>
            </w:r>
          </w:p>
        </w:tc>
        <w:tc>
          <w:tcPr>
            <w:tcW w:w="2754" w:type="dxa"/>
          </w:tcPr>
          <w:p w14:paraId="3E90DE2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2</w:t>
            </w:r>
          </w:p>
        </w:tc>
      </w:tr>
      <w:tr w:rsidR="004863D8" w:rsidRPr="009676D7" w14:paraId="2A9FA656" w14:textId="77777777" w:rsidTr="00F149A0">
        <w:trPr>
          <w:trHeight w:val="300"/>
          <w:jc w:val="center"/>
        </w:trPr>
        <w:tc>
          <w:tcPr>
            <w:tcW w:w="3960" w:type="dxa"/>
          </w:tcPr>
          <w:p w14:paraId="0CF3E54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Talco</w:t>
            </w:r>
          </w:p>
        </w:tc>
        <w:tc>
          <w:tcPr>
            <w:tcW w:w="2754" w:type="dxa"/>
          </w:tcPr>
          <w:p w14:paraId="03B0A46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2</w:t>
            </w:r>
          </w:p>
        </w:tc>
      </w:tr>
      <w:tr w:rsidR="004863D8" w:rsidRPr="009676D7" w14:paraId="140C7944" w14:textId="77777777" w:rsidTr="00F149A0">
        <w:trPr>
          <w:trHeight w:val="300"/>
          <w:jc w:val="center"/>
        </w:trPr>
        <w:tc>
          <w:tcPr>
            <w:tcW w:w="3960" w:type="dxa"/>
          </w:tcPr>
          <w:p w14:paraId="49BCFD72"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Otras rocas metamórficas</w:t>
            </w:r>
          </w:p>
        </w:tc>
        <w:tc>
          <w:tcPr>
            <w:tcW w:w="2754" w:type="dxa"/>
          </w:tcPr>
          <w:p w14:paraId="7253CDD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2</w:t>
            </w:r>
          </w:p>
        </w:tc>
      </w:tr>
      <w:tr w:rsidR="004863D8" w:rsidRPr="009676D7" w14:paraId="485B7C5D" w14:textId="77777777" w:rsidTr="00F149A0">
        <w:trPr>
          <w:trHeight w:val="300"/>
          <w:jc w:val="center"/>
        </w:trPr>
        <w:tc>
          <w:tcPr>
            <w:tcW w:w="3960" w:type="dxa"/>
          </w:tcPr>
          <w:p w14:paraId="3D94D62F"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Mineral de zinc</w:t>
            </w:r>
          </w:p>
        </w:tc>
        <w:tc>
          <w:tcPr>
            <w:tcW w:w="2754" w:type="dxa"/>
          </w:tcPr>
          <w:p w14:paraId="11E9908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1</w:t>
            </w:r>
          </w:p>
        </w:tc>
      </w:tr>
      <w:tr w:rsidR="004863D8" w:rsidRPr="009676D7" w14:paraId="2AF05869" w14:textId="77777777" w:rsidTr="00F149A0">
        <w:trPr>
          <w:trHeight w:val="300"/>
          <w:jc w:val="center"/>
        </w:trPr>
        <w:tc>
          <w:tcPr>
            <w:tcW w:w="3960" w:type="dxa"/>
          </w:tcPr>
          <w:p w14:paraId="78BEE163"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Minerales de cobre y sus concentrados</w:t>
            </w:r>
          </w:p>
        </w:tc>
        <w:tc>
          <w:tcPr>
            <w:tcW w:w="2754" w:type="dxa"/>
          </w:tcPr>
          <w:p w14:paraId="4DD9787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1</w:t>
            </w:r>
          </w:p>
        </w:tc>
      </w:tr>
      <w:tr w:rsidR="004863D8" w:rsidRPr="009676D7" w14:paraId="07AC92A6" w14:textId="77777777" w:rsidTr="00F149A0">
        <w:trPr>
          <w:trHeight w:val="300"/>
          <w:jc w:val="center"/>
        </w:trPr>
        <w:tc>
          <w:tcPr>
            <w:tcW w:w="3960" w:type="dxa"/>
          </w:tcPr>
          <w:p w14:paraId="617C776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Minerales de plata y sus concentrados</w:t>
            </w:r>
          </w:p>
        </w:tc>
        <w:tc>
          <w:tcPr>
            <w:tcW w:w="2754" w:type="dxa"/>
          </w:tcPr>
          <w:p w14:paraId="7EFE952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1</w:t>
            </w:r>
          </w:p>
        </w:tc>
      </w:tr>
      <w:tr w:rsidR="004863D8" w:rsidRPr="009676D7" w14:paraId="72FBCC76" w14:textId="77777777" w:rsidTr="00F149A0">
        <w:trPr>
          <w:trHeight w:val="300"/>
          <w:jc w:val="center"/>
        </w:trPr>
        <w:tc>
          <w:tcPr>
            <w:tcW w:w="3960" w:type="dxa"/>
          </w:tcPr>
          <w:p w14:paraId="0282947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Minerales de plomo y sus concentrados</w:t>
            </w:r>
          </w:p>
        </w:tc>
        <w:tc>
          <w:tcPr>
            <w:tcW w:w="2754" w:type="dxa"/>
          </w:tcPr>
          <w:p w14:paraId="6687635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1</w:t>
            </w:r>
          </w:p>
        </w:tc>
      </w:tr>
      <w:tr w:rsidR="004863D8" w:rsidRPr="009676D7" w14:paraId="4F025B11" w14:textId="77777777" w:rsidTr="00F149A0">
        <w:trPr>
          <w:trHeight w:val="300"/>
          <w:jc w:val="center"/>
        </w:trPr>
        <w:tc>
          <w:tcPr>
            <w:tcW w:w="3960" w:type="dxa"/>
          </w:tcPr>
          <w:p w14:paraId="40DFCE5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Marmol y travertino</w:t>
            </w:r>
          </w:p>
        </w:tc>
        <w:tc>
          <w:tcPr>
            <w:tcW w:w="2754" w:type="dxa"/>
          </w:tcPr>
          <w:p w14:paraId="64FCBD9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1</w:t>
            </w:r>
          </w:p>
        </w:tc>
      </w:tr>
      <w:tr w:rsidR="004863D8" w:rsidRPr="009676D7" w14:paraId="561C83EC" w14:textId="77777777" w:rsidTr="00F149A0">
        <w:trPr>
          <w:trHeight w:val="300"/>
          <w:jc w:val="center"/>
        </w:trPr>
        <w:tc>
          <w:tcPr>
            <w:tcW w:w="3960" w:type="dxa"/>
          </w:tcPr>
          <w:p w14:paraId="286C75C4"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sz w:val="16"/>
                <w:szCs w:val="16"/>
              </w:rPr>
              <w:t>Arenas (de río)</w:t>
            </w:r>
          </w:p>
        </w:tc>
        <w:tc>
          <w:tcPr>
            <w:tcW w:w="2754" w:type="dxa"/>
          </w:tcPr>
          <w:p w14:paraId="63EEAAD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sz w:val="16"/>
                <w:szCs w:val="16"/>
              </w:rPr>
              <w:t>1</w:t>
            </w:r>
          </w:p>
        </w:tc>
      </w:tr>
      <w:tr w:rsidR="004863D8" w:rsidRPr="009676D7" w14:paraId="5069D6C6" w14:textId="77777777" w:rsidTr="00F149A0">
        <w:trPr>
          <w:trHeight w:val="300"/>
          <w:jc w:val="center"/>
        </w:trPr>
        <w:tc>
          <w:tcPr>
            <w:tcW w:w="3960" w:type="dxa"/>
          </w:tcPr>
          <w:p w14:paraId="1EFDC6B5" w14:textId="77777777" w:rsidR="004863D8" w:rsidRPr="009676D7" w:rsidRDefault="004863D8" w:rsidP="00F149A0">
            <w:pPr>
              <w:spacing w:line="276" w:lineRule="auto"/>
              <w:jc w:val="left"/>
              <w:rPr>
                <w:rFonts w:ascii="Times New Roman" w:hAnsi="Times New Roman" w:cs="Times New Roman"/>
                <w:b/>
                <w:sz w:val="16"/>
                <w:szCs w:val="16"/>
              </w:rPr>
            </w:pPr>
            <w:r w:rsidRPr="009676D7">
              <w:rPr>
                <w:rFonts w:ascii="Times New Roman" w:hAnsi="Times New Roman" w:cs="Times New Roman"/>
                <w:b/>
                <w:sz w:val="16"/>
                <w:szCs w:val="16"/>
              </w:rPr>
              <w:t>Total</w:t>
            </w:r>
          </w:p>
        </w:tc>
        <w:tc>
          <w:tcPr>
            <w:tcW w:w="2754" w:type="dxa"/>
          </w:tcPr>
          <w:p w14:paraId="08BCDCA8"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hAnsi="Times New Roman" w:cs="Times New Roman"/>
                <w:b/>
                <w:sz w:val="16"/>
                <w:szCs w:val="16"/>
              </w:rPr>
              <w:t>131</w:t>
            </w:r>
          </w:p>
        </w:tc>
      </w:tr>
    </w:tbl>
    <w:p w14:paraId="0761372F" w14:textId="77777777" w:rsidR="004863D8" w:rsidRPr="009676D7" w:rsidRDefault="004863D8" w:rsidP="004863D8">
      <w:pPr>
        <w:spacing w:before="0"/>
        <w:jc w:val="center"/>
      </w:pPr>
      <w:r w:rsidRPr="5015BD7C">
        <w:rPr>
          <w:rFonts w:ascii="Times New Roman" w:eastAsia="Arial" w:hAnsi="Times New Roman" w:cs="Times New Roman"/>
          <w:b/>
          <w:bCs/>
          <w:color w:val="000000" w:themeColor="text1"/>
          <w:sz w:val="18"/>
          <w:szCs w:val="18"/>
        </w:rPr>
        <w:t xml:space="preserve">Fuente: </w:t>
      </w:r>
      <w:r w:rsidRPr="5015BD7C">
        <w:rPr>
          <w:rFonts w:ascii="Times New Roman" w:eastAsia="Arial" w:hAnsi="Times New Roman" w:cs="Times New Roman"/>
          <w:sz w:val="18"/>
          <w:szCs w:val="18"/>
        </w:rPr>
        <w:t>UPME (s.f).</w:t>
      </w:r>
      <w:r w:rsidRPr="5015BD7C">
        <w:rPr>
          <w:rFonts w:ascii="Times New Roman" w:eastAsia="Arial" w:hAnsi="Times New Roman" w:cs="Times New Roman"/>
          <w:color w:val="000000" w:themeColor="text1"/>
          <w:sz w:val="18"/>
          <w:szCs w:val="18"/>
        </w:rPr>
        <w:t xml:space="preserve"> Cálculos propios.</w:t>
      </w:r>
    </w:p>
    <w:p w14:paraId="378EC3F7" w14:textId="77777777" w:rsidR="004863D8" w:rsidRDefault="004863D8" w:rsidP="004863D8">
      <w:pPr>
        <w:spacing w:before="0"/>
        <w:jc w:val="center"/>
        <w:rPr>
          <w:rFonts w:ascii="Times New Roman" w:eastAsia="Arial" w:hAnsi="Times New Roman" w:cs="Times New Roman"/>
          <w:color w:val="000000" w:themeColor="text1"/>
          <w:sz w:val="18"/>
          <w:szCs w:val="18"/>
        </w:rPr>
      </w:pPr>
    </w:p>
    <w:p w14:paraId="7B00B5EA" w14:textId="77777777" w:rsidR="004863D8" w:rsidRDefault="004863D8" w:rsidP="004863D8">
      <w:pPr>
        <w:keepNext/>
        <w:spacing w:after="200" w:line="240" w:lineRule="auto"/>
        <w:jc w:val="center"/>
        <w:rPr>
          <w:rFonts w:ascii="Times New Roman" w:hAnsi="Times New Roman" w:cs="Times New Roman"/>
          <w:sz w:val="20"/>
          <w:szCs w:val="20"/>
        </w:rPr>
      </w:pPr>
      <w:r w:rsidRPr="5015BD7C">
        <w:rPr>
          <w:rFonts w:ascii="Times New Roman" w:eastAsia="Times New Roman" w:hAnsi="Times New Roman" w:cs="Times New Roman"/>
          <w:color w:val="44546A" w:themeColor="text2"/>
          <w:sz w:val="20"/>
          <w:szCs w:val="20"/>
        </w:rPr>
        <w:t xml:space="preserve">Gráfica X. </w:t>
      </w:r>
      <w:r w:rsidRPr="5015BD7C">
        <w:rPr>
          <w:rFonts w:eastAsiaTheme="minorEastAsia"/>
          <w:color w:val="44546A" w:themeColor="text2"/>
          <w:sz w:val="20"/>
          <w:szCs w:val="20"/>
        </w:rPr>
        <w:t>Número de licencias mineras vigentes por tipo de mineral en la PAP Bio-energética del Norte de Antioquia - 2024</w:t>
      </w:r>
    </w:p>
    <w:p w14:paraId="654FD462" w14:textId="77777777" w:rsidR="004863D8" w:rsidRDefault="004863D8" w:rsidP="004863D8">
      <w:pPr>
        <w:spacing w:before="0"/>
        <w:jc w:val="center"/>
        <w:rPr>
          <w:rFonts w:ascii="Times New Roman" w:eastAsia="Arial" w:hAnsi="Times New Roman" w:cs="Times New Roman"/>
          <w:color w:val="000000" w:themeColor="text1"/>
          <w:sz w:val="18"/>
          <w:szCs w:val="18"/>
        </w:rPr>
      </w:pPr>
      <w:r>
        <w:rPr>
          <w:noProof/>
          <w:lang w:eastAsia="es-CO"/>
        </w:rPr>
        <w:drawing>
          <wp:inline distT="0" distB="0" distL="0" distR="0" wp14:anchorId="27BB6BEB" wp14:editId="5C27DFE0">
            <wp:extent cx="3389374" cy="1939540"/>
            <wp:effectExtent l="0" t="0" r="0" b="0"/>
            <wp:docPr id="790224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24886" name="Picture 790224886"/>
                    <pic:cNvPicPr/>
                  </pic:nvPicPr>
                  <pic:blipFill>
                    <a:blip r:embed="rId48">
                      <a:extLst>
                        <a:ext uri="{28A0092B-C50C-407E-A947-70E740481C1C}">
                          <a14:useLocalDpi xmlns:a14="http://schemas.microsoft.com/office/drawing/2010/main"/>
                        </a:ext>
                      </a:extLst>
                    </a:blip>
                    <a:stretch>
                      <a:fillRect/>
                    </a:stretch>
                  </pic:blipFill>
                  <pic:spPr>
                    <a:xfrm>
                      <a:off x="0" y="0"/>
                      <a:ext cx="3389374" cy="1939540"/>
                    </a:xfrm>
                    <a:prstGeom prst="rect">
                      <a:avLst/>
                    </a:prstGeom>
                  </pic:spPr>
                </pic:pic>
              </a:graphicData>
            </a:graphic>
          </wp:inline>
        </w:drawing>
      </w:r>
    </w:p>
    <w:p w14:paraId="42938F8A" w14:textId="77777777" w:rsidR="004863D8" w:rsidRDefault="004863D8" w:rsidP="004863D8">
      <w:pPr>
        <w:spacing w:before="0" w:after="0"/>
        <w:jc w:val="center"/>
        <w:rPr>
          <w:rFonts w:ascii="Times New Roman" w:eastAsia="Times New Roman" w:hAnsi="Times New Roman" w:cs="Times New Roman"/>
          <w:color w:val="000000" w:themeColor="text1"/>
          <w:sz w:val="18"/>
          <w:szCs w:val="18"/>
        </w:rPr>
      </w:pPr>
      <w:r w:rsidRPr="5015BD7C">
        <w:rPr>
          <w:rFonts w:ascii="Times New Roman" w:eastAsia="Times New Roman" w:hAnsi="Times New Roman" w:cs="Times New Roman"/>
          <w:b/>
          <w:bCs/>
          <w:color w:val="000000" w:themeColor="text1"/>
          <w:sz w:val="18"/>
          <w:szCs w:val="18"/>
        </w:rPr>
        <w:t>Nota:</w:t>
      </w:r>
      <w:r w:rsidRPr="5015BD7C">
        <w:rPr>
          <w:rFonts w:ascii="Times New Roman" w:eastAsia="Times New Roman" w:hAnsi="Times New Roman" w:cs="Times New Roman"/>
          <w:color w:val="000000" w:themeColor="text1"/>
          <w:sz w:val="18"/>
          <w:szCs w:val="18"/>
        </w:rPr>
        <w:t xml:space="preserve"> Otros minerales agrupa minerales de plomo, platino, zinc, níquel, mármol y travertino, recebo, arenas silíceas, arcillosas, feldespáticas e industriales, gravas (de río), entre otros minerales con cinco o menos licencias.</w:t>
      </w:r>
    </w:p>
    <w:p w14:paraId="31F6761A" w14:textId="77777777" w:rsidR="004863D8" w:rsidRDefault="004863D8" w:rsidP="004863D8">
      <w:pPr>
        <w:rPr>
          <w:rFonts w:ascii="Times New Roman" w:eastAsia="Arial" w:hAnsi="Times New Roman" w:cs="Times New Roman"/>
        </w:rPr>
      </w:pPr>
    </w:p>
    <w:p w14:paraId="571D9C89"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En definitiva, la actividad minero-energética constituye uno de los principales factores diferenciadores de la PAP Bio-energética y uno de sus activos estratégicos más relevantes. La concentración de infraestructura hidroeléctrica de escala nacional, junto con la presencia de una actividad minera especializada, posiciona a la Provincia como un territorio de importancia para el abastecimiento energético y el aprovechamiento de recursos minerales en Antioquia. En este contexto, el principal desafío consiste en fortalecer los mecanismos de articulación territorial que permitan que los beneficios asociados a estas actividades se traduzcan en mayores oportunidades de desarrollo económico, generación de empleo y bienestar para la población local.</w:t>
      </w:r>
    </w:p>
    <w:p w14:paraId="260B0C7D" w14:textId="77777777" w:rsidR="004863D8" w:rsidRPr="009676D7" w:rsidRDefault="004863D8" w:rsidP="004863D8">
      <w:pPr>
        <w:pStyle w:val="Heading4"/>
        <w:rPr>
          <w:rFonts w:ascii="Times New Roman" w:hAnsi="Times New Roman" w:cs="Times New Roman"/>
        </w:rPr>
      </w:pPr>
      <w:r w:rsidRPr="009676D7">
        <w:rPr>
          <w:rFonts w:ascii="Times New Roman" w:hAnsi="Times New Roman" w:cs="Times New Roman"/>
        </w:rPr>
        <w:t>Turismo</w:t>
      </w:r>
    </w:p>
    <w:p w14:paraId="10EACD49"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El turismo en la PAP Bio-energética constituye un sector incipiente y de bajo desarrollo, pero con evidente potencial. Pese a que la Provincia cuenta con activos naturales significativos —embalses hidroeléctricos, ecosistemas de bosque altoandino, el Parque Nacional Natural Paramillo y una red hidrográfica extensa—, así como con un patrimonio cultural e histórico que incluye arquitectura colonial, festividades de arraigo regional y rutas gastronómicas ligadas a la vocación lechera y cafetera, su participación en los flujos turísticos departamentales es marginal. La Agenda Antioquia 2040 identifica el turismo sostenible como uno de los cinco macroprocesos territoriales prioritarios para la subregión (Gobernación de Antioquia, 2023). No obstante, la brecha entre la vocación turística del territorio y su capacidad real de gestión es considerable. Tres desafíos estructurales limitan el aprovechamiento de este potencial: la baja captación de flujos de visitantes, la desconexión entre el perfil de demanda turística departamental y la oferta provincial, y un marcado déficit en los instrumentos de planificación turística municipal. Estos desafíos, lejos de ser problemáticas aisladas, se retroalimentan. La ausencia de planificación dificulta la estructuración de productos turísticos competitivos y, en consecuencia, perpetúa la invisibilidad de la Provincia como destino turístico antioqueño.</w:t>
      </w:r>
    </w:p>
    <w:p w14:paraId="1AD23400"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Un ejemplo ilustrativo de las dinámicas turísticas de la Provincia es el número de visitantes extranjeros no residentes que arribaron en 2025: 188 personas, </w:t>
      </w:r>
      <w:r>
        <w:rPr>
          <w:rFonts w:ascii="Times New Roman" w:eastAsia="Arial" w:hAnsi="Times New Roman" w:cs="Times New Roman"/>
        </w:rPr>
        <w:t>equivalentes al 0,018% del total</w:t>
      </w:r>
      <w:r w:rsidRPr="009676D7">
        <w:rPr>
          <w:rFonts w:ascii="Times New Roman" w:eastAsia="Arial" w:hAnsi="Times New Roman" w:cs="Times New Roman"/>
        </w:rPr>
        <w:t xml:space="preserve"> departamental y al 30,7 % de los visitantes de la subregión Norte (613), según el Observatorio de Turismo Sostenible de Antioquia (2026). Aunque esta cifra representa una recuperación frente al mínimo histórico de 2020 (41 visitantes), el volumen de 2025 se mantiene 37,3% por debajo del pico alcanzado en 2022 (300 visitantes), lo que sugiere que la recuperación postpandemia ha sido parcial y que persisten factores estructurales que limitan la atracción de turismo internacional. No obstante, tanto Antioquia como la Provincia multiplicaron por 2,4 veces su número de visitantes extranjeros entre 2019 y 2025, lo que indica que el crecimiento provincial acompañó la tendencia departamental, aunque sin aumentar su participación relativa.</w:t>
      </w:r>
    </w:p>
    <w:p w14:paraId="0D21AC9C"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La distribución intraprovincial revela un patrón de alta concentración: en 2025, tres municipios —Yarumal (51), Guadalupe (40) e Ituango (28)— captaron el 63,3% de los visitantes extranjeros de toda la Provincia. En contraste, San Andrés de Cuerquia no registró un solo visitante extranjero en ninguno de los siete años analizados, y municipios como Valdivia (2), Briceño (2) y Campamento (4) mantienen cifras persistentemente bajas. Esta concentración refleja la primacía de Yarumal como nodo funcional de la subregión y el peso del turismo asociado a la infraestructura hidroeléctrica en Guadalupe e Ituango.</w:t>
      </w:r>
    </w:p>
    <w:p w14:paraId="5FE79085"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32</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Visitantes Extranjeros en los municipios de la PAP Bio-energética del Norte de Antioquia, 2019- 2025</w:t>
      </w:r>
    </w:p>
    <w:tbl>
      <w:tblPr>
        <w:tblStyle w:val="TableGrid"/>
        <w:tblW w:w="5000" w:type="pct"/>
        <w:tblLook w:val="06A0" w:firstRow="1" w:lastRow="0" w:firstColumn="1" w:lastColumn="0" w:noHBand="1" w:noVBand="1"/>
      </w:tblPr>
      <w:tblGrid>
        <w:gridCol w:w="2543"/>
        <w:gridCol w:w="897"/>
        <w:gridCol w:w="899"/>
        <w:gridCol w:w="899"/>
        <w:gridCol w:w="899"/>
        <w:gridCol w:w="899"/>
        <w:gridCol w:w="899"/>
        <w:gridCol w:w="893"/>
      </w:tblGrid>
      <w:tr w:rsidR="004863D8" w:rsidRPr="009676D7" w14:paraId="7733459B" w14:textId="77777777" w:rsidTr="00F149A0">
        <w:trPr>
          <w:trHeight w:val="570"/>
        </w:trPr>
        <w:tc>
          <w:tcPr>
            <w:tcW w:w="1440" w:type="pct"/>
            <w:shd w:val="clear" w:color="auto" w:fill="002060"/>
            <w:vAlign w:val="center"/>
          </w:tcPr>
          <w:p w14:paraId="51A032D4" w14:textId="77777777" w:rsidR="004863D8" w:rsidRPr="009676D7" w:rsidRDefault="004863D8" w:rsidP="00F149A0">
            <w:pPr>
              <w:spacing w:line="276" w:lineRule="auto"/>
              <w:jc w:val="center"/>
              <w:rPr>
                <w:rFonts w:ascii="Times New Roman" w:eastAsia="Aptos Narrow" w:hAnsi="Times New Roman" w:cs="Times New Roman"/>
                <w:b/>
                <w:bCs/>
                <w:color w:val="FFFFFF" w:themeColor="background1"/>
                <w:sz w:val="16"/>
                <w:szCs w:val="16"/>
              </w:rPr>
            </w:pPr>
            <w:r w:rsidRPr="009676D7">
              <w:rPr>
                <w:rFonts w:ascii="Times New Roman" w:eastAsia="Aptos Narrow" w:hAnsi="Times New Roman" w:cs="Times New Roman"/>
                <w:b/>
                <w:bCs/>
                <w:color w:val="FFFFFF" w:themeColor="background1"/>
                <w:sz w:val="16"/>
                <w:szCs w:val="16"/>
              </w:rPr>
              <w:t>Municipio</w:t>
            </w:r>
          </w:p>
        </w:tc>
        <w:tc>
          <w:tcPr>
            <w:tcW w:w="508" w:type="pct"/>
            <w:shd w:val="clear" w:color="auto" w:fill="002060"/>
            <w:vAlign w:val="center"/>
          </w:tcPr>
          <w:p w14:paraId="09CADA2B" w14:textId="77777777" w:rsidR="004863D8" w:rsidRPr="009676D7" w:rsidRDefault="004863D8" w:rsidP="00F149A0">
            <w:pPr>
              <w:spacing w:line="276" w:lineRule="auto"/>
              <w:jc w:val="center"/>
              <w:rPr>
                <w:rFonts w:ascii="Times New Roman" w:eastAsia="Aptos Narrow" w:hAnsi="Times New Roman" w:cs="Times New Roman"/>
                <w:b/>
                <w:bCs/>
                <w:color w:val="FFFFFF" w:themeColor="background1"/>
                <w:sz w:val="16"/>
                <w:szCs w:val="16"/>
              </w:rPr>
            </w:pPr>
            <w:r w:rsidRPr="009676D7">
              <w:rPr>
                <w:rFonts w:ascii="Times New Roman" w:eastAsia="Aptos Narrow" w:hAnsi="Times New Roman" w:cs="Times New Roman"/>
                <w:b/>
                <w:bCs/>
                <w:color w:val="FFFFFF" w:themeColor="background1"/>
                <w:sz w:val="16"/>
                <w:szCs w:val="16"/>
              </w:rPr>
              <w:t>2019</w:t>
            </w:r>
          </w:p>
        </w:tc>
        <w:tc>
          <w:tcPr>
            <w:tcW w:w="509" w:type="pct"/>
            <w:shd w:val="clear" w:color="auto" w:fill="002060"/>
            <w:vAlign w:val="center"/>
          </w:tcPr>
          <w:p w14:paraId="46204D5B" w14:textId="77777777" w:rsidR="004863D8" w:rsidRPr="009676D7" w:rsidRDefault="004863D8" w:rsidP="00F149A0">
            <w:pPr>
              <w:spacing w:line="276" w:lineRule="auto"/>
              <w:jc w:val="center"/>
              <w:rPr>
                <w:rFonts w:ascii="Times New Roman" w:eastAsia="Aptos Narrow" w:hAnsi="Times New Roman" w:cs="Times New Roman"/>
                <w:b/>
                <w:bCs/>
                <w:color w:val="FFFFFF" w:themeColor="background1"/>
                <w:sz w:val="16"/>
                <w:szCs w:val="16"/>
              </w:rPr>
            </w:pPr>
            <w:r w:rsidRPr="009676D7">
              <w:rPr>
                <w:rFonts w:ascii="Times New Roman" w:eastAsia="Aptos Narrow" w:hAnsi="Times New Roman" w:cs="Times New Roman"/>
                <w:b/>
                <w:bCs/>
                <w:color w:val="FFFFFF" w:themeColor="background1"/>
                <w:sz w:val="16"/>
                <w:szCs w:val="16"/>
              </w:rPr>
              <w:t>2020</w:t>
            </w:r>
          </w:p>
        </w:tc>
        <w:tc>
          <w:tcPr>
            <w:tcW w:w="509" w:type="pct"/>
            <w:shd w:val="clear" w:color="auto" w:fill="002060"/>
            <w:vAlign w:val="center"/>
          </w:tcPr>
          <w:p w14:paraId="60447C91" w14:textId="77777777" w:rsidR="004863D8" w:rsidRPr="009676D7" w:rsidRDefault="004863D8" w:rsidP="00F149A0">
            <w:pPr>
              <w:spacing w:line="276" w:lineRule="auto"/>
              <w:jc w:val="center"/>
              <w:rPr>
                <w:rFonts w:ascii="Times New Roman" w:eastAsia="Aptos Narrow" w:hAnsi="Times New Roman" w:cs="Times New Roman"/>
                <w:b/>
                <w:bCs/>
                <w:color w:val="FFFFFF" w:themeColor="background1"/>
                <w:sz w:val="16"/>
                <w:szCs w:val="16"/>
              </w:rPr>
            </w:pPr>
            <w:r w:rsidRPr="009676D7">
              <w:rPr>
                <w:rFonts w:ascii="Times New Roman" w:eastAsia="Aptos Narrow" w:hAnsi="Times New Roman" w:cs="Times New Roman"/>
                <w:b/>
                <w:bCs/>
                <w:color w:val="FFFFFF" w:themeColor="background1"/>
                <w:sz w:val="16"/>
                <w:szCs w:val="16"/>
              </w:rPr>
              <w:t>2021</w:t>
            </w:r>
          </w:p>
        </w:tc>
        <w:tc>
          <w:tcPr>
            <w:tcW w:w="509" w:type="pct"/>
            <w:shd w:val="clear" w:color="auto" w:fill="002060"/>
            <w:vAlign w:val="center"/>
          </w:tcPr>
          <w:p w14:paraId="3E6B9EB8" w14:textId="77777777" w:rsidR="004863D8" w:rsidRPr="009676D7" w:rsidRDefault="004863D8" w:rsidP="00F149A0">
            <w:pPr>
              <w:spacing w:line="276" w:lineRule="auto"/>
              <w:jc w:val="center"/>
              <w:rPr>
                <w:rFonts w:ascii="Times New Roman" w:eastAsia="Aptos Narrow" w:hAnsi="Times New Roman" w:cs="Times New Roman"/>
                <w:b/>
                <w:bCs/>
                <w:color w:val="FFFFFF" w:themeColor="background1"/>
                <w:sz w:val="16"/>
                <w:szCs w:val="16"/>
              </w:rPr>
            </w:pPr>
            <w:r w:rsidRPr="009676D7">
              <w:rPr>
                <w:rFonts w:ascii="Times New Roman" w:eastAsia="Aptos Narrow" w:hAnsi="Times New Roman" w:cs="Times New Roman"/>
                <w:b/>
                <w:bCs/>
                <w:color w:val="FFFFFF" w:themeColor="background1"/>
                <w:sz w:val="16"/>
                <w:szCs w:val="16"/>
              </w:rPr>
              <w:t>2022</w:t>
            </w:r>
          </w:p>
        </w:tc>
        <w:tc>
          <w:tcPr>
            <w:tcW w:w="509" w:type="pct"/>
            <w:shd w:val="clear" w:color="auto" w:fill="002060"/>
            <w:vAlign w:val="center"/>
          </w:tcPr>
          <w:p w14:paraId="41B4BCBB" w14:textId="77777777" w:rsidR="004863D8" w:rsidRPr="009676D7" w:rsidRDefault="004863D8" w:rsidP="00F149A0">
            <w:pPr>
              <w:spacing w:line="276" w:lineRule="auto"/>
              <w:jc w:val="center"/>
              <w:rPr>
                <w:rFonts w:ascii="Times New Roman" w:eastAsia="Aptos Narrow" w:hAnsi="Times New Roman" w:cs="Times New Roman"/>
                <w:b/>
                <w:bCs/>
                <w:color w:val="FFFFFF" w:themeColor="background1"/>
                <w:sz w:val="16"/>
                <w:szCs w:val="16"/>
              </w:rPr>
            </w:pPr>
            <w:r w:rsidRPr="009676D7">
              <w:rPr>
                <w:rFonts w:ascii="Times New Roman" w:eastAsia="Aptos Narrow" w:hAnsi="Times New Roman" w:cs="Times New Roman"/>
                <w:b/>
                <w:bCs/>
                <w:color w:val="FFFFFF" w:themeColor="background1"/>
                <w:sz w:val="16"/>
                <w:szCs w:val="16"/>
              </w:rPr>
              <w:t>2023</w:t>
            </w:r>
          </w:p>
        </w:tc>
        <w:tc>
          <w:tcPr>
            <w:tcW w:w="509" w:type="pct"/>
            <w:shd w:val="clear" w:color="auto" w:fill="002060"/>
            <w:vAlign w:val="center"/>
          </w:tcPr>
          <w:p w14:paraId="4DB91B23" w14:textId="77777777" w:rsidR="004863D8" w:rsidRPr="009676D7" w:rsidRDefault="004863D8" w:rsidP="00F149A0">
            <w:pPr>
              <w:spacing w:line="276" w:lineRule="auto"/>
              <w:jc w:val="center"/>
              <w:rPr>
                <w:rFonts w:ascii="Times New Roman" w:eastAsia="Aptos Narrow" w:hAnsi="Times New Roman" w:cs="Times New Roman"/>
                <w:b/>
                <w:bCs/>
                <w:color w:val="FFFFFF" w:themeColor="background1"/>
                <w:sz w:val="16"/>
                <w:szCs w:val="16"/>
              </w:rPr>
            </w:pPr>
            <w:r w:rsidRPr="009676D7">
              <w:rPr>
                <w:rFonts w:ascii="Times New Roman" w:eastAsia="Aptos Narrow" w:hAnsi="Times New Roman" w:cs="Times New Roman"/>
                <w:b/>
                <w:bCs/>
                <w:color w:val="FFFFFF" w:themeColor="background1"/>
                <w:sz w:val="16"/>
                <w:szCs w:val="16"/>
              </w:rPr>
              <w:t>2024</w:t>
            </w:r>
          </w:p>
        </w:tc>
        <w:tc>
          <w:tcPr>
            <w:tcW w:w="506" w:type="pct"/>
            <w:shd w:val="clear" w:color="auto" w:fill="002060"/>
            <w:vAlign w:val="center"/>
          </w:tcPr>
          <w:p w14:paraId="5152F950" w14:textId="77777777" w:rsidR="004863D8" w:rsidRPr="009676D7" w:rsidRDefault="004863D8" w:rsidP="00F149A0">
            <w:pPr>
              <w:spacing w:line="276" w:lineRule="auto"/>
              <w:jc w:val="center"/>
              <w:rPr>
                <w:rFonts w:ascii="Times New Roman" w:eastAsia="Aptos Narrow" w:hAnsi="Times New Roman" w:cs="Times New Roman"/>
                <w:b/>
                <w:bCs/>
                <w:color w:val="FFFFFF" w:themeColor="background1"/>
                <w:sz w:val="16"/>
                <w:szCs w:val="16"/>
              </w:rPr>
            </w:pPr>
            <w:r w:rsidRPr="009676D7">
              <w:rPr>
                <w:rFonts w:ascii="Times New Roman" w:eastAsia="Aptos Narrow" w:hAnsi="Times New Roman" w:cs="Times New Roman"/>
                <w:b/>
                <w:color w:val="FFFFFF" w:themeColor="background1"/>
                <w:sz w:val="16"/>
                <w:szCs w:val="16"/>
              </w:rPr>
              <w:t>2025</w:t>
            </w:r>
          </w:p>
        </w:tc>
      </w:tr>
      <w:tr w:rsidR="004863D8" w:rsidRPr="009676D7" w14:paraId="4868CE61" w14:textId="77777777" w:rsidTr="00F149A0">
        <w:trPr>
          <w:trHeight w:val="20"/>
        </w:trPr>
        <w:tc>
          <w:tcPr>
            <w:tcW w:w="1440" w:type="pct"/>
          </w:tcPr>
          <w:p w14:paraId="05023975" w14:textId="77777777" w:rsidR="004863D8" w:rsidRPr="009676D7" w:rsidRDefault="004863D8" w:rsidP="00F149A0">
            <w:pPr>
              <w:spacing w:after="120" w:line="276" w:lineRule="auto"/>
              <w:contextualSpacing/>
              <w:jc w:val="left"/>
              <w:rPr>
                <w:rFonts w:ascii="Times New Roman" w:eastAsia="Aptos Narrow" w:hAnsi="Times New Roman" w:cs="Times New Roman"/>
                <w:color w:val="000000" w:themeColor="text1"/>
                <w:sz w:val="16"/>
                <w:szCs w:val="16"/>
              </w:rPr>
            </w:pPr>
            <w:r w:rsidRPr="009676D7">
              <w:rPr>
                <w:rFonts w:ascii="Times New Roman" w:eastAsia="Aptos Narrow" w:hAnsi="Times New Roman" w:cs="Times New Roman"/>
                <w:color w:val="000000" w:themeColor="text1"/>
                <w:sz w:val="16"/>
                <w:szCs w:val="16"/>
              </w:rPr>
              <w:t>Angostura</w:t>
            </w:r>
          </w:p>
        </w:tc>
        <w:tc>
          <w:tcPr>
            <w:tcW w:w="508" w:type="pct"/>
          </w:tcPr>
          <w:p w14:paraId="4162F194"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0</w:t>
            </w:r>
          </w:p>
        </w:tc>
        <w:tc>
          <w:tcPr>
            <w:tcW w:w="509" w:type="pct"/>
          </w:tcPr>
          <w:p w14:paraId="0BDA9DD3"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w:t>
            </w:r>
          </w:p>
        </w:tc>
        <w:tc>
          <w:tcPr>
            <w:tcW w:w="509" w:type="pct"/>
          </w:tcPr>
          <w:p w14:paraId="5CE56012"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10</w:t>
            </w:r>
          </w:p>
        </w:tc>
        <w:tc>
          <w:tcPr>
            <w:tcW w:w="509" w:type="pct"/>
          </w:tcPr>
          <w:p w14:paraId="66A38A1F"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30</w:t>
            </w:r>
          </w:p>
        </w:tc>
        <w:tc>
          <w:tcPr>
            <w:tcW w:w="509" w:type="pct"/>
          </w:tcPr>
          <w:p w14:paraId="2AF6C392"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20</w:t>
            </w:r>
          </w:p>
        </w:tc>
        <w:tc>
          <w:tcPr>
            <w:tcW w:w="509" w:type="pct"/>
          </w:tcPr>
          <w:p w14:paraId="57B978A0"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8</w:t>
            </w:r>
          </w:p>
        </w:tc>
        <w:tc>
          <w:tcPr>
            <w:tcW w:w="506" w:type="pct"/>
          </w:tcPr>
          <w:p w14:paraId="015581FF"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11</w:t>
            </w:r>
          </w:p>
        </w:tc>
      </w:tr>
      <w:tr w:rsidR="004863D8" w:rsidRPr="009676D7" w14:paraId="553FFC64" w14:textId="77777777" w:rsidTr="00F149A0">
        <w:trPr>
          <w:trHeight w:val="20"/>
        </w:trPr>
        <w:tc>
          <w:tcPr>
            <w:tcW w:w="1440" w:type="pct"/>
          </w:tcPr>
          <w:p w14:paraId="77C248A9" w14:textId="77777777" w:rsidR="004863D8" w:rsidRPr="009676D7" w:rsidRDefault="004863D8" w:rsidP="00F149A0">
            <w:pPr>
              <w:spacing w:after="120" w:line="276" w:lineRule="auto"/>
              <w:contextualSpacing/>
              <w:jc w:val="left"/>
              <w:rPr>
                <w:rFonts w:ascii="Times New Roman" w:eastAsia="Aptos Narrow" w:hAnsi="Times New Roman" w:cs="Times New Roman"/>
                <w:color w:val="000000" w:themeColor="text1"/>
                <w:sz w:val="16"/>
                <w:szCs w:val="16"/>
              </w:rPr>
            </w:pPr>
            <w:r w:rsidRPr="009676D7">
              <w:rPr>
                <w:rFonts w:ascii="Times New Roman" w:eastAsia="Aptos Narrow" w:hAnsi="Times New Roman" w:cs="Times New Roman"/>
                <w:color w:val="000000" w:themeColor="text1"/>
                <w:sz w:val="16"/>
                <w:szCs w:val="16"/>
              </w:rPr>
              <w:t>Anorí</w:t>
            </w:r>
          </w:p>
        </w:tc>
        <w:tc>
          <w:tcPr>
            <w:tcW w:w="508" w:type="pct"/>
          </w:tcPr>
          <w:p w14:paraId="736A7680"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w:t>
            </w:r>
          </w:p>
        </w:tc>
        <w:tc>
          <w:tcPr>
            <w:tcW w:w="509" w:type="pct"/>
          </w:tcPr>
          <w:p w14:paraId="5650F71F"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3</w:t>
            </w:r>
          </w:p>
        </w:tc>
        <w:tc>
          <w:tcPr>
            <w:tcW w:w="509" w:type="pct"/>
          </w:tcPr>
          <w:p w14:paraId="7B254C61"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7</w:t>
            </w:r>
          </w:p>
        </w:tc>
        <w:tc>
          <w:tcPr>
            <w:tcW w:w="509" w:type="pct"/>
          </w:tcPr>
          <w:p w14:paraId="60F0298F"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13</w:t>
            </w:r>
          </w:p>
        </w:tc>
        <w:tc>
          <w:tcPr>
            <w:tcW w:w="509" w:type="pct"/>
          </w:tcPr>
          <w:p w14:paraId="78774AC2"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11</w:t>
            </w:r>
          </w:p>
        </w:tc>
        <w:tc>
          <w:tcPr>
            <w:tcW w:w="509" w:type="pct"/>
          </w:tcPr>
          <w:p w14:paraId="137BDF54"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21</w:t>
            </w:r>
          </w:p>
        </w:tc>
        <w:tc>
          <w:tcPr>
            <w:tcW w:w="506" w:type="pct"/>
          </w:tcPr>
          <w:p w14:paraId="12334DE5"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8</w:t>
            </w:r>
          </w:p>
        </w:tc>
      </w:tr>
      <w:tr w:rsidR="004863D8" w:rsidRPr="009676D7" w14:paraId="24FB2518" w14:textId="77777777" w:rsidTr="00F149A0">
        <w:trPr>
          <w:trHeight w:val="20"/>
        </w:trPr>
        <w:tc>
          <w:tcPr>
            <w:tcW w:w="1440" w:type="pct"/>
          </w:tcPr>
          <w:p w14:paraId="12C27CFF" w14:textId="77777777" w:rsidR="004863D8" w:rsidRPr="009676D7" w:rsidRDefault="004863D8" w:rsidP="00F149A0">
            <w:pPr>
              <w:spacing w:after="120" w:line="276" w:lineRule="auto"/>
              <w:contextualSpacing/>
              <w:jc w:val="left"/>
              <w:rPr>
                <w:rFonts w:ascii="Times New Roman" w:eastAsia="Aptos Narrow" w:hAnsi="Times New Roman" w:cs="Times New Roman"/>
                <w:color w:val="000000" w:themeColor="text1"/>
                <w:sz w:val="16"/>
                <w:szCs w:val="16"/>
              </w:rPr>
            </w:pPr>
            <w:r w:rsidRPr="009676D7">
              <w:rPr>
                <w:rFonts w:ascii="Times New Roman" w:eastAsia="Aptos Narrow" w:hAnsi="Times New Roman" w:cs="Times New Roman"/>
                <w:color w:val="000000" w:themeColor="text1"/>
                <w:sz w:val="16"/>
                <w:szCs w:val="16"/>
              </w:rPr>
              <w:t>Briceño</w:t>
            </w:r>
          </w:p>
        </w:tc>
        <w:tc>
          <w:tcPr>
            <w:tcW w:w="508" w:type="pct"/>
          </w:tcPr>
          <w:p w14:paraId="4A41EEFE"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w:t>
            </w:r>
          </w:p>
        </w:tc>
        <w:tc>
          <w:tcPr>
            <w:tcW w:w="509" w:type="pct"/>
          </w:tcPr>
          <w:p w14:paraId="5E7A747E"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w:t>
            </w:r>
          </w:p>
        </w:tc>
        <w:tc>
          <w:tcPr>
            <w:tcW w:w="509" w:type="pct"/>
          </w:tcPr>
          <w:p w14:paraId="1AD3E708"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6</w:t>
            </w:r>
          </w:p>
        </w:tc>
        <w:tc>
          <w:tcPr>
            <w:tcW w:w="509" w:type="pct"/>
          </w:tcPr>
          <w:p w14:paraId="4E52EEE7"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7</w:t>
            </w:r>
          </w:p>
        </w:tc>
        <w:tc>
          <w:tcPr>
            <w:tcW w:w="509" w:type="pct"/>
          </w:tcPr>
          <w:p w14:paraId="5EA3FB51"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4</w:t>
            </w:r>
          </w:p>
        </w:tc>
        <w:tc>
          <w:tcPr>
            <w:tcW w:w="509" w:type="pct"/>
          </w:tcPr>
          <w:p w14:paraId="53ED45BD"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4</w:t>
            </w:r>
          </w:p>
        </w:tc>
        <w:tc>
          <w:tcPr>
            <w:tcW w:w="506" w:type="pct"/>
          </w:tcPr>
          <w:p w14:paraId="50995267"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w:t>
            </w:r>
          </w:p>
        </w:tc>
      </w:tr>
      <w:tr w:rsidR="004863D8" w:rsidRPr="009676D7" w14:paraId="1DD4050D" w14:textId="77777777" w:rsidTr="00F149A0">
        <w:trPr>
          <w:trHeight w:val="20"/>
        </w:trPr>
        <w:tc>
          <w:tcPr>
            <w:tcW w:w="1440" w:type="pct"/>
          </w:tcPr>
          <w:p w14:paraId="51CABDDE" w14:textId="77777777" w:rsidR="004863D8" w:rsidRPr="009676D7" w:rsidRDefault="004863D8" w:rsidP="00F149A0">
            <w:pPr>
              <w:spacing w:after="120" w:line="276" w:lineRule="auto"/>
              <w:contextualSpacing/>
              <w:jc w:val="left"/>
              <w:rPr>
                <w:rFonts w:ascii="Times New Roman" w:eastAsia="Aptos Narrow" w:hAnsi="Times New Roman" w:cs="Times New Roman"/>
                <w:color w:val="000000" w:themeColor="text1"/>
                <w:sz w:val="16"/>
                <w:szCs w:val="16"/>
              </w:rPr>
            </w:pPr>
            <w:r w:rsidRPr="009676D7">
              <w:rPr>
                <w:rFonts w:ascii="Times New Roman" w:eastAsia="Aptos Narrow" w:hAnsi="Times New Roman" w:cs="Times New Roman"/>
                <w:color w:val="000000" w:themeColor="text1"/>
                <w:sz w:val="16"/>
                <w:szCs w:val="16"/>
              </w:rPr>
              <w:t>Campamento</w:t>
            </w:r>
          </w:p>
        </w:tc>
        <w:tc>
          <w:tcPr>
            <w:tcW w:w="508" w:type="pct"/>
          </w:tcPr>
          <w:p w14:paraId="69E2D7AB"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w:t>
            </w:r>
          </w:p>
        </w:tc>
        <w:tc>
          <w:tcPr>
            <w:tcW w:w="509" w:type="pct"/>
          </w:tcPr>
          <w:p w14:paraId="3E78BC26"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w:t>
            </w:r>
          </w:p>
        </w:tc>
        <w:tc>
          <w:tcPr>
            <w:tcW w:w="509" w:type="pct"/>
          </w:tcPr>
          <w:p w14:paraId="38D6CF67"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5</w:t>
            </w:r>
          </w:p>
        </w:tc>
        <w:tc>
          <w:tcPr>
            <w:tcW w:w="509" w:type="pct"/>
          </w:tcPr>
          <w:p w14:paraId="23DF74D7"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13</w:t>
            </w:r>
          </w:p>
        </w:tc>
        <w:tc>
          <w:tcPr>
            <w:tcW w:w="509" w:type="pct"/>
          </w:tcPr>
          <w:p w14:paraId="4E922E73"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14</w:t>
            </w:r>
          </w:p>
        </w:tc>
        <w:tc>
          <w:tcPr>
            <w:tcW w:w="509" w:type="pct"/>
          </w:tcPr>
          <w:p w14:paraId="590CE384"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11</w:t>
            </w:r>
          </w:p>
        </w:tc>
        <w:tc>
          <w:tcPr>
            <w:tcW w:w="506" w:type="pct"/>
          </w:tcPr>
          <w:p w14:paraId="5E8134D0"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4</w:t>
            </w:r>
          </w:p>
        </w:tc>
      </w:tr>
      <w:tr w:rsidR="004863D8" w:rsidRPr="009676D7" w14:paraId="44AB4666" w14:textId="77777777" w:rsidTr="00F149A0">
        <w:trPr>
          <w:trHeight w:val="20"/>
        </w:trPr>
        <w:tc>
          <w:tcPr>
            <w:tcW w:w="1440" w:type="pct"/>
          </w:tcPr>
          <w:p w14:paraId="69D2965E" w14:textId="77777777" w:rsidR="004863D8" w:rsidRPr="009676D7" w:rsidRDefault="004863D8" w:rsidP="00F149A0">
            <w:pPr>
              <w:spacing w:after="120" w:line="276" w:lineRule="auto"/>
              <w:contextualSpacing/>
              <w:jc w:val="left"/>
              <w:rPr>
                <w:rFonts w:ascii="Times New Roman" w:eastAsia="Aptos Narrow" w:hAnsi="Times New Roman" w:cs="Times New Roman"/>
                <w:color w:val="000000" w:themeColor="text1"/>
                <w:sz w:val="16"/>
                <w:szCs w:val="16"/>
              </w:rPr>
            </w:pPr>
            <w:r w:rsidRPr="009676D7">
              <w:rPr>
                <w:rFonts w:ascii="Times New Roman" w:eastAsia="Aptos Narrow" w:hAnsi="Times New Roman" w:cs="Times New Roman"/>
                <w:color w:val="000000" w:themeColor="text1"/>
                <w:sz w:val="16"/>
                <w:szCs w:val="16"/>
              </w:rPr>
              <w:t>Carolina del Príncipe</w:t>
            </w:r>
          </w:p>
        </w:tc>
        <w:tc>
          <w:tcPr>
            <w:tcW w:w="508" w:type="pct"/>
          </w:tcPr>
          <w:p w14:paraId="4EDF7B66"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w:t>
            </w:r>
          </w:p>
        </w:tc>
        <w:tc>
          <w:tcPr>
            <w:tcW w:w="509" w:type="pct"/>
          </w:tcPr>
          <w:p w14:paraId="6E8DDD6E"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7</w:t>
            </w:r>
          </w:p>
        </w:tc>
        <w:tc>
          <w:tcPr>
            <w:tcW w:w="509" w:type="pct"/>
          </w:tcPr>
          <w:p w14:paraId="5374BBF2"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13</w:t>
            </w:r>
          </w:p>
        </w:tc>
        <w:tc>
          <w:tcPr>
            <w:tcW w:w="509" w:type="pct"/>
          </w:tcPr>
          <w:p w14:paraId="405B1DD6"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27</w:t>
            </w:r>
          </w:p>
        </w:tc>
        <w:tc>
          <w:tcPr>
            <w:tcW w:w="509" w:type="pct"/>
          </w:tcPr>
          <w:p w14:paraId="02947C4E"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13</w:t>
            </w:r>
          </w:p>
        </w:tc>
        <w:tc>
          <w:tcPr>
            <w:tcW w:w="509" w:type="pct"/>
          </w:tcPr>
          <w:p w14:paraId="15715C7C"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13</w:t>
            </w:r>
          </w:p>
        </w:tc>
        <w:tc>
          <w:tcPr>
            <w:tcW w:w="506" w:type="pct"/>
          </w:tcPr>
          <w:p w14:paraId="38F5B19A"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12</w:t>
            </w:r>
          </w:p>
        </w:tc>
      </w:tr>
      <w:tr w:rsidR="004863D8" w:rsidRPr="009676D7" w14:paraId="788BA6CE" w14:textId="77777777" w:rsidTr="00F149A0">
        <w:trPr>
          <w:trHeight w:val="20"/>
        </w:trPr>
        <w:tc>
          <w:tcPr>
            <w:tcW w:w="1440" w:type="pct"/>
          </w:tcPr>
          <w:p w14:paraId="79B88EA5" w14:textId="77777777" w:rsidR="004863D8" w:rsidRPr="009676D7" w:rsidRDefault="004863D8" w:rsidP="00F149A0">
            <w:pPr>
              <w:spacing w:after="120" w:line="276" w:lineRule="auto"/>
              <w:contextualSpacing/>
              <w:jc w:val="left"/>
              <w:rPr>
                <w:rFonts w:ascii="Times New Roman" w:eastAsia="Aptos Narrow" w:hAnsi="Times New Roman" w:cs="Times New Roman"/>
                <w:color w:val="000000" w:themeColor="text1"/>
                <w:sz w:val="16"/>
                <w:szCs w:val="16"/>
              </w:rPr>
            </w:pPr>
            <w:r w:rsidRPr="009676D7">
              <w:rPr>
                <w:rFonts w:ascii="Times New Roman" w:eastAsia="Aptos Narrow" w:hAnsi="Times New Roman" w:cs="Times New Roman"/>
                <w:color w:val="000000" w:themeColor="text1"/>
                <w:sz w:val="16"/>
                <w:szCs w:val="16"/>
              </w:rPr>
              <w:t>Gómez Plata</w:t>
            </w:r>
          </w:p>
        </w:tc>
        <w:tc>
          <w:tcPr>
            <w:tcW w:w="508" w:type="pct"/>
          </w:tcPr>
          <w:p w14:paraId="384536BE"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4</w:t>
            </w:r>
          </w:p>
        </w:tc>
        <w:tc>
          <w:tcPr>
            <w:tcW w:w="509" w:type="pct"/>
          </w:tcPr>
          <w:p w14:paraId="5251F8F4"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4</w:t>
            </w:r>
          </w:p>
        </w:tc>
        <w:tc>
          <w:tcPr>
            <w:tcW w:w="509" w:type="pct"/>
          </w:tcPr>
          <w:p w14:paraId="2DC891FE"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w:t>
            </w:r>
          </w:p>
        </w:tc>
        <w:tc>
          <w:tcPr>
            <w:tcW w:w="509" w:type="pct"/>
          </w:tcPr>
          <w:p w14:paraId="02957F97"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27</w:t>
            </w:r>
          </w:p>
        </w:tc>
        <w:tc>
          <w:tcPr>
            <w:tcW w:w="509" w:type="pct"/>
          </w:tcPr>
          <w:p w14:paraId="3C4C6DD1"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7</w:t>
            </w:r>
          </w:p>
        </w:tc>
        <w:tc>
          <w:tcPr>
            <w:tcW w:w="509" w:type="pct"/>
          </w:tcPr>
          <w:p w14:paraId="5B1DB9FA"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8</w:t>
            </w:r>
          </w:p>
        </w:tc>
        <w:tc>
          <w:tcPr>
            <w:tcW w:w="506" w:type="pct"/>
          </w:tcPr>
          <w:p w14:paraId="1E748E81"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12</w:t>
            </w:r>
          </w:p>
        </w:tc>
      </w:tr>
      <w:tr w:rsidR="004863D8" w:rsidRPr="009676D7" w14:paraId="7D603BCC" w14:textId="77777777" w:rsidTr="00F149A0">
        <w:trPr>
          <w:trHeight w:val="20"/>
        </w:trPr>
        <w:tc>
          <w:tcPr>
            <w:tcW w:w="1440" w:type="pct"/>
          </w:tcPr>
          <w:p w14:paraId="208B12AA" w14:textId="77777777" w:rsidR="004863D8" w:rsidRPr="009676D7" w:rsidRDefault="004863D8" w:rsidP="00F149A0">
            <w:pPr>
              <w:spacing w:after="120" w:line="276" w:lineRule="auto"/>
              <w:contextualSpacing/>
              <w:jc w:val="left"/>
              <w:rPr>
                <w:rFonts w:ascii="Times New Roman" w:eastAsia="Aptos Narrow" w:hAnsi="Times New Roman" w:cs="Times New Roman"/>
                <w:color w:val="000000" w:themeColor="text1"/>
                <w:sz w:val="16"/>
                <w:szCs w:val="16"/>
              </w:rPr>
            </w:pPr>
            <w:r w:rsidRPr="009676D7">
              <w:rPr>
                <w:rFonts w:ascii="Times New Roman" w:eastAsia="Aptos Narrow" w:hAnsi="Times New Roman" w:cs="Times New Roman"/>
                <w:color w:val="000000" w:themeColor="text1"/>
                <w:sz w:val="16"/>
                <w:szCs w:val="16"/>
              </w:rPr>
              <w:t>Guadalupe</w:t>
            </w:r>
          </w:p>
        </w:tc>
        <w:tc>
          <w:tcPr>
            <w:tcW w:w="508" w:type="pct"/>
          </w:tcPr>
          <w:p w14:paraId="1257D7E8"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10</w:t>
            </w:r>
          </w:p>
        </w:tc>
        <w:tc>
          <w:tcPr>
            <w:tcW w:w="509" w:type="pct"/>
          </w:tcPr>
          <w:p w14:paraId="4F029215"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9</w:t>
            </w:r>
          </w:p>
        </w:tc>
        <w:tc>
          <w:tcPr>
            <w:tcW w:w="509" w:type="pct"/>
          </w:tcPr>
          <w:p w14:paraId="30AB0F50"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18</w:t>
            </w:r>
          </w:p>
        </w:tc>
        <w:tc>
          <w:tcPr>
            <w:tcW w:w="509" w:type="pct"/>
          </w:tcPr>
          <w:p w14:paraId="2D77482E"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52</w:t>
            </w:r>
          </w:p>
        </w:tc>
        <w:tc>
          <w:tcPr>
            <w:tcW w:w="509" w:type="pct"/>
          </w:tcPr>
          <w:p w14:paraId="5418D790"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22</w:t>
            </w:r>
          </w:p>
        </w:tc>
        <w:tc>
          <w:tcPr>
            <w:tcW w:w="509" w:type="pct"/>
          </w:tcPr>
          <w:p w14:paraId="58129AC2"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47</w:t>
            </w:r>
          </w:p>
        </w:tc>
        <w:tc>
          <w:tcPr>
            <w:tcW w:w="506" w:type="pct"/>
          </w:tcPr>
          <w:p w14:paraId="5CC7F072"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40</w:t>
            </w:r>
          </w:p>
        </w:tc>
      </w:tr>
      <w:tr w:rsidR="004863D8" w:rsidRPr="009676D7" w14:paraId="15179A6C" w14:textId="77777777" w:rsidTr="00F149A0">
        <w:trPr>
          <w:trHeight w:val="20"/>
        </w:trPr>
        <w:tc>
          <w:tcPr>
            <w:tcW w:w="1440" w:type="pct"/>
          </w:tcPr>
          <w:p w14:paraId="6FE30102" w14:textId="77777777" w:rsidR="004863D8" w:rsidRPr="009676D7" w:rsidRDefault="004863D8" w:rsidP="00F149A0">
            <w:pPr>
              <w:spacing w:after="120" w:line="276" w:lineRule="auto"/>
              <w:contextualSpacing/>
              <w:jc w:val="left"/>
              <w:rPr>
                <w:rFonts w:ascii="Times New Roman" w:eastAsia="Aptos Narrow" w:hAnsi="Times New Roman" w:cs="Times New Roman"/>
                <w:color w:val="000000" w:themeColor="text1"/>
                <w:sz w:val="16"/>
                <w:szCs w:val="16"/>
              </w:rPr>
            </w:pPr>
            <w:r w:rsidRPr="009676D7">
              <w:rPr>
                <w:rFonts w:ascii="Times New Roman" w:eastAsia="Aptos Narrow" w:hAnsi="Times New Roman" w:cs="Times New Roman"/>
                <w:color w:val="000000" w:themeColor="text1"/>
                <w:sz w:val="16"/>
                <w:szCs w:val="16"/>
              </w:rPr>
              <w:t>Ituango</w:t>
            </w:r>
          </w:p>
        </w:tc>
        <w:tc>
          <w:tcPr>
            <w:tcW w:w="508" w:type="pct"/>
          </w:tcPr>
          <w:p w14:paraId="72AAAC53"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29</w:t>
            </w:r>
          </w:p>
        </w:tc>
        <w:tc>
          <w:tcPr>
            <w:tcW w:w="509" w:type="pct"/>
          </w:tcPr>
          <w:p w14:paraId="18A1DD12"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6</w:t>
            </w:r>
          </w:p>
        </w:tc>
        <w:tc>
          <w:tcPr>
            <w:tcW w:w="509" w:type="pct"/>
          </w:tcPr>
          <w:p w14:paraId="14AACB31"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10</w:t>
            </w:r>
          </w:p>
        </w:tc>
        <w:tc>
          <w:tcPr>
            <w:tcW w:w="509" w:type="pct"/>
          </w:tcPr>
          <w:p w14:paraId="7741CD7F"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44</w:t>
            </w:r>
          </w:p>
        </w:tc>
        <w:tc>
          <w:tcPr>
            <w:tcW w:w="509" w:type="pct"/>
          </w:tcPr>
          <w:p w14:paraId="327571E8"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32</w:t>
            </w:r>
          </w:p>
        </w:tc>
        <w:tc>
          <w:tcPr>
            <w:tcW w:w="509" w:type="pct"/>
          </w:tcPr>
          <w:p w14:paraId="5E9F92FE"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17</w:t>
            </w:r>
          </w:p>
        </w:tc>
        <w:tc>
          <w:tcPr>
            <w:tcW w:w="506" w:type="pct"/>
          </w:tcPr>
          <w:p w14:paraId="2AD6FF94"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28</w:t>
            </w:r>
          </w:p>
        </w:tc>
      </w:tr>
      <w:tr w:rsidR="004863D8" w:rsidRPr="009676D7" w14:paraId="074C2DF9" w14:textId="77777777" w:rsidTr="00F149A0">
        <w:trPr>
          <w:trHeight w:val="20"/>
        </w:trPr>
        <w:tc>
          <w:tcPr>
            <w:tcW w:w="1440" w:type="pct"/>
          </w:tcPr>
          <w:p w14:paraId="458BE9EA" w14:textId="77777777" w:rsidR="004863D8" w:rsidRPr="009676D7" w:rsidRDefault="004863D8" w:rsidP="00F149A0">
            <w:pPr>
              <w:spacing w:after="120" w:line="276" w:lineRule="auto"/>
              <w:contextualSpacing/>
              <w:jc w:val="left"/>
              <w:rPr>
                <w:rFonts w:ascii="Times New Roman" w:eastAsia="Aptos Narrow" w:hAnsi="Times New Roman" w:cs="Times New Roman"/>
                <w:color w:val="000000" w:themeColor="text1"/>
                <w:sz w:val="16"/>
                <w:szCs w:val="16"/>
              </w:rPr>
            </w:pPr>
            <w:r w:rsidRPr="009676D7">
              <w:rPr>
                <w:rFonts w:ascii="Times New Roman" w:eastAsia="Aptos Narrow" w:hAnsi="Times New Roman" w:cs="Times New Roman"/>
                <w:color w:val="000000" w:themeColor="text1"/>
                <w:sz w:val="16"/>
                <w:szCs w:val="16"/>
              </w:rPr>
              <w:t>San Andrés de Cuerquia</w:t>
            </w:r>
          </w:p>
        </w:tc>
        <w:tc>
          <w:tcPr>
            <w:tcW w:w="508" w:type="pct"/>
          </w:tcPr>
          <w:p w14:paraId="23999731"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0</w:t>
            </w:r>
          </w:p>
        </w:tc>
        <w:tc>
          <w:tcPr>
            <w:tcW w:w="509" w:type="pct"/>
          </w:tcPr>
          <w:p w14:paraId="5649FCD4"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0</w:t>
            </w:r>
          </w:p>
        </w:tc>
        <w:tc>
          <w:tcPr>
            <w:tcW w:w="509" w:type="pct"/>
          </w:tcPr>
          <w:p w14:paraId="6F753C89"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0</w:t>
            </w:r>
          </w:p>
        </w:tc>
        <w:tc>
          <w:tcPr>
            <w:tcW w:w="509" w:type="pct"/>
          </w:tcPr>
          <w:p w14:paraId="7FA046B5"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0</w:t>
            </w:r>
          </w:p>
        </w:tc>
        <w:tc>
          <w:tcPr>
            <w:tcW w:w="509" w:type="pct"/>
          </w:tcPr>
          <w:p w14:paraId="42C5802B"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0</w:t>
            </w:r>
          </w:p>
        </w:tc>
        <w:tc>
          <w:tcPr>
            <w:tcW w:w="509" w:type="pct"/>
          </w:tcPr>
          <w:p w14:paraId="2DD2D98C"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0</w:t>
            </w:r>
          </w:p>
        </w:tc>
        <w:tc>
          <w:tcPr>
            <w:tcW w:w="506" w:type="pct"/>
          </w:tcPr>
          <w:p w14:paraId="0CF0A73B"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0</w:t>
            </w:r>
          </w:p>
        </w:tc>
      </w:tr>
      <w:tr w:rsidR="004863D8" w:rsidRPr="009676D7" w14:paraId="51A41761" w14:textId="77777777" w:rsidTr="00F149A0">
        <w:trPr>
          <w:trHeight w:val="20"/>
        </w:trPr>
        <w:tc>
          <w:tcPr>
            <w:tcW w:w="1440" w:type="pct"/>
          </w:tcPr>
          <w:p w14:paraId="108C4B07" w14:textId="77777777" w:rsidR="004863D8" w:rsidRPr="009676D7" w:rsidRDefault="004863D8" w:rsidP="00F149A0">
            <w:pPr>
              <w:spacing w:after="120" w:line="276" w:lineRule="auto"/>
              <w:contextualSpacing/>
              <w:jc w:val="left"/>
              <w:rPr>
                <w:rFonts w:ascii="Times New Roman" w:eastAsia="Aptos Narrow" w:hAnsi="Times New Roman" w:cs="Times New Roman"/>
                <w:color w:val="000000" w:themeColor="text1"/>
                <w:sz w:val="16"/>
                <w:szCs w:val="16"/>
              </w:rPr>
            </w:pPr>
            <w:r w:rsidRPr="009676D7">
              <w:rPr>
                <w:rFonts w:ascii="Times New Roman" w:eastAsia="Aptos Narrow" w:hAnsi="Times New Roman" w:cs="Times New Roman"/>
                <w:color w:val="000000" w:themeColor="text1"/>
                <w:sz w:val="16"/>
                <w:szCs w:val="16"/>
              </w:rPr>
              <w:t>San José de la Montaña</w:t>
            </w:r>
          </w:p>
        </w:tc>
        <w:tc>
          <w:tcPr>
            <w:tcW w:w="508" w:type="pct"/>
          </w:tcPr>
          <w:p w14:paraId="71270D67"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w:t>
            </w:r>
          </w:p>
        </w:tc>
        <w:tc>
          <w:tcPr>
            <w:tcW w:w="509" w:type="pct"/>
          </w:tcPr>
          <w:p w14:paraId="023A1BA9"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0</w:t>
            </w:r>
          </w:p>
        </w:tc>
        <w:tc>
          <w:tcPr>
            <w:tcW w:w="509" w:type="pct"/>
          </w:tcPr>
          <w:p w14:paraId="0A43E3F6"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4</w:t>
            </w:r>
          </w:p>
        </w:tc>
        <w:tc>
          <w:tcPr>
            <w:tcW w:w="509" w:type="pct"/>
          </w:tcPr>
          <w:p w14:paraId="698D055F"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30</w:t>
            </w:r>
          </w:p>
        </w:tc>
        <w:tc>
          <w:tcPr>
            <w:tcW w:w="509" w:type="pct"/>
          </w:tcPr>
          <w:p w14:paraId="6213F666"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3</w:t>
            </w:r>
          </w:p>
        </w:tc>
        <w:tc>
          <w:tcPr>
            <w:tcW w:w="509" w:type="pct"/>
          </w:tcPr>
          <w:p w14:paraId="32E0A35D"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6</w:t>
            </w:r>
          </w:p>
        </w:tc>
        <w:tc>
          <w:tcPr>
            <w:tcW w:w="506" w:type="pct"/>
          </w:tcPr>
          <w:p w14:paraId="6EE7E75F"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13</w:t>
            </w:r>
          </w:p>
        </w:tc>
      </w:tr>
      <w:tr w:rsidR="004863D8" w:rsidRPr="009676D7" w14:paraId="178E6A2C" w14:textId="77777777" w:rsidTr="00F149A0">
        <w:trPr>
          <w:trHeight w:val="20"/>
        </w:trPr>
        <w:tc>
          <w:tcPr>
            <w:tcW w:w="1440" w:type="pct"/>
          </w:tcPr>
          <w:p w14:paraId="1F21C56C" w14:textId="77777777" w:rsidR="004863D8" w:rsidRPr="009676D7" w:rsidRDefault="004863D8" w:rsidP="00F149A0">
            <w:pPr>
              <w:spacing w:after="120" w:line="276" w:lineRule="auto"/>
              <w:contextualSpacing/>
              <w:jc w:val="left"/>
              <w:rPr>
                <w:rFonts w:ascii="Times New Roman" w:eastAsia="Aptos Narrow" w:hAnsi="Times New Roman" w:cs="Times New Roman"/>
                <w:color w:val="000000" w:themeColor="text1"/>
                <w:sz w:val="16"/>
                <w:szCs w:val="16"/>
              </w:rPr>
            </w:pPr>
            <w:r w:rsidRPr="009676D7">
              <w:rPr>
                <w:rFonts w:ascii="Times New Roman" w:eastAsia="Aptos Narrow" w:hAnsi="Times New Roman" w:cs="Times New Roman"/>
                <w:color w:val="000000" w:themeColor="text1"/>
                <w:sz w:val="16"/>
                <w:szCs w:val="16"/>
              </w:rPr>
              <w:t>Toledo</w:t>
            </w:r>
          </w:p>
        </w:tc>
        <w:tc>
          <w:tcPr>
            <w:tcW w:w="508" w:type="pct"/>
          </w:tcPr>
          <w:p w14:paraId="6D9F8A43"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0</w:t>
            </w:r>
          </w:p>
        </w:tc>
        <w:tc>
          <w:tcPr>
            <w:tcW w:w="509" w:type="pct"/>
          </w:tcPr>
          <w:p w14:paraId="1C8817DD"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4</w:t>
            </w:r>
          </w:p>
        </w:tc>
        <w:tc>
          <w:tcPr>
            <w:tcW w:w="509" w:type="pct"/>
          </w:tcPr>
          <w:p w14:paraId="2C0845F0"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15</w:t>
            </w:r>
          </w:p>
        </w:tc>
        <w:tc>
          <w:tcPr>
            <w:tcW w:w="509" w:type="pct"/>
          </w:tcPr>
          <w:p w14:paraId="546FDB0F"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13</w:t>
            </w:r>
          </w:p>
        </w:tc>
        <w:tc>
          <w:tcPr>
            <w:tcW w:w="509" w:type="pct"/>
          </w:tcPr>
          <w:p w14:paraId="6233A43E"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3</w:t>
            </w:r>
          </w:p>
        </w:tc>
        <w:tc>
          <w:tcPr>
            <w:tcW w:w="509" w:type="pct"/>
          </w:tcPr>
          <w:p w14:paraId="7230B789"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6</w:t>
            </w:r>
          </w:p>
        </w:tc>
        <w:tc>
          <w:tcPr>
            <w:tcW w:w="506" w:type="pct"/>
          </w:tcPr>
          <w:p w14:paraId="51FDFAE1"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5</w:t>
            </w:r>
          </w:p>
        </w:tc>
      </w:tr>
      <w:tr w:rsidR="004863D8" w:rsidRPr="009676D7" w14:paraId="77AF1DC6" w14:textId="77777777" w:rsidTr="00F149A0">
        <w:trPr>
          <w:trHeight w:val="20"/>
        </w:trPr>
        <w:tc>
          <w:tcPr>
            <w:tcW w:w="1440" w:type="pct"/>
          </w:tcPr>
          <w:p w14:paraId="4D8BEB0E" w14:textId="77777777" w:rsidR="004863D8" w:rsidRPr="009676D7" w:rsidRDefault="004863D8" w:rsidP="00F149A0">
            <w:pPr>
              <w:spacing w:after="120" w:line="276" w:lineRule="auto"/>
              <w:contextualSpacing/>
              <w:jc w:val="left"/>
              <w:rPr>
                <w:rFonts w:ascii="Times New Roman" w:eastAsia="Aptos Narrow" w:hAnsi="Times New Roman" w:cs="Times New Roman"/>
                <w:color w:val="000000" w:themeColor="text1"/>
                <w:sz w:val="16"/>
                <w:szCs w:val="16"/>
              </w:rPr>
            </w:pPr>
            <w:r w:rsidRPr="009676D7">
              <w:rPr>
                <w:rFonts w:ascii="Times New Roman" w:eastAsia="Aptos Narrow" w:hAnsi="Times New Roman" w:cs="Times New Roman"/>
                <w:color w:val="000000" w:themeColor="text1"/>
                <w:sz w:val="16"/>
                <w:szCs w:val="16"/>
              </w:rPr>
              <w:t>Valdivia</w:t>
            </w:r>
          </w:p>
        </w:tc>
        <w:tc>
          <w:tcPr>
            <w:tcW w:w="508" w:type="pct"/>
          </w:tcPr>
          <w:p w14:paraId="0BC56675"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w:t>
            </w:r>
          </w:p>
        </w:tc>
        <w:tc>
          <w:tcPr>
            <w:tcW w:w="509" w:type="pct"/>
          </w:tcPr>
          <w:p w14:paraId="2EF85F56"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0</w:t>
            </w:r>
          </w:p>
        </w:tc>
        <w:tc>
          <w:tcPr>
            <w:tcW w:w="509" w:type="pct"/>
          </w:tcPr>
          <w:p w14:paraId="096E2F00"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4</w:t>
            </w:r>
          </w:p>
        </w:tc>
        <w:tc>
          <w:tcPr>
            <w:tcW w:w="509" w:type="pct"/>
          </w:tcPr>
          <w:p w14:paraId="630DD4C9"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3</w:t>
            </w:r>
          </w:p>
        </w:tc>
        <w:tc>
          <w:tcPr>
            <w:tcW w:w="509" w:type="pct"/>
          </w:tcPr>
          <w:p w14:paraId="24A90F4B"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w:t>
            </w:r>
          </w:p>
        </w:tc>
        <w:tc>
          <w:tcPr>
            <w:tcW w:w="509" w:type="pct"/>
          </w:tcPr>
          <w:p w14:paraId="04BC75C9"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w:t>
            </w:r>
          </w:p>
        </w:tc>
        <w:tc>
          <w:tcPr>
            <w:tcW w:w="506" w:type="pct"/>
          </w:tcPr>
          <w:p w14:paraId="4CFF42B6"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w:t>
            </w:r>
          </w:p>
        </w:tc>
      </w:tr>
      <w:tr w:rsidR="004863D8" w:rsidRPr="009676D7" w14:paraId="1CAC10BA" w14:textId="77777777" w:rsidTr="00F149A0">
        <w:trPr>
          <w:trHeight w:val="20"/>
        </w:trPr>
        <w:tc>
          <w:tcPr>
            <w:tcW w:w="1440" w:type="pct"/>
          </w:tcPr>
          <w:p w14:paraId="14163715" w14:textId="77777777" w:rsidR="004863D8" w:rsidRPr="009676D7" w:rsidRDefault="004863D8" w:rsidP="00F149A0">
            <w:pPr>
              <w:spacing w:after="120" w:line="276" w:lineRule="auto"/>
              <w:contextualSpacing/>
              <w:jc w:val="left"/>
              <w:rPr>
                <w:rFonts w:ascii="Times New Roman" w:eastAsia="Aptos Narrow" w:hAnsi="Times New Roman" w:cs="Times New Roman"/>
                <w:color w:val="000000" w:themeColor="text1"/>
                <w:sz w:val="16"/>
                <w:szCs w:val="16"/>
              </w:rPr>
            </w:pPr>
            <w:r w:rsidRPr="009676D7">
              <w:rPr>
                <w:rFonts w:ascii="Times New Roman" w:eastAsia="Aptos Narrow" w:hAnsi="Times New Roman" w:cs="Times New Roman"/>
                <w:color w:val="000000" w:themeColor="text1"/>
                <w:sz w:val="16"/>
                <w:szCs w:val="16"/>
              </w:rPr>
              <w:t>Yarumal</w:t>
            </w:r>
          </w:p>
        </w:tc>
        <w:tc>
          <w:tcPr>
            <w:tcW w:w="508" w:type="pct"/>
          </w:tcPr>
          <w:p w14:paraId="334BE7BD"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25</w:t>
            </w:r>
          </w:p>
        </w:tc>
        <w:tc>
          <w:tcPr>
            <w:tcW w:w="509" w:type="pct"/>
          </w:tcPr>
          <w:p w14:paraId="0205FF9A"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4</w:t>
            </w:r>
          </w:p>
        </w:tc>
        <w:tc>
          <w:tcPr>
            <w:tcW w:w="509" w:type="pct"/>
          </w:tcPr>
          <w:p w14:paraId="3B2B646D"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32</w:t>
            </w:r>
          </w:p>
        </w:tc>
        <w:tc>
          <w:tcPr>
            <w:tcW w:w="509" w:type="pct"/>
          </w:tcPr>
          <w:p w14:paraId="0AB88D42"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41</w:t>
            </w:r>
          </w:p>
        </w:tc>
        <w:tc>
          <w:tcPr>
            <w:tcW w:w="509" w:type="pct"/>
          </w:tcPr>
          <w:p w14:paraId="650FD76B"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30</w:t>
            </w:r>
          </w:p>
        </w:tc>
        <w:tc>
          <w:tcPr>
            <w:tcW w:w="509" w:type="pct"/>
          </w:tcPr>
          <w:p w14:paraId="2BC817C9"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24</w:t>
            </w:r>
          </w:p>
        </w:tc>
        <w:tc>
          <w:tcPr>
            <w:tcW w:w="506" w:type="pct"/>
          </w:tcPr>
          <w:p w14:paraId="364553C9" w14:textId="77777777" w:rsidR="004863D8" w:rsidRPr="009676D7" w:rsidRDefault="004863D8" w:rsidP="00F149A0">
            <w:pPr>
              <w:spacing w:after="120" w:line="276" w:lineRule="auto"/>
              <w:contextualSpacing/>
              <w:jc w:val="center"/>
              <w:rPr>
                <w:rFonts w:ascii="Times New Roman" w:hAnsi="Times New Roman" w:cs="Times New Roman"/>
                <w:sz w:val="16"/>
                <w:szCs w:val="16"/>
              </w:rPr>
            </w:pPr>
            <w:r w:rsidRPr="009676D7">
              <w:rPr>
                <w:rFonts w:ascii="Times New Roman" w:eastAsia="Aptos Narrow" w:hAnsi="Times New Roman" w:cs="Times New Roman"/>
                <w:color w:val="000000" w:themeColor="text1"/>
                <w:sz w:val="16"/>
                <w:szCs w:val="16"/>
              </w:rPr>
              <w:t>51</w:t>
            </w:r>
          </w:p>
        </w:tc>
      </w:tr>
      <w:tr w:rsidR="004863D8" w:rsidRPr="009676D7" w14:paraId="65E5B0E0" w14:textId="77777777" w:rsidTr="00F149A0">
        <w:trPr>
          <w:trHeight w:val="20"/>
        </w:trPr>
        <w:tc>
          <w:tcPr>
            <w:tcW w:w="1440" w:type="pct"/>
          </w:tcPr>
          <w:p w14:paraId="100A66B9" w14:textId="77777777" w:rsidR="004863D8" w:rsidRPr="009676D7" w:rsidRDefault="004863D8" w:rsidP="00F149A0">
            <w:pPr>
              <w:spacing w:after="120" w:line="276" w:lineRule="auto"/>
              <w:contextualSpacing/>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Total Subregión</w:t>
            </w:r>
          </w:p>
        </w:tc>
        <w:tc>
          <w:tcPr>
            <w:tcW w:w="508" w:type="pct"/>
          </w:tcPr>
          <w:p w14:paraId="7A136EB1"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274</w:t>
            </w:r>
          </w:p>
        </w:tc>
        <w:tc>
          <w:tcPr>
            <w:tcW w:w="509" w:type="pct"/>
          </w:tcPr>
          <w:p w14:paraId="568A71F0"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149</w:t>
            </w:r>
          </w:p>
        </w:tc>
        <w:tc>
          <w:tcPr>
            <w:tcW w:w="509" w:type="pct"/>
          </w:tcPr>
          <w:p w14:paraId="1841E4EC"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501</w:t>
            </w:r>
          </w:p>
        </w:tc>
        <w:tc>
          <w:tcPr>
            <w:tcW w:w="509" w:type="pct"/>
          </w:tcPr>
          <w:p w14:paraId="32F7F851"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737</w:t>
            </w:r>
          </w:p>
        </w:tc>
        <w:tc>
          <w:tcPr>
            <w:tcW w:w="509" w:type="pct"/>
          </w:tcPr>
          <w:p w14:paraId="6DFE194F"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472</w:t>
            </w:r>
          </w:p>
        </w:tc>
        <w:tc>
          <w:tcPr>
            <w:tcW w:w="509" w:type="pct"/>
          </w:tcPr>
          <w:p w14:paraId="481DDC64"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540</w:t>
            </w:r>
          </w:p>
        </w:tc>
        <w:tc>
          <w:tcPr>
            <w:tcW w:w="506" w:type="pct"/>
          </w:tcPr>
          <w:p w14:paraId="3C9CC95C"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613</w:t>
            </w:r>
          </w:p>
        </w:tc>
      </w:tr>
      <w:tr w:rsidR="004863D8" w:rsidRPr="009676D7" w14:paraId="3F072010" w14:textId="77777777" w:rsidTr="00F149A0">
        <w:trPr>
          <w:trHeight w:val="20"/>
        </w:trPr>
        <w:tc>
          <w:tcPr>
            <w:tcW w:w="1440" w:type="pct"/>
          </w:tcPr>
          <w:p w14:paraId="37BF7524" w14:textId="77777777" w:rsidR="004863D8" w:rsidRPr="009676D7" w:rsidRDefault="004863D8" w:rsidP="00F149A0">
            <w:pPr>
              <w:spacing w:after="120" w:line="276" w:lineRule="auto"/>
              <w:contextualSpacing/>
              <w:jc w:val="left"/>
              <w:rPr>
                <w:rFonts w:ascii="Times New Roman" w:eastAsia="Aptos Narrow" w:hAnsi="Times New Roman" w:cs="Times New Roman"/>
                <w:b/>
                <w:color w:val="000000" w:themeColor="text1"/>
                <w:sz w:val="16"/>
                <w:szCs w:val="16"/>
              </w:rPr>
            </w:pPr>
            <w:r w:rsidRPr="009676D7">
              <w:rPr>
                <w:rFonts w:ascii="Times New Roman" w:eastAsia="Aptos Narrow" w:hAnsi="Times New Roman" w:cs="Times New Roman"/>
                <w:b/>
                <w:color w:val="000000" w:themeColor="text1"/>
                <w:sz w:val="16"/>
                <w:szCs w:val="16"/>
              </w:rPr>
              <w:t>Total Provincia</w:t>
            </w:r>
          </w:p>
        </w:tc>
        <w:tc>
          <w:tcPr>
            <w:tcW w:w="508" w:type="pct"/>
          </w:tcPr>
          <w:p w14:paraId="46FDB1E8"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78</w:t>
            </w:r>
          </w:p>
        </w:tc>
        <w:tc>
          <w:tcPr>
            <w:tcW w:w="509" w:type="pct"/>
          </w:tcPr>
          <w:p w14:paraId="0D9EE43B"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41</w:t>
            </w:r>
          </w:p>
        </w:tc>
        <w:tc>
          <w:tcPr>
            <w:tcW w:w="509" w:type="pct"/>
          </w:tcPr>
          <w:p w14:paraId="23A661D5"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126</w:t>
            </w:r>
          </w:p>
        </w:tc>
        <w:tc>
          <w:tcPr>
            <w:tcW w:w="509" w:type="pct"/>
          </w:tcPr>
          <w:p w14:paraId="4103FD46"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300</w:t>
            </w:r>
          </w:p>
        </w:tc>
        <w:tc>
          <w:tcPr>
            <w:tcW w:w="509" w:type="pct"/>
          </w:tcPr>
          <w:p w14:paraId="5118388D"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161</w:t>
            </w:r>
          </w:p>
        </w:tc>
        <w:tc>
          <w:tcPr>
            <w:tcW w:w="509" w:type="pct"/>
          </w:tcPr>
          <w:p w14:paraId="293E560F"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167</w:t>
            </w:r>
          </w:p>
        </w:tc>
        <w:tc>
          <w:tcPr>
            <w:tcW w:w="506" w:type="pct"/>
          </w:tcPr>
          <w:p w14:paraId="5778594F"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188</w:t>
            </w:r>
          </w:p>
        </w:tc>
      </w:tr>
      <w:tr w:rsidR="004863D8" w:rsidRPr="009676D7" w14:paraId="5434B95A" w14:textId="77777777" w:rsidTr="00F149A0">
        <w:trPr>
          <w:trHeight w:val="20"/>
        </w:trPr>
        <w:tc>
          <w:tcPr>
            <w:tcW w:w="1440" w:type="pct"/>
          </w:tcPr>
          <w:p w14:paraId="0F65E307" w14:textId="77777777" w:rsidR="004863D8" w:rsidRPr="009676D7" w:rsidRDefault="004863D8" w:rsidP="00F149A0">
            <w:pPr>
              <w:spacing w:after="120" w:line="276" w:lineRule="auto"/>
              <w:contextualSpacing/>
              <w:jc w:val="left"/>
              <w:rPr>
                <w:rFonts w:ascii="Times New Roman" w:eastAsia="Aptos Narrow" w:hAnsi="Times New Roman" w:cs="Times New Roman"/>
                <w:b/>
                <w:bCs/>
                <w:color w:val="000000" w:themeColor="text1"/>
                <w:sz w:val="16"/>
                <w:szCs w:val="16"/>
              </w:rPr>
            </w:pPr>
            <w:r w:rsidRPr="009676D7">
              <w:rPr>
                <w:rFonts w:ascii="Times New Roman" w:eastAsia="Aptos Narrow" w:hAnsi="Times New Roman" w:cs="Times New Roman"/>
                <w:b/>
                <w:bCs/>
                <w:color w:val="000000" w:themeColor="text1"/>
                <w:sz w:val="16"/>
                <w:szCs w:val="16"/>
              </w:rPr>
              <w:t>Total departamento</w:t>
            </w:r>
          </w:p>
        </w:tc>
        <w:tc>
          <w:tcPr>
            <w:tcW w:w="508" w:type="pct"/>
          </w:tcPr>
          <w:p w14:paraId="52C33585"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438.530</w:t>
            </w:r>
          </w:p>
        </w:tc>
        <w:tc>
          <w:tcPr>
            <w:tcW w:w="509" w:type="pct"/>
          </w:tcPr>
          <w:p w14:paraId="25E90F14"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145.209</w:t>
            </w:r>
          </w:p>
        </w:tc>
        <w:tc>
          <w:tcPr>
            <w:tcW w:w="509" w:type="pct"/>
          </w:tcPr>
          <w:p w14:paraId="78F42AFC"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303.516</w:t>
            </w:r>
          </w:p>
        </w:tc>
        <w:tc>
          <w:tcPr>
            <w:tcW w:w="509" w:type="pct"/>
          </w:tcPr>
          <w:p w14:paraId="4A21F2A4"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710.194</w:t>
            </w:r>
          </w:p>
        </w:tc>
        <w:tc>
          <w:tcPr>
            <w:tcW w:w="509" w:type="pct"/>
          </w:tcPr>
          <w:p w14:paraId="13666967"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532.516</w:t>
            </w:r>
          </w:p>
        </w:tc>
        <w:tc>
          <w:tcPr>
            <w:tcW w:w="509" w:type="pct"/>
          </w:tcPr>
          <w:p w14:paraId="5AE65681"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905.451</w:t>
            </w:r>
          </w:p>
        </w:tc>
        <w:tc>
          <w:tcPr>
            <w:tcW w:w="506" w:type="pct"/>
          </w:tcPr>
          <w:p w14:paraId="519174A5" w14:textId="77777777" w:rsidR="004863D8" w:rsidRPr="009676D7" w:rsidRDefault="004863D8" w:rsidP="00F149A0">
            <w:pPr>
              <w:spacing w:after="120" w:line="276" w:lineRule="auto"/>
              <w:contextualSpacing/>
              <w:jc w:val="center"/>
              <w:rPr>
                <w:rFonts w:ascii="Times New Roman" w:hAnsi="Times New Roman" w:cs="Times New Roman"/>
                <w:b/>
                <w:sz w:val="16"/>
                <w:szCs w:val="16"/>
              </w:rPr>
            </w:pPr>
            <w:r w:rsidRPr="009676D7">
              <w:rPr>
                <w:rFonts w:ascii="Times New Roman" w:eastAsia="Aptos Narrow" w:hAnsi="Times New Roman" w:cs="Times New Roman"/>
                <w:b/>
                <w:color w:val="000000" w:themeColor="text1"/>
                <w:sz w:val="16"/>
                <w:szCs w:val="16"/>
              </w:rPr>
              <w:t>1.038.940</w:t>
            </w:r>
          </w:p>
        </w:tc>
      </w:tr>
    </w:tbl>
    <w:p w14:paraId="05B7A29E" w14:textId="77777777" w:rsidR="004863D8" w:rsidRPr="009676D7" w:rsidRDefault="004863D8" w:rsidP="004863D8">
      <w:pPr>
        <w:spacing w:before="0"/>
      </w:pPr>
      <w:r w:rsidRPr="7A5A1C4E">
        <w:rPr>
          <w:rFonts w:ascii="Times New Roman" w:hAnsi="Times New Roman" w:cs="Times New Roman"/>
          <w:b/>
          <w:bCs/>
          <w:sz w:val="18"/>
          <w:szCs w:val="18"/>
        </w:rPr>
        <w:t xml:space="preserve">Fuente: </w:t>
      </w:r>
      <w:r w:rsidRPr="7A5A1C4E">
        <w:rPr>
          <w:rFonts w:ascii="Times New Roman" w:hAnsi="Times New Roman" w:cs="Times New Roman"/>
          <w:sz w:val="18"/>
          <w:szCs w:val="18"/>
        </w:rPr>
        <w:t>Gobernación de Antioquia (s.f.-a).</w:t>
      </w:r>
    </w:p>
    <w:p w14:paraId="70E6309B" w14:textId="77777777" w:rsidR="004863D8" w:rsidRDefault="004863D8" w:rsidP="004863D8">
      <w:pPr>
        <w:spacing w:before="0"/>
        <w:rPr>
          <w:rFonts w:ascii="Times New Roman" w:hAnsi="Times New Roman" w:cs="Times New Roman"/>
          <w:sz w:val="18"/>
          <w:szCs w:val="18"/>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64"/>
        <w:gridCol w:w="4274"/>
      </w:tblGrid>
      <w:tr w:rsidR="004863D8" w14:paraId="010ACA55" w14:textId="77777777" w:rsidTr="00F149A0">
        <w:trPr>
          <w:trHeight w:val="300"/>
        </w:trPr>
        <w:tc>
          <w:tcPr>
            <w:tcW w:w="4741" w:type="dxa"/>
            <w:tcBorders>
              <w:top w:val="nil"/>
              <w:left w:val="nil"/>
              <w:bottom w:val="nil"/>
              <w:right w:val="nil"/>
            </w:tcBorders>
            <w:tcMar>
              <w:left w:w="105" w:type="dxa"/>
              <w:right w:w="105" w:type="dxa"/>
            </w:tcMar>
          </w:tcPr>
          <w:p w14:paraId="49E3A6C4" w14:textId="77777777" w:rsidR="004863D8" w:rsidRDefault="004863D8" w:rsidP="00F149A0">
            <w:pPr>
              <w:keepNext/>
              <w:spacing w:after="200"/>
              <w:jc w:val="center"/>
            </w:pPr>
            <w:r w:rsidRPr="75AA67FD">
              <w:rPr>
                <w:rFonts w:ascii="Times New Roman" w:eastAsia="Times New Roman" w:hAnsi="Times New Roman" w:cs="Times New Roman"/>
                <w:color w:val="44546A" w:themeColor="text2"/>
                <w:sz w:val="20"/>
                <w:szCs w:val="20"/>
              </w:rPr>
              <w:t>Gráfica X. Evolución de visitantes extranjeros por municipio — 2019-2025</w:t>
            </w:r>
          </w:p>
          <w:p w14:paraId="3D817BCE" w14:textId="77777777" w:rsidR="004863D8" w:rsidRDefault="004863D8" w:rsidP="00F149A0">
            <w:pPr>
              <w:keepNext/>
              <w:rPr>
                <w:rFonts w:ascii="Times New Roman" w:eastAsia="Times New Roman" w:hAnsi="Times New Roman" w:cs="Times New Roman"/>
                <w:color w:val="000000" w:themeColor="text1"/>
                <w:sz w:val="18"/>
                <w:szCs w:val="18"/>
                <w:lang w:val="es-ES"/>
              </w:rPr>
            </w:pPr>
            <w:r>
              <w:rPr>
                <w:noProof/>
                <w:lang w:eastAsia="es-CO"/>
              </w:rPr>
              <w:drawing>
                <wp:inline distT="0" distB="0" distL="0" distR="0" wp14:anchorId="00C4757C" wp14:editId="0BDBD91C">
                  <wp:extent cx="2786634" cy="1457483"/>
                  <wp:effectExtent l="0" t="0" r="0" b="0"/>
                  <wp:docPr id="15123063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06382" name="Picture 1512306382"/>
                          <pic:cNvPicPr/>
                        </pic:nvPicPr>
                        <pic:blipFill>
                          <a:blip r:embed="rId49">
                            <a:extLst>
                              <a:ext uri="{28A0092B-C50C-407E-A947-70E740481C1C}">
                                <a14:useLocalDpi xmlns:a14="http://schemas.microsoft.com/office/drawing/2010/main"/>
                              </a:ext>
                            </a:extLst>
                          </a:blip>
                          <a:stretch>
                            <a:fillRect/>
                          </a:stretch>
                        </pic:blipFill>
                        <pic:spPr>
                          <a:xfrm>
                            <a:off x="0" y="0"/>
                            <a:ext cx="2786634" cy="1457483"/>
                          </a:xfrm>
                          <a:prstGeom prst="rect">
                            <a:avLst/>
                          </a:prstGeom>
                        </pic:spPr>
                      </pic:pic>
                    </a:graphicData>
                  </a:graphic>
                </wp:inline>
              </w:drawing>
            </w:r>
            <w:r w:rsidRPr="75AA67FD">
              <w:rPr>
                <w:rFonts w:ascii="Times New Roman" w:eastAsia="Times New Roman" w:hAnsi="Times New Roman" w:cs="Times New Roman"/>
                <w:b/>
                <w:bCs/>
                <w:color w:val="000000" w:themeColor="text1"/>
                <w:sz w:val="18"/>
                <w:szCs w:val="18"/>
              </w:rPr>
              <w:t>Fuente:</w:t>
            </w:r>
            <w:r w:rsidRPr="75AA67FD">
              <w:rPr>
                <w:rFonts w:ascii="Times New Roman" w:eastAsia="Times New Roman" w:hAnsi="Times New Roman" w:cs="Times New Roman"/>
                <w:color w:val="000000" w:themeColor="text1"/>
                <w:sz w:val="18"/>
                <w:szCs w:val="18"/>
              </w:rPr>
              <w:t xml:space="preserve"> Gobernación de Antioquia (s.f.-b). Cálculos propios.</w:t>
            </w:r>
          </w:p>
        </w:tc>
        <w:tc>
          <w:tcPr>
            <w:tcW w:w="4799" w:type="dxa"/>
            <w:tcBorders>
              <w:top w:val="nil"/>
              <w:left w:val="nil"/>
              <w:bottom w:val="nil"/>
              <w:right w:val="nil"/>
            </w:tcBorders>
            <w:tcMar>
              <w:left w:w="105" w:type="dxa"/>
              <w:right w:w="105" w:type="dxa"/>
            </w:tcMar>
          </w:tcPr>
          <w:p w14:paraId="2B775612" w14:textId="77777777" w:rsidR="004863D8" w:rsidRDefault="004863D8" w:rsidP="00F149A0">
            <w:pPr>
              <w:keepNext/>
              <w:spacing w:after="200"/>
              <w:jc w:val="center"/>
              <w:rPr>
                <w:rFonts w:ascii="Times New Roman" w:eastAsia="Times New Roman" w:hAnsi="Times New Roman" w:cs="Times New Roman"/>
                <w:color w:val="44546A" w:themeColor="text2"/>
                <w:sz w:val="20"/>
                <w:szCs w:val="20"/>
                <w:lang w:val="es-ES"/>
              </w:rPr>
            </w:pPr>
            <w:r w:rsidRPr="75AA67FD">
              <w:rPr>
                <w:rFonts w:ascii="Times New Roman" w:eastAsia="Times New Roman" w:hAnsi="Times New Roman" w:cs="Times New Roman"/>
                <w:color w:val="44546A" w:themeColor="text2"/>
                <w:sz w:val="20"/>
                <w:szCs w:val="20"/>
              </w:rPr>
              <w:t>Gráfica X. Visitantes extranjeros: PAP Bioenergética vs. Antioquia vs. Departamento (2019–2025).</w:t>
            </w:r>
          </w:p>
          <w:p w14:paraId="1C2DA7EA" w14:textId="77777777" w:rsidR="004863D8" w:rsidRDefault="004863D8" w:rsidP="00F149A0">
            <w:pPr>
              <w:spacing w:after="120" w:line="276" w:lineRule="auto"/>
              <w:contextualSpacing/>
            </w:pPr>
            <w:r>
              <w:rPr>
                <w:noProof/>
                <w:lang w:eastAsia="es-CO"/>
              </w:rPr>
              <w:drawing>
                <wp:inline distT="0" distB="0" distL="0" distR="0" wp14:anchorId="0C24D075" wp14:editId="7B5DC9D7">
                  <wp:extent cx="2600883" cy="1522886"/>
                  <wp:effectExtent l="0" t="0" r="0" b="0"/>
                  <wp:docPr id="1869094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4783" name="Picture 1869094783"/>
                          <pic:cNvPicPr/>
                        </pic:nvPicPr>
                        <pic:blipFill>
                          <a:blip r:embed="rId50">
                            <a:extLst>
                              <a:ext uri="{28A0092B-C50C-407E-A947-70E740481C1C}">
                                <a14:useLocalDpi xmlns:a14="http://schemas.microsoft.com/office/drawing/2010/main"/>
                              </a:ext>
                            </a:extLst>
                          </a:blip>
                          <a:stretch>
                            <a:fillRect/>
                          </a:stretch>
                        </pic:blipFill>
                        <pic:spPr>
                          <a:xfrm>
                            <a:off x="0" y="0"/>
                            <a:ext cx="2600883" cy="1522886"/>
                          </a:xfrm>
                          <a:prstGeom prst="rect">
                            <a:avLst/>
                          </a:prstGeom>
                        </pic:spPr>
                      </pic:pic>
                    </a:graphicData>
                  </a:graphic>
                </wp:inline>
              </w:drawing>
            </w:r>
          </w:p>
          <w:p w14:paraId="1E8F7867" w14:textId="77777777" w:rsidR="004863D8" w:rsidRDefault="004863D8" w:rsidP="00F149A0">
            <w:pPr>
              <w:spacing w:after="120" w:line="276" w:lineRule="auto"/>
              <w:contextualSpacing/>
              <w:rPr>
                <w:rFonts w:ascii="Times New Roman" w:eastAsia="Times New Roman" w:hAnsi="Times New Roman" w:cs="Times New Roman"/>
                <w:color w:val="000000" w:themeColor="text1"/>
                <w:sz w:val="20"/>
                <w:szCs w:val="20"/>
              </w:rPr>
            </w:pPr>
            <w:r w:rsidRPr="75AA67FD">
              <w:rPr>
                <w:rFonts w:ascii="Times New Roman" w:eastAsia="Times New Roman" w:hAnsi="Times New Roman" w:cs="Times New Roman"/>
                <w:b/>
                <w:bCs/>
                <w:color w:val="000000" w:themeColor="text1"/>
                <w:sz w:val="18"/>
                <w:szCs w:val="18"/>
              </w:rPr>
              <w:t>Fuente:</w:t>
            </w:r>
            <w:r w:rsidRPr="75AA67FD">
              <w:rPr>
                <w:rFonts w:ascii="Times New Roman" w:eastAsia="Times New Roman" w:hAnsi="Times New Roman" w:cs="Times New Roman"/>
                <w:color w:val="000000" w:themeColor="text1"/>
                <w:sz w:val="18"/>
                <w:szCs w:val="18"/>
              </w:rPr>
              <w:t xml:space="preserve"> Gobernación de Antioquia (s.f.-b). Cálculos propios. </w:t>
            </w:r>
          </w:p>
        </w:tc>
      </w:tr>
    </w:tbl>
    <w:p w14:paraId="1600DA3A" w14:textId="77777777" w:rsidR="004863D8" w:rsidRDefault="004863D8" w:rsidP="004863D8">
      <w:pPr>
        <w:spacing w:before="0"/>
        <w:rPr>
          <w:rFonts w:ascii="Times New Roman" w:hAnsi="Times New Roman" w:cs="Times New Roman"/>
          <w:sz w:val="18"/>
          <w:szCs w:val="18"/>
        </w:rPr>
      </w:pPr>
    </w:p>
    <w:p w14:paraId="39C09127"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El perfil de demanda turística departamental evidencia una alineación potencial con la oferta que la Provincia podría estructurar. Según el Observatorio de Turismo Sostenible de Antioquia (2023), el 72,1% de los turistas antioqueños prefiere actividades de senderismo y montañismo. En cuanto a experiencias, el 58,6% privilegia los atractivos naturales y el 23,4% busca lugares con contenido cultural e histórico. Este perfil se corresponde con los activos territoriales de la PAP: la topografía montañosa, los embalses, las reservas naturales como el Santuario del Arrierito Antioqueño en Anorí, el patrimonio arquitectónico colonial de Carolina del Príncipe y la tradición gastronómica lechera y panelera, configuran una base de recursos que, debidamente articulada, podría responder a las motivaciones dominantes del mercado turista local.</w:t>
      </w:r>
    </w:p>
    <w:p w14:paraId="2B8D5F59" w14:textId="77777777" w:rsidR="004863D8" w:rsidRPr="009676D7" w:rsidRDefault="004863D8" w:rsidP="004863D8">
      <w:pPr>
        <w:rPr>
          <w:rFonts w:ascii="Times New Roman" w:hAnsi="Times New Roman" w:cs="Times New Roman"/>
          <w:color w:val="000000" w:themeColor="text1"/>
        </w:rPr>
      </w:pPr>
      <w:r w:rsidRPr="009676D7">
        <w:rPr>
          <w:rFonts w:ascii="Times New Roman" w:eastAsia="Arial" w:hAnsi="Times New Roman" w:cs="Times New Roman"/>
        </w:rPr>
        <w:t>Por otro lado, el estado de los instrumentos de planificación turística municipal evidencia un déficit institucional generalizado que limita la gobernanza del sector. De los 13 municipios de la Provincia, solo Angostura cuenta con los tres instrumentos evaluados de manera completa —Inventario Turístico, Plan Local de Turismo adoptado mediante Acto Administrativo y Mesa Local de Turismo formalizada— (Observatorio de Turismo Sostenible de Antioquia, 2023). En contraste, San Andrés de Cuerquia y Toledo carecen de la totalidad de estos instrumentos, lo que refleja la ausencia de una estructura básica de gestión turística. Los horizontes de planeación varían ampliamente, desde ocho años (Anorí, 2023–2030) hasta veinte años (Carolina del Príncipe, 2023–2043), mientras que Toledo y Angostura adoptan períodos decenales. Esta disparidad temporal plantea para el PEMP el reto de establecer criterios comunes de seguimiento y evaluación, que permitan armonizar la planificación turística y fortalecer la capacidad institucional a escala provincial.</w:t>
      </w:r>
    </w:p>
    <w:p w14:paraId="698F90C7" w14:textId="77777777" w:rsidR="004863D8" w:rsidRPr="009676D7" w:rsidRDefault="004863D8" w:rsidP="004863D8">
      <w:pPr>
        <w:pStyle w:val="Caption"/>
        <w:keepNext/>
        <w:jc w:val="center"/>
        <w:rPr>
          <w:rFonts w:ascii="Times New Roman" w:hAnsi="Times New Roman" w:cs="Times New Roman"/>
          <w:i w:val="0"/>
          <w:sz w:val="20"/>
          <w:szCs w:val="20"/>
        </w:rPr>
      </w:pPr>
      <w:commentRangeStart w:id="36"/>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33</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Inventario turístico, Plan Local de Turismo y Mesa Local de Turismo en los municipios de la PAP Bio-energética del Norte de Antioquia - 2023</w:t>
      </w:r>
      <w:commentRangeEnd w:id="36"/>
      <w:r w:rsidRPr="009676D7">
        <w:rPr>
          <w:rStyle w:val="CommentReference"/>
          <w:rFonts w:ascii="Times New Roman" w:hAnsi="Times New Roman" w:cs="Times New Roman"/>
          <w:i w:val="0"/>
          <w:sz w:val="20"/>
          <w:szCs w:val="20"/>
        </w:rPr>
        <w:commentReference w:id="36"/>
      </w:r>
    </w:p>
    <w:tbl>
      <w:tblPr>
        <w:tblStyle w:val="TableGrid"/>
        <w:tblW w:w="5000" w:type="pct"/>
        <w:tblLook w:val="04A0" w:firstRow="1" w:lastRow="0" w:firstColumn="1" w:lastColumn="0" w:noHBand="0" w:noVBand="1"/>
      </w:tblPr>
      <w:tblGrid>
        <w:gridCol w:w="2118"/>
        <w:gridCol w:w="2119"/>
        <w:gridCol w:w="2119"/>
        <w:gridCol w:w="1225"/>
        <w:gridCol w:w="1247"/>
      </w:tblGrid>
      <w:tr w:rsidR="004863D8" w:rsidRPr="009676D7" w14:paraId="3416C0A6" w14:textId="77777777" w:rsidTr="00F149A0">
        <w:trPr>
          <w:trHeight w:val="300"/>
        </w:trPr>
        <w:tc>
          <w:tcPr>
            <w:tcW w:w="1200" w:type="pct"/>
            <w:vMerge w:val="restart"/>
            <w:shd w:val="clear" w:color="auto" w:fill="002060"/>
            <w:vAlign w:val="center"/>
          </w:tcPr>
          <w:p w14:paraId="43B20C04"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Municipio</w:t>
            </w:r>
          </w:p>
        </w:tc>
        <w:tc>
          <w:tcPr>
            <w:tcW w:w="1200" w:type="pct"/>
            <w:vMerge w:val="restart"/>
            <w:shd w:val="clear" w:color="auto" w:fill="002060"/>
            <w:vAlign w:val="center"/>
          </w:tcPr>
          <w:p w14:paraId="2083DA9C"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Inventario Turístico</w:t>
            </w:r>
          </w:p>
        </w:tc>
        <w:tc>
          <w:tcPr>
            <w:tcW w:w="1200" w:type="pct"/>
            <w:vMerge w:val="restart"/>
            <w:shd w:val="clear" w:color="auto" w:fill="002060"/>
            <w:vAlign w:val="center"/>
          </w:tcPr>
          <w:p w14:paraId="7D664E63"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Plan Local de Turismo</w:t>
            </w:r>
          </w:p>
          <w:p w14:paraId="58DA2340"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(Existe SI o NO)</w:t>
            </w:r>
          </w:p>
        </w:tc>
        <w:tc>
          <w:tcPr>
            <w:tcW w:w="1400" w:type="pct"/>
            <w:gridSpan w:val="2"/>
            <w:shd w:val="clear" w:color="auto" w:fill="002060"/>
            <w:vAlign w:val="center"/>
          </w:tcPr>
          <w:p w14:paraId="43872EAF"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Mesa Local de Turismo</w:t>
            </w:r>
          </w:p>
        </w:tc>
      </w:tr>
      <w:tr w:rsidR="004863D8" w:rsidRPr="009676D7" w14:paraId="2370E8B2" w14:textId="77777777" w:rsidTr="00F149A0">
        <w:trPr>
          <w:trHeight w:val="305"/>
        </w:trPr>
        <w:tc>
          <w:tcPr>
            <w:tcW w:w="1200" w:type="pct"/>
            <w:vMerge/>
            <w:vAlign w:val="center"/>
          </w:tcPr>
          <w:p w14:paraId="67E9684F"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p>
        </w:tc>
        <w:tc>
          <w:tcPr>
            <w:tcW w:w="1200" w:type="pct"/>
            <w:vMerge/>
            <w:vAlign w:val="center"/>
          </w:tcPr>
          <w:p w14:paraId="00538DE6"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p>
        </w:tc>
        <w:tc>
          <w:tcPr>
            <w:tcW w:w="1200" w:type="pct"/>
            <w:vMerge/>
            <w:vAlign w:val="center"/>
          </w:tcPr>
          <w:p w14:paraId="207752F3"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p>
        </w:tc>
        <w:tc>
          <w:tcPr>
            <w:tcW w:w="694" w:type="pct"/>
            <w:shd w:val="clear" w:color="auto" w:fill="002060"/>
            <w:vAlign w:val="center"/>
          </w:tcPr>
          <w:p w14:paraId="1CB5F611"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Existe</w:t>
            </w:r>
          </w:p>
        </w:tc>
        <w:tc>
          <w:tcPr>
            <w:tcW w:w="706" w:type="pct"/>
            <w:shd w:val="clear" w:color="auto" w:fill="002060"/>
            <w:vAlign w:val="center"/>
          </w:tcPr>
          <w:p w14:paraId="0BADBE79"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¿Se encuentra formalizada?</w:t>
            </w:r>
          </w:p>
        </w:tc>
      </w:tr>
      <w:tr w:rsidR="004863D8" w:rsidRPr="009676D7" w14:paraId="6226816C" w14:textId="77777777" w:rsidTr="00F149A0">
        <w:trPr>
          <w:trHeight w:val="288"/>
        </w:trPr>
        <w:tc>
          <w:tcPr>
            <w:tcW w:w="1200" w:type="pct"/>
          </w:tcPr>
          <w:p w14:paraId="3D9BCC1B"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color w:val="000000" w:themeColor="text1"/>
                <w:sz w:val="16"/>
                <w:szCs w:val="16"/>
              </w:rPr>
              <w:t>Angostura</w:t>
            </w:r>
          </w:p>
        </w:tc>
        <w:tc>
          <w:tcPr>
            <w:tcW w:w="1200" w:type="pct"/>
          </w:tcPr>
          <w:p w14:paraId="1CF200A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1200" w:type="pct"/>
          </w:tcPr>
          <w:p w14:paraId="0B10B0A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694" w:type="pct"/>
          </w:tcPr>
          <w:p w14:paraId="1A5605A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706" w:type="pct"/>
          </w:tcPr>
          <w:p w14:paraId="7122E134"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Sí</w:t>
            </w:r>
          </w:p>
        </w:tc>
      </w:tr>
      <w:tr w:rsidR="004863D8" w:rsidRPr="009676D7" w14:paraId="31D02B10" w14:textId="77777777" w:rsidTr="00F149A0">
        <w:trPr>
          <w:trHeight w:val="288"/>
        </w:trPr>
        <w:tc>
          <w:tcPr>
            <w:tcW w:w="1200" w:type="pct"/>
          </w:tcPr>
          <w:p w14:paraId="7A3FFE0C"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color w:val="000000" w:themeColor="text1"/>
                <w:sz w:val="16"/>
                <w:szCs w:val="16"/>
              </w:rPr>
              <w:t>Anorí</w:t>
            </w:r>
          </w:p>
        </w:tc>
        <w:tc>
          <w:tcPr>
            <w:tcW w:w="1200" w:type="pct"/>
          </w:tcPr>
          <w:p w14:paraId="04020F3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En Proceso</w:t>
            </w:r>
          </w:p>
        </w:tc>
        <w:tc>
          <w:tcPr>
            <w:tcW w:w="1200" w:type="pct"/>
          </w:tcPr>
          <w:p w14:paraId="5E0D95F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694" w:type="pct"/>
          </w:tcPr>
          <w:p w14:paraId="4A3E929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706" w:type="pct"/>
          </w:tcPr>
          <w:p w14:paraId="5D8AD311"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S.I.N.</w:t>
            </w:r>
          </w:p>
        </w:tc>
      </w:tr>
      <w:tr w:rsidR="004863D8" w:rsidRPr="009676D7" w14:paraId="524C8B93" w14:textId="77777777" w:rsidTr="00F149A0">
        <w:trPr>
          <w:trHeight w:val="288"/>
        </w:trPr>
        <w:tc>
          <w:tcPr>
            <w:tcW w:w="1200" w:type="pct"/>
          </w:tcPr>
          <w:p w14:paraId="1A10D045"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color w:val="000000" w:themeColor="text1"/>
                <w:sz w:val="16"/>
                <w:szCs w:val="16"/>
              </w:rPr>
              <w:t>Briceño</w:t>
            </w:r>
          </w:p>
        </w:tc>
        <w:tc>
          <w:tcPr>
            <w:tcW w:w="1200" w:type="pct"/>
          </w:tcPr>
          <w:p w14:paraId="1212972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En Proceso</w:t>
            </w:r>
          </w:p>
        </w:tc>
        <w:tc>
          <w:tcPr>
            <w:tcW w:w="1200" w:type="pct"/>
          </w:tcPr>
          <w:p w14:paraId="6E3E3DF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No</w:t>
            </w:r>
          </w:p>
        </w:tc>
        <w:tc>
          <w:tcPr>
            <w:tcW w:w="694" w:type="pct"/>
          </w:tcPr>
          <w:p w14:paraId="64DCE5E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706" w:type="pct"/>
          </w:tcPr>
          <w:p w14:paraId="096DBF32"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S.I.N.</w:t>
            </w:r>
          </w:p>
        </w:tc>
      </w:tr>
      <w:tr w:rsidR="004863D8" w:rsidRPr="009676D7" w14:paraId="18BE6377" w14:textId="77777777" w:rsidTr="00F149A0">
        <w:trPr>
          <w:trHeight w:val="288"/>
        </w:trPr>
        <w:tc>
          <w:tcPr>
            <w:tcW w:w="1200" w:type="pct"/>
          </w:tcPr>
          <w:p w14:paraId="5D9358E6"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color w:val="000000" w:themeColor="text1"/>
                <w:sz w:val="16"/>
                <w:szCs w:val="16"/>
              </w:rPr>
              <w:t>Campamento</w:t>
            </w:r>
          </w:p>
        </w:tc>
        <w:tc>
          <w:tcPr>
            <w:tcW w:w="1200" w:type="pct"/>
          </w:tcPr>
          <w:p w14:paraId="78C648D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1200" w:type="pct"/>
          </w:tcPr>
          <w:p w14:paraId="69E65A4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En Proceso</w:t>
            </w:r>
          </w:p>
        </w:tc>
        <w:tc>
          <w:tcPr>
            <w:tcW w:w="694" w:type="pct"/>
          </w:tcPr>
          <w:p w14:paraId="4521D90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No</w:t>
            </w:r>
          </w:p>
        </w:tc>
        <w:tc>
          <w:tcPr>
            <w:tcW w:w="706" w:type="pct"/>
          </w:tcPr>
          <w:p w14:paraId="3E8F4106"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S.I.N.</w:t>
            </w:r>
          </w:p>
        </w:tc>
      </w:tr>
      <w:tr w:rsidR="004863D8" w:rsidRPr="009676D7" w14:paraId="6A8FBB04" w14:textId="77777777" w:rsidTr="00F149A0">
        <w:trPr>
          <w:trHeight w:val="288"/>
        </w:trPr>
        <w:tc>
          <w:tcPr>
            <w:tcW w:w="1200" w:type="pct"/>
          </w:tcPr>
          <w:p w14:paraId="5AFA8F5D"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color w:val="000000" w:themeColor="text1"/>
                <w:sz w:val="16"/>
                <w:szCs w:val="16"/>
              </w:rPr>
              <w:t>Carolina del Príncipe</w:t>
            </w:r>
          </w:p>
        </w:tc>
        <w:tc>
          <w:tcPr>
            <w:tcW w:w="1200" w:type="pct"/>
          </w:tcPr>
          <w:p w14:paraId="595AD96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1200" w:type="pct"/>
          </w:tcPr>
          <w:p w14:paraId="0D52E62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En Proceso</w:t>
            </w:r>
          </w:p>
        </w:tc>
        <w:tc>
          <w:tcPr>
            <w:tcW w:w="694" w:type="pct"/>
          </w:tcPr>
          <w:p w14:paraId="40539C8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706" w:type="pct"/>
          </w:tcPr>
          <w:p w14:paraId="62A83896"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S.I.N.</w:t>
            </w:r>
          </w:p>
        </w:tc>
      </w:tr>
      <w:tr w:rsidR="004863D8" w:rsidRPr="009676D7" w14:paraId="4FEC0AD2" w14:textId="77777777" w:rsidTr="00F149A0">
        <w:trPr>
          <w:trHeight w:val="288"/>
        </w:trPr>
        <w:tc>
          <w:tcPr>
            <w:tcW w:w="1200" w:type="pct"/>
          </w:tcPr>
          <w:p w14:paraId="27067134"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color w:val="000000" w:themeColor="text1"/>
                <w:sz w:val="16"/>
                <w:szCs w:val="16"/>
              </w:rPr>
              <w:t>Gómez Plata</w:t>
            </w:r>
          </w:p>
        </w:tc>
        <w:tc>
          <w:tcPr>
            <w:tcW w:w="1200" w:type="pct"/>
          </w:tcPr>
          <w:p w14:paraId="3D31AF2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1200" w:type="pct"/>
          </w:tcPr>
          <w:p w14:paraId="361A690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694" w:type="pct"/>
          </w:tcPr>
          <w:p w14:paraId="2E3B176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706" w:type="pct"/>
          </w:tcPr>
          <w:p w14:paraId="2BFE255C"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No</w:t>
            </w:r>
          </w:p>
        </w:tc>
      </w:tr>
      <w:tr w:rsidR="004863D8" w:rsidRPr="009676D7" w14:paraId="20EFDF54" w14:textId="77777777" w:rsidTr="00F149A0">
        <w:trPr>
          <w:trHeight w:val="288"/>
        </w:trPr>
        <w:tc>
          <w:tcPr>
            <w:tcW w:w="1200" w:type="pct"/>
          </w:tcPr>
          <w:p w14:paraId="2D67F04F"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color w:val="000000" w:themeColor="text1"/>
                <w:sz w:val="16"/>
                <w:szCs w:val="16"/>
              </w:rPr>
              <w:t>Guadalupe</w:t>
            </w:r>
          </w:p>
        </w:tc>
        <w:tc>
          <w:tcPr>
            <w:tcW w:w="1200" w:type="pct"/>
          </w:tcPr>
          <w:p w14:paraId="077ACE4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En Proceso</w:t>
            </w:r>
          </w:p>
        </w:tc>
        <w:tc>
          <w:tcPr>
            <w:tcW w:w="1200" w:type="pct"/>
          </w:tcPr>
          <w:p w14:paraId="0D477F5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En Proceso</w:t>
            </w:r>
          </w:p>
        </w:tc>
        <w:tc>
          <w:tcPr>
            <w:tcW w:w="694" w:type="pct"/>
          </w:tcPr>
          <w:p w14:paraId="0AEDCDE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706" w:type="pct"/>
          </w:tcPr>
          <w:p w14:paraId="6000FCD2"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No</w:t>
            </w:r>
          </w:p>
        </w:tc>
      </w:tr>
      <w:tr w:rsidR="004863D8" w:rsidRPr="009676D7" w14:paraId="2C2B8BF1" w14:textId="77777777" w:rsidTr="00F149A0">
        <w:trPr>
          <w:trHeight w:val="288"/>
        </w:trPr>
        <w:tc>
          <w:tcPr>
            <w:tcW w:w="1200" w:type="pct"/>
          </w:tcPr>
          <w:p w14:paraId="2D576798"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color w:val="000000" w:themeColor="text1"/>
                <w:sz w:val="16"/>
                <w:szCs w:val="16"/>
              </w:rPr>
              <w:t>Ituango</w:t>
            </w:r>
          </w:p>
        </w:tc>
        <w:tc>
          <w:tcPr>
            <w:tcW w:w="1200" w:type="pct"/>
          </w:tcPr>
          <w:p w14:paraId="0D2DF00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En Proceso</w:t>
            </w:r>
          </w:p>
        </w:tc>
        <w:tc>
          <w:tcPr>
            <w:tcW w:w="1200" w:type="pct"/>
          </w:tcPr>
          <w:p w14:paraId="365E5D7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No</w:t>
            </w:r>
          </w:p>
        </w:tc>
        <w:tc>
          <w:tcPr>
            <w:tcW w:w="694" w:type="pct"/>
          </w:tcPr>
          <w:p w14:paraId="5D35648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No</w:t>
            </w:r>
          </w:p>
        </w:tc>
        <w:tc>
          <w:tcPr>
            <w:tcW w:w="706" w:type="pct"/>
          </w:tcPr>
          <w:p w14:paraId="645F040E"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S.I.N.</w:t>
            </w:r>
          </w:p>
        </w:tc>
      </w:tr>
      <w:tr w:rsidR="004863D8" w:rsidRPr="009676D7" w14:paraId="16DC71B2" w14:textId="77777777" w:rsidTr="00F149A0">
        <w:trPr>
          <w:trHeight w:val="288"/>
        </w:trPr>
        <w:tc>
          <w:tcPr>
            <w:tcW w:w="1200" w:type="pct"/>
          </w:tcPr>
          <w:p w14:paraId="1DA463E3"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color w:val="000000" w:themeColor="text1"/>
                <w:sz w:val="16"/>
                <w:szCs w:val="16"/>
              </w:rPr>
              <w:t>San Andrés de Cuerquia</w:t>
            </w:r>
          </w:p>
        </w:tc>
        <w:tc>
          <w:tcPr>
            <w:tcW w:w="1200" w:type="pct"/>
          </w:tcPr>
          <w:p w14:paraId="4698ABF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No</w:t>
            </w:r>
          </w:p>
        </w:tc>
        <w:tc>
          <w:tcPr>
            <w:tcW w:w="1200" w:type="pct"/>
          </w:tcPr>
          <w:p w14:paraId="6A092A6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No</w:t>
            </w:r>
          </w:p>
        </w:tc>
        <w:tc>
          <w:tcPr>
            <w:tcW w:w="694" w:type="pct"/>
          </w:tcPr>
          <w:p w14:paraId="7CAC497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No</w:t>
            </w:r>
          </w:p>
        </w:tc>
        <w:tc>
          <w:tcPr>
            <w:tcW w:w="706" w:type="pct"/>
          </w:tcPr>
          <w:p w14:paraId="788B6632"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S.I.N.</w:t>
            </w:r>
          </w:p>
        </w:tc>
      </w:tr>
      <w:tr w:rsidR="004863D8" w:rsidRPr="009676D7" w14:paraId="0DCA2959" w14:textId="77777777" w:rsidTr="00F149A0">
        <w:trPr>
          <w:trHeight w:val="288"/>
        </w:trPr>
        <w:tc>
          <w:tcPr>
            <w:tcW w:w="1200" w:type="pct"/>
          </w:tcPr>
          <w:p w14:paraId="220271F0"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color w:val="000000" w:themeColor="text1"/>
                <w:sz w:val="16"/>
                <w:szCs w:val="16"/>
              </w:rPr>
              <w:t>San José de la Montaña</w:t>
            </w:r>
          </w:p>
        </w:tc>
        <w:tc>
          <w:tcPr>
            <w:tcW w:w="1200" w:type="pct"/>
          </w:tcPr>
          <w:p w14:paraId="52D9C77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En Proceso</w:t>
            </w:r>
          </w:p>
        </w:tc>
        <w:tc>
          <w:tcPr>
            <w:tcW w:w="1200" w:type="pct"/>
          </w:tcPr>
          <w:p w14:paraId="07C64B2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694" w:type="pct"/>
          </w:tcPr>
          <w:p w14:paraId="5D3D8A4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706" w:type="pct"/>
          </w:tcPr>
          <w:p w14:paraId="1CEEBCB5"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S.I.N.</w:t>
            </w:r>
          </w:p>
        </w:tc>
      </w:tr>
      <w:tr w:rsidR="004863D8" w:rsidRPr="009676D7" w14:paraId="51CEC3C0" w14:textId="77777777" w:rsidTr="00F149A0">
        <w:trPr>
          <w:trHeight w:val="288"/>
        </w:trPr>
        <w:tc>
          <w:tcPr>
            <w:tcW w:w="1200" w:type="pct"/>
          </w:tcPr>
          <w:p w14:paraId="1FA0FAA6"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color w:val="000000" w:themeColor="text1"/>
                <w:sz w:val="16"/>
                <w:szCs w:val="16"/>
              </w:rPr>
              <w:t>Toledo</w:t>
            </w:r>
          </w:p>
        </w:tc>
        <w:tc>
          <w:tcPr>
            <w:tcW w:w="1200" w:type="pct"/>
          </w:tcPr>
          <w:p w14:paraId="7DBC786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No</w:t>
            </w:r>
          </w:p>
        </w:tc>
        <w:tc>
          <w:tcPr>
            <w:tcW w:w="1200" w:type="pct"/>
          </w:tcPr>
          <w:p w14:paraId="42653B2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No</w:t>
            </w:r>
          </w:p>
        </w:tc>
        <w:tc>
          <w:tcPr>
            <w:tcW w:w="694" w:type="pct"/>
          </w:tcPr>
          <w:p w14:paraId="409A1DC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No</w:t>
            </w:r>
          </w:p>
        </w:tc>
        <w:tc>
          <w:tcPr>
            <w:tcW w:w="706" w:type="pct"/>
          </w:tcPr>
          <w:p w14:paraId="73745ADD"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S.I.N.</w:t>
            </w:r>
          </w:p>
        </w:tc>
      </w:tr>
      <w:tr w:rsidR="004863D8" w:rsidRPr="009676D7" w14:paraId="2C005CD8" w14:textId="77777777" w:rsidTr="00F149A0">
        <w:trPr>
          <w:trHeight w:val="288"/>
        </w:trPr>
        <w:tc>
          <w:tcPr>
            <w:tcW w:w="1200" w:type="pct"/>
          </w:tcPr>
          <w:p w14:paraId="04387325"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color w:val="000000" w:themeColor="text1"/>
                <w:sz w:val="16"/>
                <w:szCs w:val="16"/>
              </w:rPr>
              <w:t>Valdivia</w:t>
            </w:r>
          </w:p>
        </w:tc>
        <w:tc>
          <w:tcPr>
            <w:tcW w:w="1200" w:type="pct"/>
          </w:tcPr>
          <w:p w14:paraId="04A6167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En Proceso</w:t>
            </w:r>
          </w:p>
        </w:tc>
        <w:tc>
          <w:tcPr>
            <w:tcW w:w="1200" w:type="pct"/>
          </w:tcPr>
          <w:p w14:paraId="72B91D7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694" w:type="pct"/>
          </w:tcPr>
          <w:p w14:paraId="42AC1B3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706" w:type="pct"/>
          </w:tcPr>
          <w:p w14:paraId="5F9D2E26"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S.I.N.</w:t>
            </w:r>
          </w:p>
        </w:tc>
      </w:tr>
      <w:tr w:rsidR="004863D8" w:rsidRPr="009676D7" w14:paraId="4A54F96D" w14:textId="77777777" w:rsidTr="00F149A0">
        <w:trPr>
          <w:trHeight w:val="300"/>
        </w:trPr>
        <w:tc>
          <w:tcPr>
            <w:tcW w:w="1200" w:type="pct"/>
          </w:tcPr>
          <w:p w14:paraId="24F699AC"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hAnsi="Times New Roman" w:cs="Times New Roman"/>
                <w:color w:val="000000" w:themeColor="text1"/>
                <w:sz w:val="16"/>
                <w:szCs w:val="16"/>
              </w:rPr>
              <w:t>Yarumal</w:t>
            </w:r>
          </w:p>
        </w:tc>
        <w:tc>
          <w:tcPr>
            <w:tcW w:w="1200" w:type="pct"/>
          </w:tcPr>
          <w:p w14:paraId="23720EB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Sí</w:t>
            </w:r>
          </w:p>
        </w:tc>
        <w:tc>
          <w:tcPr>
            <w:tcW w:w="1200" w:type="pct"/>
          </w:tcPr>
          <w:p w14:paraId="69AC256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No</w:t>
            </w:r>
          </w:p>
        </w:tc>
        <w:tc>
          <w:tcPr>
            <w:tcW w:w="694" w:type="pct"/>
          </w:tcPr>
          <w:p w14:paraId="0C24AC5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themeColor="text1"/>
                <w:sz w:val="16"/>
                <w:szCs w:val="16"/>
              </w:rPr>
              <w:t>No</w:t>
            </w:r>
          </w:p>
        </w:tc>
        <w:tc>
          <w:tcPr>
            <w:tcW w:w="706" w:type="pct"/>
          </w:tcPr>
          <w:p w14:paraId="75F4C5CB" w14:textId="77777777" w:rsidR="004863D8" w:rsidRPr="009676D7" w:rsidRDefault="004863D8" w:rsidP="00F149A0">
            <w:pPr>
              <w:spacing w:line="276" w:lineRule="auto"/>
              <w:jc w:val="center"/>
              <w:rPr>
                <w:rFonts w:ascii="Times New Roman" w:hAnsi="Times New Roman" w:cs="Times New Roman"/>
                <w:color w:val="000000" w:themeColor="text1"/>
                <w:sz w:val="16"/>
                <w:szCs w:val="16"/>
              </w:rPr>
            </w:pPr>
            <w:r w:rsidRPr="009676D7">
              <w:rPr>
                <w:rFonts w:ascii="Times New Roman" w:hAnsi="Times New Roman" w:cs="Times New Roman"/>
                <w:color w:val="000000" w:themeColor="text1"/>
                <w:sz w:val="16"/>
                <w:szCs w:val="16"/>
              </w:rPr>
              <w:t>S.I.N.</w:t>
            </w:r>
          </w:p>
        </w:tc>
      </w:tr>
    </w:tbl>
    <w:p w14:paraId="38F1AE07" w14:textId="77777777" w:rsidR="004863D8" w:rsidRPr="009676D7" w:rsidRDefault="004863D8" w:rsidP="004863D8">
      <w:pPr>
        <w:spacing w:before="0" w:after="0"/>
      </w:pPr>
      <w:r w:rsidRPr="75AA67FD">
        <w:rPr>
          <w:rFonts w:ascii="Times New Roman" w:eastAsia="Arial" w:hAnsi="Times New Roman" w:cs="Times New Roman"/>
          <w:sz w:val="18"/>
          <w:szCs w:val="18"/>
        </w:rPr>
        <w:t>S.I.N.: Sin Información.</w:t>
      </w:r>
    </w:p>
    <w:p w14:paraId="2AAE1DCF" w14:textId="77777777" w:rsidR="004863D8" w:rsidRDefault="004863D8" w:rsidP="004863D8">
      <w:pPr>
        <w:spacing w:before="0"/>
        <w:rPr>
          <w:rFonts w:ascii="Times New Roman" w:eastAsia="Arial" w:hAnsi="Times New Roman" w:cs="Times New Roman"/>
          <w:sz w:val="18"/>
          <w:szCs w:val="18"/>
        </w:rPr>
      </w:pPr>
      <w:r w:rsidRPr="7A5A1C4E">
        <w:rPr>
          <w:rFonts w:ascii="Times New Roman" w:eastAsia="Arial" w:hAnsi="Times New Roman" w:cs="Times New Roman"/>
          <w:b/>
          <w:bCs/>
          <w:sz w:val="18"/>
          <w:szCs w:val="18"/>
        </w:rPr>
        <w:t xml:space="preserve">Fuente: </w:t>
      </w:r>
      <w:r w:rsidRPr="7A5A1C4E">
        <w:rPr>
          <w:rFonts w:ascii="Times New Roman" w:eastAsia="Arial" w:hAnsi="Times New Roman" w:cs="Times New Roman"/>
          <w:sz w:val="18"/>
          <w:szCs w:val="18"/>
        </w:rPr>
        <w:t>Gobernación de Antioquia (s.f.-c).</w:t>
      </w:r>
    </w:p>
    <w:p w14:paraId="74BA4AD0"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Un hallazgo especialmente relevante es la paradoja de Yarumal, que pese a ser el municipio con mayor llegada de visitantes extranjeros en 2025 y ejercer funciones de centralidad subregional, carece tanto de Plan Local de Turismo como de Mesa Local de Turismo, lo que evidencia que el incipiente desarrollo turístico de la Provincia avanza de manera no planificada y sin una estructura institucional que permita gestionar la oferta, articular rutas o coordinar estrategias de promoción conjunta. Esta situación limita la posibilidad de consolidar un destino provincial integrado y refuerza la necesidad de formular un Plan Regional de Turismo e implementar la Política de Turismo Sostenible a escala provincial. Los datos analizados confirman esta orientación como una prioridad estratégica, orientada a armonizar la planificación municipal, fortalecer la gobernanza turística y avanzar hacia un modelo basado en la naturaleza y el patrimonio cultural, con una ruta turística unificada, capacidades locales fortalecidas y una institucionalidad sectorial robusta desde una lógica supramunicipal.</w:t>
      </w:r>
    </w:p>
    <w:p w14:paraId="29D50BBE" w14:textId="77777777" w:rsidR="004863D8" w:rsidRPr="009676D7" w:rsidRDefault="004863D8" w:rsidP="004863D8">
      <w:pPr>
        <w:pStyle w:val="Heading3"/>
        <w:rPr>
          <w:rFonts w:ascii="Times New Roman" w:hAnsi="Times New Roman" w:cs="Times New Roman"/>
        </w:rPr>
      </w:pPr>
      <w:r w:rsidRPr="009676D7">
        <w:rPr>
          <w:rFonts w:ascii="Times New Roman" w:hAnsi="Times New Roman" w:cs="Times New Roman"/>
        </w:rPr>
        <w:t>Desarrollo Rural</w:t>
      </w:r>
    </w:p>
    <w:p w14:paraId="6D304D5D"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Antioquia es un departamento predominantemente rural que, históricamente, ha basado su desarrollo económico en el sector primario —agricultura, ganadería y minería—. Este modo de vida, estrechamente ligado al campesinado, ha conferido al departamento y a sus subregiones una vocación productiva particular. En el caso de la subregión Norte, se destaca una vocación lechera y porcícola, ocupando el segundo lugar entre las subregiones con mayor inventario </w:t>
      </w:r>
      <w:r>
        <w:rPr>
          <w:rFonts w:ascii="Times New Roman" w:eastAsia="Arial" w:hAnsi="Times New Roman" w:cs="Times New Roman"/>
        </w:rPr>
        <w:t>ganadero, y aportando cerca del 70%</w:t>
      </w:r>
      <w:r w:rsidRPr="009676D7">
        <w:rPr>
          <w:rFonts w:ascii="Times New Roman" w:eastAsia="Arial" w:hAnsi="Times New Roman" w:cs="Times New Roman"/>
        </w:rPr>
        <w:t xml:space="preserve"> de la producción lechera del departamento, debido a que una parte significativa de sus predios, especialmente en los municipios de la Cuenca del Río Grande y Río Chico</w:t>
      </w:r>
      <w:r w:rsidRPr="009676D7">
        <w:rPr>
          <w:rStyle w:val="FootnoteReference"/>
          <w:rFonts w:ascii="Times New Roman" w:eastAsia="Arial" w:hAnsi="Times New Roman" w:cs="Times New Roman"/>
        </w:rPr>
        <w:footnoteReference w:id="8"/>
      </w:r>
      <w:r w:rsidRPr="009676D7">
        <w:rPr>
          <w:rFonts w:ascii="Times New Roman" w:eastAsia="Arial" w:hAnsi="Times New Roman" w:cs="Times New Roman"/>
        </w:rPr>
        <w:t>, se encuentra destinada a la producción lechera.</w:t>
      </w:r>
    </w:p>
    <w:p w14:paraId="7114E4B7"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34</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Inventario de especies pecuarias por municipio en la PAP Bio-energética del Norte de Antioquia - 2024</w:t>
      </w:r>
    </w:p>
    <w:tbl>
      <w:tblPr>
        <w:tblStyle w:val="TableGrid"/>
        <w:tblW w:w="5000" w:type="pct"/>
        <w:tblLayout w:type="fixed"/>
        <w:tblLook w:val="04A0" w:firstRow="1" w:lastRow="0" w:firstColumn="1" w:lastColumn="0" w:noHBand="0" w:noVBand="1"/>
      </w:tblPr>
      <w:tblGrid>
        <w:gridCol w:w="1185"/>
        <w:gridCol w:w="973"/>
        <w:gridCol w:w="971"/>
        <w:gridCol w:w="971"/>
        <w:gridCol w:w="913"/>
        <w:gridCol w:w="784"/>
        <w:gridCol w:w="840"/>
        <w:gridCol w:w="842"/>
        <w:gridCol w:w="1349"/>
      </w:tblGrid>
      <w:tr w:rsidR="004863D8" w:rsidRPr="009676D7" w14:paraId="7188FF48" w14:textId="77777777" w:rsidTr="00F149A0">
        <w:trPr>
          <w:trHeight w:val="1134"/>
        </w:trPr>
        <w:tc>
          <w:tcPr>
            <w:tcW w:w="671" w:type="pct"/>
            <w:shd w:val="clear" w:color="auto" w:fill="002060"/>
            <w:noWrap/>
            <w:vAlign w:val="center"/>
            <w:hideMark/>
          </w:tcPr>
          <w:p w14:paraId="49972B1A" w14:textId="77777777" w:rsidR="004863D8" w:rsidRPr="009676D7" w:rsidRDefault="004863D8" w:rsidP="00F149A0">
            <w:pPr>
              <w:jc w:val="center"/>
              <w:rPr>
                <w:rFonts w:ascii="Times New Roman" w:eastAsia="Arial" w:hAnsi="Times New Roman" w:cs="Times New Roman"/>
                <w:b/>
                <w:sz w:val="16"/>
                <w:szCs w:val="16"/>
                <w:lang w:eastAsia="es-CO"/>
              </w:rPr>
            </w:pPr>
            <w:r w:rsidRPr="009676D7">
              <w:rPr>
                <w:rFonts w:ascii="Times New Roman" w:eastAsia="Arial" w:hAnsi="Times New Roman" w:cs="Times New Roman"/>
                <w:b/>
                <w:sz w:val="16"/>
                <w:szCs w:val="16"/>
                <w:lang w:eastAsia="es-CO"/>
              </w:rPr>
              <w:t>Municipio</w:t>
            </w:r>
          </w:p>
        </w:tc>
        <w:tc>
          <w:tcPr>
            <w:tcW w:w="551" w:type="pct"/>
            <w:shd w:val="clear" w:color="auto" w:fill="002060"/>
            <w:noWrap/>
            <w:textDirection w:val="btLr"/>
            <w:vAlign w:val="center"/>
            <w:hideMark/>
          </w:tcPr>
          <w:p w14:paraId="475D7091" w14:textId="77777777" w:rsidR="004863D8" w:rsidRPr="009676D7" w:rsidRDefault="004863D8" w:rsidP="00F149A0">
            <w:pPr>
              <w:ind w:left="113" w:right="113"/>
              <w:jc w:val="center"/>
              <w:rPr>
                <w:rFonts w:ascii="Times New Roman" w:eastAsia="Arial" w:hAnsi="Times New Roman" w:cs="Times New Roman"/>
                <w:b/>
                <w:sz w:val="16"/>
                <w:szCs w:val="16"/>
                <w:lang w:eastAsia="es-CO"/>
              </w:rPr>
            </w:pPr>
            <w:r w:rsidRPr="009676D7">
              <w:rPr>
                <w:rFonts w:ascii="Times New Roman" w:eastAsia="Arial" w:hAnsi="Times New Roman" w:cs="Times New Roman"/>
                <w:b/>
                <w:sz w:val="16"/>
                <w:szCs w:val="16"/>
                <w:lang w:eastAsia="es-CO"/>
              </w:rPr>
              <w:t>Bovinos</w:t>
            </w:r>
          </w:p>
        </w:tc>
        <w:tc>
          <w:tcPr>
            <w:tcW w:w="550" w:type="pct"/>
            <w:shd w:val="clear" w:color="auto" w:fill="002060"/>
            <w:noWrap/>
            <w:textDirection w:val="btLr"/>
            <w:vAlign w:val="center"/>
            <w:hideMark/>
          </w:tcPr>
          <w:p w14:paraId="66B448A2" w14:textId="77777777" w:rsidR="004863D8" w:rsidRPr="009676D7" w:rsidRDefault="004863D8" w:rsidP="00F149A0">
            <w:pPr>
              <w:ind w:left="113" w:right="113"/>
              <w:jc w:val="center"/>
              <w:rPr>
                <w:rFonts w:ascii="Times New Roman" w:eastAsia="Arial" w:hAnsi="Times New Roman" w:cs="Times New Roman"/>
                <w:b/>
                <w:sz w:val="16"/>
                <w:szCs w:val="16"/>
                <w:lang w:eastAsia="es-CO"/>
              </w:rPr>
            </w:pPr>
            <w:r w:rsidRPr="009676D7">
              <w:rPr>
                <w:rFonts w:ascii="Times New Roman" w:eastAsia="Arial" w:hAnsi="Times New Roman" w:cs="Times New Roman"/>
                <w:b/>
                <w:sz w:val="16"/>
                <w:szCs w:val="16"/>
                <w:lang w:eastAsia="es-CO"/>
              </w:rPr>
              <w:t>Aves</w:t>
            </w:r>
          </w:p>
        </w:tc>
        <w:tc>
          <w:tcPr>
            <w:tcW w:w="550" w:type="pct"/>
            <w:shd w:val="clear" w:color="auto" w:fill="002060"/>
            <w:noWrap/>
            <w:textDirection w:val="btLr"/>
            <w:vAlign w:val="center"/>
            <w:hideMark/>
          </w:tcPr>
          <w:p w14:paraId="2D536683" w14:textId="77777777" w:rsidR="004863D8" w:rsidRPr="009676D7" w:rsidRDefault="004863D8" w:rsidP="00F149A0">
            <w:pPr>
              <w:ind w:left="113" w:right="113"/>
              <w:jc w:val="center"/>
              <w:rPr>
                <w:rFonts w:ascii="Times New Roman" w:eastAsia="Arial" w:hAnsi="Times New Roman" w:cs="Times New Roman"/>
                <w:b/>
                <w:sz w:val="16"/>
                <w:szCs w:val="16"/>
                <w:lang w:eastAsia="es-CO"/>
              </w:rPr>
            </w:pPr>
            <w:r w:rsidRPr="009676D7">
              <w:rPr>
                <w:rFonts w:ascii="Times New Roman" w:eastAsia="Arial" w:hAnsi="Times New Roman" w:cs="Times New Roman"/>
                <w:b/>
                <w:sz w:val="16"/>
                <w:szCs w:val="16"/>
                <w:lang w:eastAsia="es-CO"/>
              </w:rPr>
              <w:t>Porcinos</w:t>
            </w:r>
          </w:p>
        </w:tc>
        <w:tc>
          <w:tcPr>
            <w:tcW w:w="517" w:type="pct"/>
            <w:shd w:val="clear" w:color="auto" w:fill="002060"/>
            <w:noWrap/>
            <w:textDirection w:val="btLr"/>
            <w:vAlign w:val="center"/>
            <w:hideMark/>
          </w:tcPr>
          <w:p w14:paraId="73908C80" w14:textId="77777777" w:rsidR="004863D8" w:rsidRPr="009676D7" w:rsidRDefault="004863D8" w:rsidP="00F149A0">
            <w:pPr>
              <w:ind w:left="113" w:right="113"/>
              <w:jc w:val="center"/>
              <w:rPr>
                <w:rFonts w:ascii="Times New Roman" w:eastAsia="Arial" w:hAnsi="Times New Roman" w:cs="Times New Roman"/>
                <w:b/>
                <w:sz w:val="16"/>
                <w:szCs w:val="16"/>
                <w:lang w:eastAsia="es-CO"/>
              </w:rPr>
            </w:pPr>
            <w:r w:rsidRPr="009676D7">
              <w:rPr>
                <w:rFonts w:ascii="Times New Roman" w:eastAsia="Arial" w:hAnsi="Times New Roman" w:cs="Times New Roman"/>
                <w:b/>
                <w:sz w:val="16"/>
                <w:szCs w:val="16"/>
                <w:lang w:eastAsia="es-CO"/>
              </w:rPr>
              <w:t>Equinos</w:t>
            </w:r>
          </w:p>
        </w:tc>
        <w:tc>
          <w:tcPr>
            <w:tcW w:w="444" w:type="pct"/>
            <w:shd w:val="clear" w:color="auto" w:fill="002060"/>
            <w:noWrap/>
            <w:textDirection w:val="btLr"/>
            <w:vAlign w:val="center"/>
            <w:hideMark/>
          </w:tcPr>
          <w:p w14:paraId="0B6AED55" w14:textId="77777777" w:rsidR="004863D8" w:rsidRPr="009676D7" w:rsidRDefault="004863D8" w:rsidP="00F149A0">
            <w:pPr>
              <w:ind w:left="113" w:right="113"/>
              <w:jc w:val="center"/>
              <w:rPr>
                <w:rFonts w:ascii="Times New Roman" w:eastAsia="Arial" w:hAnsi="Times New Roman" w:cs="Times New Roman"/>
                <w:b/>
                <w:sz w:val="16"/>
                <w:szCs w:val="16"/>
                <w:lang w:eastAsia="es-CO"/>
              </w:rPr>
            </w:pPr>
            <w:r w:rsidRPr="009676D7">
              <w:rPr>
                <w:rFonts w:ascii="Times New Roman" w:eastAsia="Arial" w:hAnsi="Times New Roman" w:cs="Times New Roman"/>
                <w:b/>
                <w:sz w:val="16"/>
                <w:szCs w:val="16"/>
                <w:lang w:eastAsia="es-CO"/>
              </w:rPr>
              <w:t>Ovinos</w:t>
            </w:r>
          </w:p>
        </w:tc>
        <w:tc>
          <w:tcPr>
            <w:tcW w:w="476" w:type="pct"/>
            <w:shd w:val="clear" w:color="auto" w:fill="002060"/>
            <w:noWrap/>
            <w:textDirection w:val="btLr"/>
            <w:vAlign w:val="center"/>
            <w:hideMark/>
          </w:tcPr>
          <w:p w14:paraId="201F9FD6" w14:textId="77777777" w:rsidR="004863D8" w:rsidRPr="009676D7" w:rsidRDefault="004863D8" w:rsidP="00F149A0">
            <w:pPr>
              <w:ind w:left="113" w:right="113"/>
              <w:jc w:val="center"/>
              <w:rPr>
                <w:rFonts w:ascii="Times New Roman" w:eastAsia="Arial" w:hAnsi="Times New Roman" w:cs="Times New Roman"/>
                <w:b/>
                <w:sz w:val="16"/>
                <w:szCs w:val="16"/>
                <w:lang w:eastAsia="es-CO"/>
              </w:rPr>
            </w:pPr>
            <w:r w:rsidRPr="009676D7">
              <w:rPr>
                <w:rFonts w:ascii="Times New Roman" w:eastAsia="Arial" w:hAnsi="Times New Roman" w:cs="Times New Roman"/>
                <w:b/>
                <w:sz w:val="16"/>
                <w:szCs w:val="16"/>
                <w:lang w:eastAsia="es-CO"/>
              </w:rPr>
              <w:t>Caprinos</w:t>
            </w:r>
          </w:p>
        </w:tc>
        <w:tc>
          <w:tcPr>
            <w:tcW w:w="477" w:type="pct"/>
            <w:shd w:val="clear" w:color="auto" w:fill="002060"/>
            <w:noWrap/>
            <w:textDirection w:val="btLr"/>
            <w:vAlign w:val="center"/>
            <w:hideMark/>
          </w:tcPr>
          <w:p w14:paraId="784392EE" w14:textId="77777777" w:rsidR="004863D8" w:rsidRPr="009676D7" w:rsidRDefault="004863D8" w:rsidP="00F149A0">
            <w:pPr>
              <w:ind w:left="113" w:right="113"/>
              <w:jc w:val="center"/>
              <w:rPr>
                <w:rFonts w:ascii="Times New Roman" w:eastAsia="Arial" w:hAnsi="Times New Roman" w:cs="Times New Roman"/>
                <w:b/>
                <w:sz w:val="16"/>
                <w:szCs w:val="16"/>
                <w:lang w:eastAsia="es-CO"/>
              </w:rPr>
            </w:pPr>
            <w:r w:rsidRPr="009676D7">
              <w:rPr>
                <w:rFonts w:ascii="Times New Roman" w:eastAsia="Arial" w:hAnsi="Times New Roman" w:cs="Times New Roman"/>
                <w:b/>
                <w:sz w:val="16"/>
                <w:szCs w:val="16"/>
                <w:lang w:eastAsia="es-CO"/>
              </w:rPr>
              <w:t>Bufalinos</w:t>
            </w:r>
          </w:p>
        </w:tc>
        <w:tc>
          <w:tcPr>
            <w:tcW w:w="765" w:type="pct"/>
            <w:shd w:val="clear" w:color="auto" w:fill="002060"/>
            <w:noWrap/>
            <w:vAlign w:val="center"/>
            <w:hideMark/>
          </w:tcPr>
          <w:p w14:paraId="5368AB85" w14:textId="77777777" w:rsidR="004863D8" w:rsidRPr="009676D7" w:rsidRDefault="004863D8" w:rsidP="00F149A0">
            <w:pPr>
              <w:jc w:val="center"/>
              <w:rPr>
                <w:rFonts w:ascii="Times New Roman" w:eastAsia="Arial" w:hAnsi="Times New Roman" w:cs="Times New Roman"/>
                <w:b/>
                <w:bCs/>
                <w:sz w:val="16"/>
                <w:szCs w:val="16"/>
                <w:lang w:eastAsia="es-CO"/>
              </w:rPr>
            </w:pPr>
            <w:r w:rsidRPr="73BC2806">
              <w:rPr>
                <w:rFonts w:ascii="Times New Roman" w:eastAsia="Arial" w:hAnsi="Times New Roman" w:cs="Times New Roman"/>
                <w:b/>
                <w:bCs/>
                <w:sz w:val="16"/>
                <w:szCs w:val="16"/>
                <w:lang w:eastAsia="es-CO"/>
              </w:rPr>
              <w:t>Total</w:t>
            </w:r>
          </w:p>
        </w:tc>
      </w:tr>
      <w:tr w:rsidR="004863D8" w:rsidRPr="009676D7" w14:paraId="4A6CB0BE" w14:textId="77777777" w:rsidTr="00F149A0">
        <w:trPr>
          <w:trHeight w:val="290"/>
        </w:trPr>
        <w:tc>
          <w:tcPr>
            <w:tcW w:w="671" w:type="pct"/>
            <w:noWrap/>
            <w:hideMark/>
          </w:tcPr>
          <w:p w14:paraId="2FB65190" w14:textId="77777777" w:rsidR="004863D8" w:rsidRPr="009676D7" w:rsidRDefault="004863D8" w:rsidP="00F149A0">
            <w:pP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Angostura</w:t>
            </w:r>
          </w:p>
        </w:tc>
        <w:tc>
          <w:tcPr>
            <w:tcW w:w="551" w:type="pct"/>
            <w:noWrap/>
            <w:vAlign w:val="center"/>
            <w:hideMark/>
          </w:tcPr>
          <w:p w14:paraId="0063C414"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15.263</w:t>
            </w:r>
          </w:p>
        </w:tc>
        <w:tc>
          <w:tcPr>
            <w:tcW w:w="550" w:type="pct"/>
            <w:noWrap/>
            <w:vAlign w:val="center"/>
            <w:hideMark/>
          </w:tcPr>
          <w:p w14:paraId="0E65E0AD"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2.256</w:t>
            </w:r>
          </w:p>
        </w:tc>
        <w:tc>
          <w:tcPr>
            <w:tcW w:w="550" w:type="pct"/>
            <w:noWrap/>
            <w:vAlign w:val="center"/>
            <w:hideMark/>
          </w:tcPr>
          <w:p w14:paraId="7569032B"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11.972</w:t>
            </w:r>
          </w:p>
        </w:tc>
        <w:tc>
          <w:tcPr>
            <w:tcW w:w="517" w:type="pct"/>
            <w:noWrap/>
            <w:vAlign w:val="center"/>
            <w:hideMark/>
          </w:tcPr>
          <w:p w14:paraId="58AB8B47"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1.150</w:t>
            </w:r>
          </w:p>
        </w:tc>
        <w:tc>
          <w:tcPr>
            <w:tcW w:w="444" w:type="pct"/>
            <w:noWrap/>
            <w:vAlign w:val="center"/>
            <w:hideMark/>
          </w:tcPr>
          <w:p w14:paraId="480AFC2F"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476" w:type="pct"/>
            <w:noWrap/>
            <w:vAlign w:val="center"/>
            <w:hideMark/>
          </w:tcPr>
          <w:p w14:paraId="6879654C"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13</w:t>
            </w:r>
          </w:p>
        </w:tc>
        <w:tc>
          <w:tcPr>
            <w:tcW w:w="477" w:type="pct"/>
            <w:noWrap/>
            <w:vAlign w:val="center"/>
            <w:hideMark/>
          </w:tcPr>
          <w:p w14:paraId="143006BA"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11</w:t>
            </w:r>
          </w:p>
        </w:tc>
        <w:tc>
          <w:tcPr>
            <w:tcW w:w="765" w:type="pct"/>
            <w:noWrap/>
            <w:vAlign w:val="center"/>
            <w:hideMark/>
          </w:tcPr>
          <w:p w14:paraId="117ED98D"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30.665</w:t>
            </w:r>
          </w:p>
        </w:tc>
      </w:tr>
      <w:tr w:rsidR="004863D8" w:rsidRPr="009676D7" w14:paraId="27B8CD09" w14:textId="77777777" w:rsidTr="00F149A0">
        <w:trPr>
          <w:trHeight w:val="290"/>
        </w:trPr>
        <w:tc>
          <w:tcPr>
            <w:tcW w:w="671" w:type="pct"/>
            <w:noWrap/>
            <w:hideMark/>
          </w:tcPr>
          <w:p w14:paraId="46C53D8B" w14:textId="77777777" w:rsidR="004863D8" w:rsidRPr="009676D7" w:rsidRDefault="004863D8" w:rsidP="00F149A0">
            <w:pP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Anorí</w:t>
            </w:r>
          </w:p>
        </w:tc>
        <w:tc>
          <w:tcPr>
            <w:tcW w:w="551" w:type="pct"/>
            <w:noWrap/>
            <w:vAlign w:val="center"/>
            <w:hideMark/>
          </w:tcPr>
          <w:p w14:paraId="17D6D324"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38.015</w:t>
            </w:r>
          </w:p>
        </w:tc>
        <w:tc>
          <w:tcPr>
            <w:tcW w:w="550" w:type="pct"/>
            <w:noWrap/>
            <w:vAlign w:val="center"/>
            <w:hideMark/>
          </w:tcPr>
          <w:p w14:paraId="276ED728"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7.165</w:t>
            </w:r>
          </w:p>
        </w:tc>
        <w:tc>
          <w:tcPr>
            <w:tcW w:w="550" w:type="pct"/>
            <w:noWrap/>
            <w:vAlign w:val="center"/>
            <w:hideMark/>
          </w:tcPr>
          <w:p w14:paraId="6240F385"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4.073</w:t>
            </w:r>
          </w:p>
        </w:tc>
        <w:tc>
          <w:tcPr>
            <w:tcW w:w="517" w:type="pct"/>
            <w:noWrap/>
            <w:vAlign w:val="center"/>
            <w:hideMark/>
          </w:tcPr>
          <w:p w14:paraId="70CB14EC"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2.670</w:t>
            </w:r>
          </w:p>
        </w:tc>
        <w:tc>
          <w:tcPr>
            <w:tcW w:w="444" w:type="pct"/>
            <w:noWrap/>
            <w:vAlign w:val="center"/>
            <w:hideMark/>
          </w:tcPr>
          <w:p w14:paraId="39EE993F"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476" w:type="pct"/>
            <w:noWrap/>
            <w:vAlign w:val="center"/>
            <w:hideMark/>
          </w:tcPr>
          <w:p w14:paraId="1179D4F0"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3</w:t>
            </w:r>
          </w:p>
        </w:tc>
        <w:tc>
          <w:tcPr>
            <w:tcW w:w="477" w:type="pct"/>
            <w:noWrap/>
            <w:vAlign w:val="center"/>
            <w:hideMark/>
          </w:tcPr>
          <w:p w14:paraId="09EAC6DE"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22</w:t>
            </w:r>
          </w:p>
        </w:tc>
        <w:tc>
          <w:tcPr>
            <w:tcW w:w="765" w:type="pct"/>
            <w:noWrap/>
            <w:vAlign w:val="center"/>
            <w:hideMark/>
          </w:tcPr>
          <w:p w14:paraId="0EDBF7A9"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51.948</w:t>
            </w:r>
          </w:p>
        </w:tc>
      </w:tr>
      <w:tr w:rsidR="004863D8" w:rsidRPr="009676D7" w14:paraId="73DBA423" w14:textId="77777777" w:rsidTr="00F149A0">
        <w:trPr>
          <w:trHeight w:val="290"/>
        </w:trPr>
        <w:tc>
          <w:tcPr>
            <w:tcW w:w="671" w:type="pct"/>
            <w:noWrap/>
            <w:hideMark/>
          </w:tcPr>
          <w:p w14:paraId="779EA669" w14:textId="77777777" w:rsidR="004863D8" w:rsidRPr="009676D7" w:rsidRDefault="004863D8" w:rsidP="00F149A0">
            <w:pP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Briceño</w:t>
            </w:r>
          </w:p>
        </w:tc>
        <w:tc>
          <w:tcPr>
            <w:tcW w:w="551" w:type="pct"/>
            <w:noWrap/>
            <w:vAlign w:val="center"/>
            <w:hideMark/>
          </w:tcPr>
          <w:p w14:paraId="1C6309AD"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20.137</w:t>
            </w:r>
          </w:p>
        </w:tc>
        <w:tc>
          <w:tcPr>
            <w:tcW w:w="550" w:type="pct"/>
            <w:noWrap/>
            <w:vAlign w:val="center"/>
            <w:hideMark/>
          </w:tcPr>
          <w:p w14:paraId="1E76EB52"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371</w:t>
            </w:r>
          </w:p>
        </w:tc>
        <w:tc>
          <w:tcPr>
            <w:tcW w:w="550" w:type="pct"/>
            <w:noWrap/>
            <w:vAlign w:val="center"/>
            <w:hideMark/>
          </w:tcPr>
          <w:p w14:paraId="532E687A"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808</w:t>
            </w:r>
          </w:p>
        </w:tc>
        <w:tc>
          <w:tcPr>
            <w:tcW w:w="517" w:type="pct"/>
            <w:noWrap/>
            <w:vAlign w:val="center"/>
            <w:hideMark/>
          </w:tcPr>
          <w:p w14:paraId="366AF94C"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1.530</w:t>
            </w:r>
          </w:p>
        </w:tc>
        <w:tc>
          <w:tcPr>
            <w:tcW w:w="444" w:type="pct"/>
            <w:noWrap/>
            <w:vAlign w:val="center"/>
            <w:hideMark/>
          </w:tcPr>
          <w:p w14:paraId="40EA9E71"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476" w:type="pct"/>
            <w:noWrap/>
            <w:vAlign w:val="center"/>
            <w:hideMark/>
          </w:tcPr>
          <w:p w14:paraId="03CD39FC"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477" w:type="pct"/>
            <w:noWrap/>
            <w:vAlign w:val="center"/>
            <w:hideMark/>
          </w:tcPr>
          <w:p w14:paraId="73361F5B"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765" w:type="pct"/>
            <w:noWrap/>
            <w:vAlign w:val="center"/>
            <w:hideMark/>
          </w:tcPr>
          <w:p w14:paraId="7E5DE9B4"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22.846</w:t>
            </w:r>
          </w:p>
        </w:tc>
      </w:tr>
      <w:tr w:rsidR="004863D8" w:rsidRPr="009676D7" w14:paraId="3C920C0F" w14:textId="77777777" w:rsidTr="00F149A0">
        <w:trPr>
          <w:trHeight w:val="290"/>
        </w:trPr>
        <w:tc>
          <w:tcPr>
            <w:tcW w:w="671" w:type="pct"/>
            <w:noWrap/>
            <w:hideMark/>
          </w:tcPr>
          <w:p w14:paraId="4C34B565" w14:textId="77777777" w:rsidR="004863D8" w:rsidRPr="009676D7" w:rsidRDefault="004863D8" w:rsidP="00F149A0">
            <w:pP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Campamento</w:t>
            </w:r>
          </w:p>
        </w:tc>
        <w:tc>
          <w:tcPr>
            <w:tcW w:w="551" w:type="pct"/>
            <w:noWrap/>
            <w:vAlign w:val="center"/>
            <w:hideMark/>
          </w:tcPr>
          <w:p w14:paraId="1D1FC613"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9.352</w:t>
            </w:r>
          </w:p>
        </w:tc>
        <w:tc>
          <w:tcPr>
            <w:tcW w:w="550" w:type="pct"/>
            <w:noWrap/>
            <w:vAlign w:val="center"/>
            <w:hideMark/>
          </w:tcPr>
          <w:p w14:paraId="66FE8D55"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1.145</w:t>
            </w:r>
          </w:p>
        </w:tc>
        <w:tc>
          <w:tcPr>
            <w:tcW w:w="550" w:type="pct"/>
            <w:noWrap/>
            <w:vAlign w:val="center"/>
            <w:hideMark/>
          </w:tcPr>
          <w:p w14:paraId="4E80EC31"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850</w:t>
            </w:r>
          </w:p>
        </w:tc>
        <w:tc>
          <w:tcPr>
            <w:tcW w:w="517" w:type="pct"/>
            <w:noWrap/>
            <w:vAlign w:val="center"/>
            <w:hideMark/>
          </w:tcPr>
          <w:p w14:paraId="42F1E65F"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729</w:t>
            </w:r>
          </w:p>
        </w:tc>
        <w:tc>
          <w:tcPr>
            <w:tcW w:w="444" w:type="pct"/>
            <w:noWrap/>
            <w:vAlign w:val="center"/>
            <w:hideMark/>
          </w:tcPr>
          <w:p w14:paraId="551FAACB"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w:t>
            </w:r>
          </w:p>
        </w:tc>
        <w:tc>
          <w:tcPr>
            <w:tcW w:w="476" w:type="pct"/>
            <w:noWrap/>
            <w:vAlign w:val="center"/>
            <w:hideMark/>
          </w:tcPr>
          <w:p w14:paraId="3AE8173F"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25</w:t>
            </w:r>
          </w:p>
        </w:tc>
        <w:tc>
          <w:tcPr>
            <w:tcW w:w="477" w:type="pct"/>
            <w:noWrap/>
            <w:vAlign w:val="center"/>
            <w:hideMark/>
          </w:tcPr>
          <w:p w14:paraId="74D09C22"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11</w:t>
            </w:r>
          </w:p>
        </w:tc>
        <w:tc>
          <w:tcPr>
            <w:tcW w:w="765" w:type="pct"/>
            <w:noWrap/>
            <w:vAlign w:val="center"/>
            <w:hideMark/>
          </w:tcPr>
          <w:p w14:paraId="0202B2CD"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12.113</w:t>
            </w:r>
          </w:p>
        </w:tc>
      </w:tr>
      <w:tr w:rsidR="004863D8" w:rsidRPr="009676D7" w14:paraId="38A222D0" w14:textId="77777777" w:rsidTr="00F149A0">
        <w:trPr>
          <w:trHeight w:val="290"/>
        </w:trPr>
        <w:tc>
          <w:tcPr>
            <w:tcW w:w="671" w:type="pct"/>
            <w:noWrap/>
            <w:hideMark/>
          </w:tcPr>
          <w:p w14:paraId="49E56E06" w14:textId="77777777" w:rsidR="004863D8" w:rsidRPr="009676D7" w:rsidRDefault="004863D8" w:rsidP="00F149A0">
            <w:pP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Carolina del Príncipe</w:t>
            </w:r>
          </w:p>
        </w:tc>
        <w:tc>
          <w:tcPr>
            <w:tcW w:w="551" w:type="pct"/>
            <w:noWrap/>
            <w:vAlign w:val="center"/>
            <w:hideMark/>
          </w:tcPr>
          <w:p w14:paraId="01BAAD1B"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5.143</w:t>
            </w:r>
          </w:p>
        </w:tc>
        <w:tc>
          <w:tcPr>
            <w:tcW w:w="550" w:type="pct"/>
            <w:noWrap/>
            <w:vAlign w:val="center"/>
            <w:hideMark/>
          </w:tcPr>
          <w:p w14:paraId="718F9EE0"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1.193</w:t>
            </w:r>
          </w:p>
        </w:tc>
        <w:tc>
          <w:tcPr>
            <w:tcW w:w="550" w:type="pct"/>
            <w:noWrap/>
            <w:vAlign w:val="center"/>
            <w:hideMark/>
          </w:tcPr>
          <w:p w14:paraId="2DCEEED1"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19.599</w:t>
            </w:r>
          </w:p>
        </w:tc>
        <w:tc>
          <w:tcPr>
            <w:tcW w:w="517" w:type="pct"/>
            <w:noWrap/>
            <w:vAlign w:val="center"/>
            <w:hideMark/>
          </w:tcPr>
          <w:p w14:paraId="76AC80A5"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1.361</w:t>
            </w:r>
          </w:p>
        </w:tc>
        <w:tc>
          <w:tcPr>
            <w:tcW w:w="444" w:type="pct"/>
            <w:noWrap/>
            <w:vAlign w:val="center"/>
            <w:hideMark/>
          </w:tcPr>
          <w:p w14:paraId="52D02709"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6</w:t>
            </w:r>
          </w:p>
        </w:tc>
        <w:tc>
          <w:tcPr>
            <w:tcW w:w="476" w:type="pct"/>
            <w:noWrap/>
            <w:vAlign w:val="center"/>
            <w:hideMark/>
          </w:tcPr>
          <w:p w14:paraId="16767018"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5</w:t>
            </w:r>
          </w:p>
        </w:tc>
        <w:tc>
          <w:tcPr>
            <w:tcW w:w="477" w:type="pct"/>
            <w:noWrap/>
            <w:vAlign w:val="center"/>
            <w:hideMark/>
          </w:tcPr>
          <w:p w14:paraId="58B70ACE"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765" w:type="pct"/>
            <w:noWrap/>
            <w:vAlign w:val="center"/>
            <w:hideMark/>
          </w:tcPr>
          <w:p w14:paraId="0126629F"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27.307</w:t>
            </w:r>
          </w:p>
        </w:tc>
      </w:tr>
      <w:tr w:rsidR="004863D8" w:rsidRPr="009676D7" w14:paraId="1AA3780E" w14:textId="77777777" w:rsidTr="00F149A0">
        <w:trPr>
          <w:trHeight w:val="290"/>
        </w:trPr>
        <w:tc>
          <w:tcPr>
            <w:tcW w:w="671" w:type="pct"/>
            <w:noWrap/>
            <w:hideMark/>
          </w:tcPr>
          <w:p w14:paraId="3F1E501E" w14:textId="77777777" w:rsidR="004863D8" w:rsidRPr="009676D7" w:rsidRDefault="004863D8" w:rsidP="00F149A0">
            <w:pP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Gómez Plata</w:t>
            </w:r>
          </w:p>
        </w:tc>
        <w:tc>
          <w:tcPr>
            <w:tcW w:w="551" w:type="pct"/>
            <w:noWrap/>
            <w:vAlign w:val="center"/>
            <w:hideMark/>
          </w:tcPr>
          <w:p w14:paraId="08F469F1"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17.954</w:t>
            </w:r>
          </w:p>
        </w:tc>
        <w:tc>
          <w:tcPr>
            <w:tcW w:w="550" w:type="pct"/>
            <w:noWrap/>
            <w:vAlign w:val="center"/>
            <w:hideMark/>
          </w:tcPr>
          <w:p w14:paraId="2390EA44"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13.200</w:t>
            </w:r>
          </w:p>
        </w:tc>
        <w:tc>
          <w:tcPr>
            <w:tcW w:w="550" w:type="pct"/>
            <w:noWrap/>
            <w:vAlign w:val="center"/>
            <w:hideMark/>
          </w:tcPr>
          <w:p w14:paraId="0977F086"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30.474</w:t>
            </w:r>
          </w:p>
        </w:tc>
        <w:tc>
          <w:tcPr>
            <w:tcW w:w="517" w:type="pct"/>
            <w:noWrap/>
            <w:vAlign w:val="center"/>
            <w:hideMark/>
          </w:tcPr>
          <w:p w14:paraId="5952F289"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1.483</w:t>
            </w:r>
          </w:p>
        </w:tc>
        <w:tc>
          <w:tcPr>
            <w:tcW w:w="444" w:type="pct"/>
            <w:noWrap/>
            <w:vAlign w:val="center"/>
            <w:hideMark/>
          </w:tcPr>
          <w:p w14:paraId="5E2F51E7"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476" w:type="pct"/>
            <w:noWrap/>
            <w:vAlign w:val="center"/>
            <w:hideMark/>
          </w:tcPr>
          <w:p w14:paraId="5865E67B"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477" w:type="pct"/>
            <w:noWrap/>
            <w:vAlign w:val="center"/>
            <w:hideMark/>
          </w:tcPr>
          <w:p w14:paraId="5847D52C"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122</w:t>
            </w:r>
          </w:p>
        </w:tc>
        <w:tc>
          <w:tcPr>
            <w:tcW w:w="765" w:type="pct"/>
            <w:noWrap/>
            <w:vAlign w:val="center"/>
            <w:hideMark/>
          </w:tcPr>
          <w:p w14:paraId="56C9E6AE"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63.233</w:t>
            </w:r>
          </w:p>
        </w:tc>
      </w:tr>
      <w:tr w:rsidR="004863D8" w:rsidRPr="009676D7" w14:paraId="323031ED" w14:textId="77777777" w:rsidTr="00F149A0">
        <w:trPr>
          <w:trHeight w:val="290"/>
        </w:trPr>
        <w:tc>
          <w:tcPr>
            <w:tcW w:w="671" w:type="pct"/>
            <w:noWrap/>
            <w:hideMark/>
          </w:tcPr>
          <w:p w14:paraId="0C417892" w14:textId="77777777" w:rsidR="004863D8" w:rsidRPr="009676D7" w:rsidRDefault="004863D8" w:rsidP="00F149A0">
            <w:pP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Guadalupe</w:t>
            </w:r>
          </w:p>
        </w:tc>
        <w:tc>
          <w:tcPr>
            <w:tcW w:w="551" w:type="pct"/>
            <w:noWrap/>
            <w:vAlign w:val="center"/>
            <w:hideMark/>
          </w:tcPr>
          <w:p w14:paraId="46BB3774"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8.029</w:t>
            </w:r>
          </w:p>
        </w:tc>
        <w:tc>
          <w:tcPr>
            <w:tcW w:w="550" w:type="pct"/>
            <w:noWrap/>
            <w:vAlign w:val="center"/>
            <w:hideMark/>
          </w:tcPr>
          <w:p w14:paraId="174B42BF"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432</w:t>
            </w:r>
          </w:p>
        </w:tc>
        <w:tc>
          <w:tcPr>
            <w:tcW w:w="550" w:type="pct"/>
            <w:noWrap/>
            <w:vAlign w:val="center"/>
            <w:hideMark/>
          </w:tcPr>
          <w:p w14:paraId="3D4C588D"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283</w:t>
            </w:r>
          </w:p>
        </w:tc>
        <w:tc>
          <w:tcPr>
            <w:tcW w:w="517" w:type="pct"/>
            <w:noWrap/>
            <w:vAlign w:val="center"/>
            <w:hideMark/>
          </w:tcPr>
          <w:p w14:paraId="34EDF7C8"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379</w:t>
            </w:r>
          </w:p>
        </w:tc>
        <w:tc>
          <w:tcPr>
            <w:tcW w:w="444" w:type="pct"/>
            <w:noWrap/>
            <w:vAlign w:val="center"/>
            <w:hideMark/>
          </w:tcPr>
          <w:p w14:paraId="28479657"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476" w:type="pct"/>
            <w:noWrap/>
            <w:vAlign w:val="center"/>
            <w:hideMark/>
          </w:tcPr>
          <w:p w14:paraId="5D5F438C"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477" w:type="pct"/>
            <w:noWrap/>
            <w:vAlign w:val="center"/>
            <w:hideMark/>
          </w:tcPr>
          <w:p w14:paraId="2AAF37B0"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765" w:type="pct"/>
            <w:noWrap/>
            <w:vAlign w:val="center"/>
            <w:hideMark/>
          </w:tcPr>
          <w:p w14:paraId="1EF82F02"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9.123</w:t>
            </w:r>
          </w:p>
        </w:tc>
      </w:tr>
      <w:tr w:rsidR="004863D8" w:rsidRPr="009676D7" w14:paraId="522F1DC9" w14:textId="77777777" w:rsidTr="00F149A0">
        <w:trPr>
          <w:trHeight w:val="290"/>
        </w:trPr>
        <w:tc>
          <w:tcPr>
            <w:tcW w:w="671" w:type="pct"/>
            <w:noWrap/>
            <w:hideMark/>
          </w:tcPr>
          <w:p w14:paraId="7DF80E89" w14:textId="77777777" w:rsidR="004863D8" w:rsidRPr="009676D7" w:rsidRDefault="004863D8" w:rsidP="00F149A0">
            <w:pP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Ituango</w:t>
            </w:r>
          </w:p>
        </w:tc>
        <w:tc>
          <w:tcPr>
            <w:tcW w:w="551" w:type="pct"/>
            <w:noWrap/>
            <w:vAlign w:val="center"/>
            <w:hideMark/>
          </w:tcPr>
          <w:p w14:paraId="30529BE0"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42.351</w:t>
            </w:r>
          </w:p>
        </w:tc>
        <w:tc>
          <w:tcPr>
            <w:tcW w:w="550" w:type="pct"/>
            <w:noWrap/>
            <w:vAlign w:val="center"/>
            <w:hideMark/>
          </w:tcPr>
          <w:p w14:paraId="6C32AED3"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3.178</w:t>
            </w:r>
          </w:p>
        </w:tc>
        <w:tc>
          <w:tcPr>
            <w:tcW w:w="550" w:type="pct"/>
            <w:noWrap/>
            <w:vAlign w:val="center"/>
            <w:hideMark/>
          </w:tcPr>
          <w:p w14:paraId="6F69B54F"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1.130</w:t>
            </w:r>
          </w:p>
        </w:tc>
        <w:tc>
          <w:tcPr>
            <w:tcW w:w="517" w:type="pct"/>
            <w:noWrap/>
            <w:vAlign w:val="center"/>
            <w:hideMark/>
          </w:tcPr>
          <w:p w14:paraId="455D7DD4"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4.654</w:t>
            </w:r>
          </w:p>
        </w:tc>
        <w:tc>
          <w:tcPr>
            <w:tcW w:w="444" w:type="pct"/>
            <w:noWrap/>
            <w:vAlign w:val="center"/>
            <w:hideMark/>
          </w:tcPr>
          <w:p w14:paraId="2EB0F7AC"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4</w:t>
            </w:r>
          </w:p>
        </w:tc>
        <w:tc>
          <w:tcPr>
            <w:tcW w:w="476" w:type="pct"/>
            <w:noWrap/>
            <w:vAlign w:val="center"/>
            <w:hideMark/>
          </w:tcPr>
          <w:p w14:paraId="561A4A2A"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8</w:t>
            </w:r>
          </w:p>
        </w:tc>
        <w:tc>
          <w:tcPr>
            <w:tcW w:w="477" w:type="pct"/>
            <w:noWrap/>
            <w:vAlign w:val="center"/>
            <w:hideMark/>
          </w:tcPr>
          <w:p w14:paraId="499C0E71"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765" w:type="pct"/>
            <w:noWrap/>
            <w:vAlign w:val="center"/>
            <w:hideMark/>
          </w:tcPr>
          <w:p w14:paraId="02E2CF16"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51.325</w:t>
            </w:r>
          </w:p>
        </w:tc>
      </w:tr>
      <w:tr w:rsidR="004863D8" w:rsidRPr="009676D7" w14:paraId="22FF0A1C" w14:textId="77777777" w:rsidTr="00F149A0">
        <w:trPr>
          <w:trHeight w:val="290"/>
        </w:trPr>
        <w:tc>
          <w:tcPr>
            <w:tcW w:w="671" w:type="pct"/>
            <w:noWrap/>
            <w:hideMark/>
          </w:tcPr>
          <w:p w14:paraId="74969AF6" w14:textId="77777777" w:rsidR="004863D8" w:rsidRPr="009676D7" w:rsidRDefault="004863D8" w:rsidP="00F149A0">
            <w:pP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San Andrés de Cuerquia</w:t>
            </w:r>
          </w:p>
        </w:tc>
        <w:tc>
          <w:tcPr>
            <w:tcW w:w="551" w:type="pct"/>
            <w:noWrap/>
            <w:vAlign w:val="center"/>
            <w:hideMark/>
          </w:tcPr>
          <w:p w14:paraId="50C3B246"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10.161</w:t>
            </w:r>
          </w:p>
        </w:tc>
        <w:tc>
          <w:tcPr>
            <w:tcW w:w="550" w:type="pct"/>
            <w:noWrap/>
            <w:vAlign w:val="center"/>
            <w:hideMark/>
          </w:tcPr>
          <w:p w14:paraId="7E9AF846"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1.204</w:t>
            </w:r>
          </w:p>
        </w:tc>
        <w:tc>
          <w:tcPr>
            <w:tcW w:w="550" w:type="pct"/>
            <w:noWrap/>
            <w:vAlign w:val="center"/>
            <w:hideMark/>
          </w:tcPr>
          <w:p w14:paraId="1A339543"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1.421</w:t>
            </w:r>
          </w:p>
        </w:tc>
        <w:tc>
          <w:tcPr>
            <w:tcW w:w="517" w:type="pct"/>
            <w:noWrap/>
            <w:vAlign w:val="center"/>
            <w:hideMark/>
          </w:tcPr>
          <w:p w14:paraId="47F1DA52"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1.389</w:t>
            </w:r>
          </w:p>
        </w:tc>
        <w:tc>
          <w:tcPr>
            <w:tcW w:w="444" w:type="pct"/>
            <w:noWrap/>
            <w:vAlign w:val="center"/>
            <w:hideMark/>
          </w:tcPr>
          <w:p w14:paraId="2451515C"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10</w:t>
            </w:r>
          </w:p>
        </w:tc>
        <w:tc>
          <w:tcPr>
            <w:tcW w:w="476" w:type="pct"/>
            <w:noWrap/>
            <w:vAlign w:val="center"/>
            <w:hideMark/>
          </w:tcPr>
          <w:p w14:paraId="5EAAFA88"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5</w:t>
            </w:r>
          </w:p>
        </w:tc>
        <w:tc>
          <w:tcPr>
            <w:tcW w:w="477" w:type="pct"/>
            <w:noWrap/>
            <w:vAlign w:val="center"/>
            <w:hideMark/>
          </w:tcPr>
          <w:p w14:paraId="605A1184"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765" w:type="pct"/>
            <w:noWrap/>
            <w:vAlign w:val="center"/>
            <w:hideMark/>
          </w:tcPr>
          <w:p w14:paraId="7A5ED42F"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14.190</w:t>
            </w:r>
          </w:p>
        </w:tc>
      </w:tr>
      <w:tr w:rsidR="004863D8" w:rsidRPr="009676D7" w14:paraId="5CC98F7C" w14:textId="77777777" w:rsidTr="00F149A0">
        <w:trPr>
          <w:trHeight w:val="290"/>
        </w:trPr>
        <w:tc>
          <w:tcPr>
            <w:tcW w:w="671" w:type="pct"/>
            <w:noWrap/>
            <w:hideMark/>
          </w:tcPr>
          <w:p w14:paraId="2D33918A" w14:textId="77777777" w:rsidR="004863D8" w:rsidRPr="009676D7" w:rsidRDefault="004863D8" w:rsidP="00F149A0">
            <w:pP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San José de la Montaña</w:t>
            </w:r>
          </w:p>
        </w:tc>
        <w:tc>
          <w:tcPr>
            <w:tcW w:w="551" w:type="pct"/>
            <w:noWrap/>
            <w:vAlign w:val="center"/>
            <w:hideMark/>
          </w:tcPr>
          <w:p w14:paraId="2E632BE8"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14.029</w:t>
            </w:r>
          </w:p>
        </w:tc>
        <w:tc>
          <w:tcPr>
            <w:tcW w:w="550" w:type="pct"/>
            <w:noWrap/>
            <w:vAlign w:val="center"/>
            <w:hideMark/>
          </w:tcPr>
          <w:p w14:paraId="2D9835C7"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879</w:t>
            </w:r>
          </w:p>
        </w:tc>
        <w:tc>
          <w:tcPr>
            <w:tcW w:w="550" w:type="pct"/>
            <w:noWrap/>
            <w:vAlign w:val="center"/>
            <w:hideMark/>
          </w:tcPr>
          <w:p w14:paraId="4353EC9C"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1.734</w:t>
            </w:r>
          </w:p>
        </w:tc>
        <w:tc>
          <w:tcPr>
            <w:tcW w:w="517" w:type="pct"/>
            <w:noWrap/>
            <w:vAlign w:val="center"/>
            <w:hideMark/>
          </w:tcPr>
          <w:p w14:paraId="05A8E3EF"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523</w:t>
            </w:r>
          </w:p>
        </w:tc>
        <w:tc>
          <w:tcPr>
            <w:tcW w:w="444" w:type="pct"/>
            <w:noWrap/>
            <w:vAlign w:val="center"/>
            <w:hideMark/>
          </w:tcPr>
          <w:p w14:paraId="3B3CF156"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12</w:t>
            </w:r>
          </w:p>
        </w:tc>
        <w:tc>
          <w:tcPr>
            <w:tcW w:w="476" w:type="pct"/>
            <w:noWrap/>
            <w:vAlign w:val="center"/>
            <w:hideMark/>
          </w:tcPr>
          <w:p w14:paraId="2C033BD9"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33</w:t>
            </w:r>
          </w:p>
        </w:tc>
        <w:tc>
          <w:tcPr>
            <w:tcW w:w="477" w:type="pct"/>
            <w:noWrap/>
            <w:vAlign w:val="center"/>
            <w:hideMark/>
          </w:tcPr>
          <w:p w14:paraId="131BB1E0"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765" w:type="pct"/>
            <w:noWrap/>
            <w:vAlign w:val="center"/>
            <w:hideMark/>
          </w:tcPr>
          <w:p w14:paraId="2883A123"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17.210</w:t>
            </w:r>
          </w:p>
        </w:tc>
      </w:tr>
      <w:tr w:rsidR="004863D8" w:rsidRPr="009676D7" w14:paraId="266FE29C" w14:textId="77777777" w:rsidTr="00F149A0">
        <w:trPr>
          <w:trHeight w:val="290"/>
        </w:trPr>
        <w:tc>
          <w:tcPr>
            <w:tcW w:w="671" w:type="pct"/>
            <w:noWrap/>
            <w:hideMark/>
          </w:tcPr>
          <w:p w14:paraId="3B9264BC" w14:textId="77777777" w:rsidR="004863D8" w:rsidRPr="009676D7" w:rsidRDefault="004863D8" w:rsidP="00F149A0">
            <w:pPr>
              <w:rPr>
                <w:rFonts w:ascii="Times New Roman" w:eastAsia="Times New Roman" w:hAnsi="Times New Roman" w:cs="Times New Roman"/>
                <w:bCs/>
                <w:color w:val="000000"/>
                <w:sz w:val="16"/>
                <w:szCs w:val="16"/>
              </w:rPr>
            </w:pPr>
            <w:r w:rsidRPr="313828AC">
              <w:rPr>
                <w:rFonts w:ascii="Times New Roman" w:eastAsia="Times New Roman" w:hAnsi="Times New Roman" w:cs="Times New Roman"/>
                <w:color w:val="000000" w:themeColor="text1"/>
                <w:sz w:val="16"/>
                <w:szCs w:val="16"/>
              </w:rPr>
              <w:t>Toledo</w:t>
            </w:r>
          </w:p>
        </w:tc>
        <w:tc>
          <w:tcPr>
            <w:tcW w:w="551" w:type="pct"/>
            <w:noWrap/>
            <w:vAlign w:val="center"/>
            <w:hideMark/>
          </w:tcPr>
          <w:p w14:paraId="7A2F4E38" w14:textId="77777777" w:rsidR="004863D8" w:rsidRPr="009676D7" w:rsidRDefault="004863D8" w:rsidP="00F149A0">
            <w:pPr>
              <w:jc w:val="center"/>
              <w:rPr>
                <w:rFonts w:ascii="Times New Roman" w:eastAsia="Times New Roman" w:hAnsi="Times New Roman" w:cs="Times New Roman"/>
                <w:color w:val="000000"/>
                <w:sz w:val="16"/>
                <w:szCs w:val="16"/>
              </w:rPr>
            </w:pPr>
            <w:commentRangeStart w:id="37"/>
            <w:commentRangeEnd w:id="37"/>
            <w:r w:rsidRPr="009676D7">
              <w:rPr>
                <w:rStyle w:val="CommentReference"/>
                <w:rFonts w:ascii="Times New Roman" w:eastAsia="Times New Roman" w:hAnsi="Times New Roman" w:cs="Times New Roman"/>
                <w:color w:val="000000"/>
              </w:rPr>
              <w:commentReference w:id="37"/>
            </w:r>
          </w:p>
        </w:tc>
        <w:tc>
          <w:tcPr>
            <w:tcW w:w="550" w:type="pct"/>
            <w:noWrap/>
            <w:vAlign w:val="center"/>
            <w:hideMark/>
          </w:tcPr>
          <w:p w14:paraId="03D8B6F4"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942</w:t>
            </w:r>
          </w:p>
        </w:tc>
        <w:tc>
          <w:tcPr>
            <w:tcW w:w="550" w:type="pct"/>
            <w:noWrap/>
            <w:vAlign w:val="center"/>
            <w:hideMark/>
          </w:tcPr>
          <w:p w14:paraId="2BEF64D1"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340</w:t>
            </w:r>
          </w:p>
        </w:tc>
        <w:tc>
          <w:tcPr>
            <w:tcW w:w="517" w:type="pct"/>
            <w:noWrap/>
            <w:vAlign w:val="center"/>
            <w:hideMark/>
          </w:tcPr>
          <w:p w14:paraId="19FB65EB"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212</w:t>
            </w:r>
          </w:p>
        </w:tc>
        <w:tc>
          <w:tcPr>
            <w:tcW w:w="444" w:type="pct"/>
            <w:noWrap/>
            <w:vAlign w:val="center"/>
            <w:hideMark/>
          </w:tcPr>
          <w:p w14:paraId="5C81A07E"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476" w:type="pct"/>
            <w:noWrap/>
            <w:vAlign w:val="center"/>
            <w:hideMark/>
          </w:tcPr>
          <w:p w14:paraId="73F6DD7C"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w:t>
            </w:r>
          </w:p>
        </w:tc>
        <w:tc>
          <w:tcPr>
            <w:tcW w:w="477" w:type="pct"/>
            <w:noWrap/>
            <w:vAlign w:val="center"/>
            <w:hideMark/>
          </w:tcPr>
          <w:p w14:paraId="609BC479"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0</w:t>
            </w:r>
          </w:p>
        </w:tc>
        <w:tc>
          <w:tcPr>
            <w:tcW w:w="765" w:type="pct"/>
            <w:noWrap/>
            <w:vAlign w:val="center"/>
            <w:hideMark/>
          </w:tcPr>
          <w:p w14:paraId="52CD3B7C" w14:textId="77777777" w:rsidR="004863D8" w:rsidRPr="009676D7" w:rsidRDefault="004863D8" w:rsidP="00F149A0">
            <w:pPr>
              <w:jc w:val="center"/>
            </w:pPr>
            <w:r w:rsidRPr="313828AC">
              <w:rPr>
                <w:rFonts w:ascii="Times New Roman" w:eastAsia="Times New Roman" w:hAnsi="Times New Roman" w:cs="Times New Roman"/>
                <w:b/>
                <w:bCs/>
                <w:color w:val="000000" w:themeColor="text1"/>
                <w:sz w:val="16"/>
                <w:szCs w:val="16"/>
              </w:rPr>
              <w:t>249</w:t>
            </w:r>
          </w:p>
        </w:tc>
      </w:tr>
      <w:tr w:rsidR="004863D8" w:rsidRPr="009676D7" w14:paraId="798EAD53" w14:textId="77777777" w:rsidTr="00F149A0">
        <w:trPr>
          <w:trHeight w:val="290"/>
        </w:trPr>
        <w:tc>
          <w:tcPr>
            <w:tcW w:w="671" w:type="pct"/>
            <w:noWrap/>
            <w:hideMark/>
          </w:tcPr>
          <w:p w14:paraId="2D5536FE" w14:textId="77777777" w:rsidR="004863D8" w:rsidRPr="009676D7" w:rsidRDefault="004863D8" w:rsidP="00F149A0">
            <w:pP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Valdivia</w:t>
            </w:r>
          </w:p>
        </w:tc>
        <w:tc>
          <w:tcPr>
            <w:tcW w:w="551" w:type="pct"/>
            <w:noWrap/>
            <w:vAlign w:val="center"/>
            <w:hideMark/>
          </w:tcPr>
          <w:p w14:paraId="392B6A38"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27.599</w:t>
            </w:r>
          </w:p>
        </w:tc>
        <w:tc>
          <w:tcPr>
            <w:tcW w:w="550" w:type="pct"/>
            <w:noWrap/>
            <w:vAlign w:val="center"/>
            <w:hideMark/>
          </w:tcPr>
          <w:p w14:paraId="5196A5CF"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3.127</w:t>
            </w:r>
          </w:p>
        </w:tc>
        <w:tc>
          <w:tcPr>
            <w:tcW w:w="550" w:type="pct"/>
            <w:noWrap/>
            <w:vAlign w:val="center"/>
            <w:hideMark/>
          </w:tcPr>
          <w:p w14:paraId="1B63CA45"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2.639</w:t>
            </w:r>
          </w:p>
        </w:tc>
        <w:tc>
          <w:tcPr>
            <w:tcW w:w="517" w:type="pct"/>
            <w:noWrap/>
            <w:vAlign w:val="center"/>
            <w:hideMark/>
          </w:tcPr>
          <w:p w14:paraId="5E538B43"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2.726</w:t>
            </w:r>
          </w:p>
        </w:tc>
        <w:tc>
          <w:tcPr>
            <w:tcW w:w="444" w:type="pct"/>
            <w:noWrap/>
            <w:vAlign w:val="center"/>
            <w:hideMark/>
          </w:tcPr>
          <w:p w14:paraId="46126D25"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30</w:t>
            </w:r>
          </w:p>
        </w:tc>
        <w:tc>
          <w:tcPr>
            <w:tcW w:w="476" w:type="pct"/>
            <w:noWrap/>
            <w:vAlign w:val="center"/>
            <w:hideMark/>
          </w:tcPr>
          <w:p w14:paraId="4BF1FC2F"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40</w:t>
            </w:r>
          </w:p>
        </w:tc>
        <w:tc>
          <w:tcPr>
            <w:tcW w:w="477" w:type="pct"/>
            <w:noWrap/>
            <w:vAlign w:val="center"/>
            <w:hideMark/>
          </w:tcPr>
          <w:p w14:paraId="1D646574"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106</w:t>
            </w:r>
          </w:p>
        </w:tc>
        <w:tc>
          <w:tcPr>
            <w:tcW w:w="765" w:type="pct"/>
            <w:noWrap/>
            <w:vAlign w:val="center"/>
            <w:hideMark/>
          </w:tcPr>
          <w:p w14:paraId="2F94C678"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36.267</w:t>
            </w:r>
          </w:p>
        </w:tc>
      </w:tr>
      <w:tr w:rsidR="004863D8" w:rsidRPr="009676D7" w14:paraId="55DCD246" w14:textId="77777777" w:rsidTr="00F149A0">
        <w:trPr>
          <w:trHeight w:val="290"/>
        </w:trPr>
        <w:tc>
          <w:tcPr>
            <w:tcW w:w="671" w:type="pct"/>
            <w:noWrap/>
            <w:hideMark/>
          </w:tcPr>
          <w:p w14:paraId="719C5125" w14:textId="77777777" w:rsidR="004863D8" w:rsidRPr="009676D7" w:rsidRDefault="004863D8" w:rsidP="00F149A0">
            <w:pP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Yarumal</w:t>
            </w:r>
          </w:p>
        </w:tc>
        <w:tc>
          <w:tcPr>
            <w:tcW w:w="551" w:type="pct"/>
            <w:noWrap/>
            <w:vAlign w:val="center"/>
            <w:hideMark/>
          </w:tcPr>
          <w:p w14:paraId="14E1EC5C"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59.064</w:t>
            </w:r>
          </w:p>
        </w:tc>
        <w:tc>
          <w:tcPr>
            <w:tcW w:w="550" w:type="pct"/>
            <w:noWrap/>
            <w:vAlign w:val="center"/>
            <w:hideMark/>
          </w:tcPr>
          <w:p w14:paraId="3A3538E6"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3.900</w:t>
            </w:r>
          </w:p>
        </w:tc>
        <w:tc>
          <w:tcPr>
            <w:tcW w:w="550" w:type="pct"/>
            <w:noWrap/>
            <w:vAlign w:val="center"/>
            <w:hideMark/>
          </w:tcPr>
          <w:p w14:paraId="26D4A13A"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101.760</w:t>
            </w:r>
          </w:p>
        </w:tc>
        <w:tc>
          <w:tcPr>
            <w:tcW w:w="517" w:type="pct"/>
            <w:noWrap/>
            <w:vAlign w:val="center"/>
            <w:hideMark/>
          </w:tcPr>
          <w:p w14:paraId="463A0776"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2.111</w:t>
            </w:r>
          </w:p>
        </w:tc>
        <w:tc>
          <w:tcPr>
            <w:tcW w:w="444" w:type="pct"/>
            <w:noWrap/>
            <w:vAlign w:val="center"/>
            <w:hideMark/>
          </w:tcPr>
          <w:p w14:paraId="3B3D0818"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83</w:t>
            </w:r>
          </w:p>
        </w:tc>
        <w:tc>
          <w:tcPr>
            <w:tcW w:w="476" w:type="pct"/>
            <w:noWrap/>
            <w:vAlign w:val="center"/>
            <w:hideMark/>
          </w:tcPr>
          <w:p w14:paraId="2F6C4C79" w14:textId="77777777" w:rsidR="004863D8" w:rsidRPr="009676D7" w:rsidRDefault="004863D8" w:rsidP="00F149A0">
            <w:pPr>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56</w:t>
            </w:r>
          </w:p>
        </w:tc>
        <w:tc>
          <w:tcPr>
            <w:tcW w:w="477" w:type="pct"/>
            <w:noWrap/>
            <w:vAlign w:val="center"/>
            <w:hideMark/>
          </w:tcPr>
          <w:p w14:paraId="68BE89EF" w14:textId="77777777" w:rsidR="004863D8" w:rsidRPr="009676D7" w:rsidRDefault="004863D8" w:rsidP="00F149A0">
            <w:pPr>
              <w:jc w:val="center"/>
            </w:pPr>
            <w:r w:rsidRPr="3AE467CD">
              <w:rPr>
                <w:rFonts w:ascii="Times New Roman" w:eastAsia="Times New Roman" w:hAnsi="Times New Roman" w:cs="Times New Roman"/>
                <w:color w:val="000000" w:themeColor="text1"/>
                <w:sz w:val="16"/>
                <w:szCs w:val="16"/>
              </w:rPr>
              <w:t>1495</w:t>
            </w:r>
          </w:p>
        </w:tc>
        <w:tc>
          <w:tcPr>
            <w:tcW w:w="765" w:type="pct"/>
            <w:noWrap/>
            <w:vAlign w:val="center"/>
            <w:hideMark/>
          </w:tcPr>
          <w:p w14:paraId="70BE76B4"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167.183</w:t>
            </w:r>
          </w:p>
        </w:tc>
      </w:tr>
      <w:tr w:rsidR="004863D8" w:rsidRPr="009676D7" w14:paraId="6E25BAA2" w14:textId="77777777" w:rsidTr="00F149A0">
        <w:trPr>
          <w:trHeight w:val="290"/>
        </w:trPr>
        <w:tc>
          <w:tcPr>
            <w:tcW w:w="671" w:type="pct"/>
            <w:noWrap/>
            <w:hideMark/>
          </w:tcPr>
          <w:p w14:paraId="137B9D13" w14:textId="77777777" w:rsidR="004863D8" w:rsidRPr="009676D7" w:rsidRDefault="004863D8" w:rsidP="00F149A0">
            <w:pP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themeColor="text1"/>
                <w:sz w:val="16"/>
                <w:szCs w:val="16"/>
              </w:rPr>
              <w:t>Total, Provincia</w:t>
            </w:r>
          </w:p>
        </w:tc>
        <w:tc>
          <w:tcPr>
            <w:tcW w:w="551" w:type="pct"/>
            <w:noWrap/>
            <w:vAlign w:val="center"/>
            <w:hideMark/>
          </w:tcPr>
          <w:p w14:paraId="0845ACFC"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270.152</w:t>
            </w:r>
          </w:p>
        </w:tc>
        <w:tc>
          <w:tcPr>
            <w:tcW w:w="550" w:type="pct"/>
            <w:noWrap/>
            <w:vAlign w:val="center"/>
            <w:hideMark/>
          </w:tcPr>
          <w:p w14:paraId="7409F32B"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38.992</w:t>
            </w:r>
          </w:p>
        </w:tc>
        <w:tc>
          <w:tcPr>
            <w:tcW w:w="550" w:type="pct"/>
            <w:noWrap/>
            <w:vAlign w:val="center"/>
            <w:hideMark/>
          </w:tcPr>
          <w:p w14:paraId="3CC2BE98"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177.083</w:t>
            </w:r>
          </w:p>
        </w:tc>
        <w:tc>
          <w:tcPr>
            <w:tcW w:w="517" w:type="pct"/>
            <w:noWrap/>
            <w:vAlign w:val="center"/>
            <w:hideMark/>
          </w:tcPr>
          <w:p w14:paraId="16169E5E"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20.917</w:t>
            </w:r>
          </w:p>
        </w:tc>
        <w:tc>
          <w:tcPr>
            <w:tcW w:w="444" w:type="pct"/>
            <w:noWrap/>
            <w:vAlign w:val="center"/>
            <w:hideMark/>
          </w:tcPr>
          <w:p w14:paraId="7CC64B1F"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146</w:t>
            </w:r>
          </w:p>
        </w:tc>
        <w:tc>
          <w:tcPr>
            <w:tcW w:w="476" w:type="pct"/>
            <w:noWrap/>
            <w:vAlign w:val="center"/>
            <w:hideMark/>
          </w:tcPr>
          <w:p w14:paraId="5E3CCF55"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189</w:t>
            </w:r>
          </w:p>
        </w:tc>
        <w:tc>
          <w:tcPr>
            <w:tcW w:w="477" w:type="pct"/>
            <w:noWrap/>
            <w:vAlign w:val="center"/>
            <w:hideMark/>
          </w:tcPr>
          <w:p w14:paraId="5DEADF72"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481</w:t>
            </w:r>
          </w:p>
        </w:tc>
        <w:tc>
          <w:tcPr>
            <w:tcW w:w="765" w:type="pct"/>
            <w:noWrap/>
            <w:vAlign w:val="center"/>
            <w:hideMark/>
          </w:tcPr>
          <w:p w14:paraId="168B0404"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507.960</w:t>
            </w:r>
          </w:p>
        </w:tc>
      </w:tr>
      <w:tr w:rsidR="004863D8" w:rsidRPr="009676D7" w14:paraId="6371ED88" w14:textId="77777777" w:rsidTr="00F149A0">
        <w:trPr>
          <w:trHeight w:val="290"/>
        </w:trPr>
        <w:tc>
          <w:tcPr>
            <w:tcW w:w="671" w:type="pct"/>
            <w:noWrap/>
            <w:hideMark/>
          </w:tcPr>
          <w:p w14:paraId="3875C6FF" w14:textId="77777777" w:rsidR="004863D8" w:rsidRPr="009676D7" w:rsidRDefault="004863D8" w:rsidP="00F149A0">
            <w:pPr>
              <w:rPr>
                <w:rFonts w:ascii="Times New Roman" w:eastAsia="Times New Roman" w:hAnsi="Times New Roman" w:cs="Times New Roman"/>
                <w:b/>
                <w:bCs/>
                <w:color w:val="000000"/>
                <w:sz w:val="16"/>
                <w:szCs w:val="16"/>
              </w:rPr>
            </w:pPr>
            <w:r w:rsidRPr="7A5A1C4E">
              <w:rPr>
                <w:rFonts w:ascii="Times New Roman" w:eastAsia="Times New Roman" w:hAnsi="Times New Roman" w:cs="Times New Roman"/>
                <w:b/>
                <w:bCs/>
                <w:color w:val="000000" w:themeColor="text1"/>
                <w:sz w:val="16"/>
                <w:szCs w:val="16"/>
              </w:rPr>
              <w:t>Total, Subregión</w:t>
            </w:r>
          </w:p>
        </w:tc>
        <w:tc>
          <w:tcPr>
            <w:tcW w:w="551" w:type="pct"/>
            <w:noWrap/>
            <w:vAlign w:val="center"/>
            <w:hideMark/>
          </w:tcPr>
          <w:p w14:paraId="195FFF14" w14:textId="77777777" w:rsidR="004863D8" w:rsidRDefault="004863D8" w:rsidP="00F149A0">
            <w:pPr>
              <w:jc w:val="center"/>
              <w:rPr>
                <w:rFonts w:ascii="Times New Roman" w:eastAsia="Times New Roman" w:hAnsi="Times New Roman" w:cs="Times New Roman"/>
                <w:b/>
                <w:bCs/>
                <w:color w:val="000000" w:themeColor="text1"/>
                <w:sz w:val="16"/>
                <w:szCs w:val="16"/>
              </w:rPr>
            </w:pPr>
            <w:r w:rsidRPr="73BC2806">
              <w:rPr>
                <w:rFonts w:ascii="Times New Roman" w:eastAsia="Times New Roman" w:hAnsi="Times New Roman" w:cs="Times New Roman"/>
                <w:b/>
                <w:bCs/>
                <w:color w:val="000000" w:themeColor="text1"/>
                <w:sz w:val="16"/>
                <w:szCs w:val="16"/>
              </w:rPr>
              <w:t>229.082</w:t>
            </w:r>
          </w:p>
        </w:tc>
        <w:tc>
          <w:tcPr>
            <w:tcW w:w="550" w:type="pct"/>
            <w:noWrap/>
            <w:vAlign w:val="center"/>
            <w:hideMark/>
          </w:tcPr>
          <w:p w14:paraId="12C95EF6" w14:textId="77777777" w:rsidR="004863D8" w:rsidRDefault="004863D8" w:rsidP="00F149A0">
            <w:pPr>
              <w:jc w:val="center"/>
              <w:rPr>
                <w:rFonts w:ascii="Times New Roman" w:eastAsia="Times New Roman" w:hAnsi="Times New Roman" w:cs="Times New Roman"/>
                <w:b/>
                <w:bCs/>
                <w:color w:val="000000" w:themeColor="text1"/>
                <w:sz w:val="16"/>
                <w:szCs w:val="16"/>
              </w:rPr>
            </w:pPr>
            <w:r w:rsidRPr="73BC2806">
              <w:rPr>
                <w:rFonts w:ascii="Times New Roman" w:eastAsia="Times New Roman" w:hAnsi="Times New Roman" w:cs="Times New Roman"/>
                <w:b/>
                <w:bCs/>
                <w:color w:val="000000" w:themeColor="text1"/>
                <w:sz w:val="16"/>
                <w:szCs w:val="16"/>
              </w:rPr>
              <w:t>31.827</w:t>
            </w:r>
          </w:p>
        </w:tc>
        <w:tc>
          <w:tcPr>
            <w:tcW w:w="550" w:type="pct"/>
            <w:noWrap/>
            <w:vAlign w:val="center"/>
            <w:hideMark/>
          </w:tcPr>
          <w:p w14:paraId="524CBBCA" w14:textId="77777777" w:rsidR="004863D8" w:rsidRDefault="004863D8" w:rsidP="00F149A0">
            <w:pPr>
              <w:jc w:val="center"/>
              <w:rPr>
                <w:rFonts w:ascii="Times New Roman" w:eastAsia="Times New Roman" w:hAnsi="Times New Roman" w:cs="Times New Roman"/>
                <w:b/>
                <w:bCs/>
                <w:color w:val="000000" w:themeColor="text1"/>
                <w:sz w:val="16"/>
                <w:szCs w:val="16"/>
              </w:rPr>
            </w:pPr>
            <w:r w:rsidRPr="73BC2806">
              <w:rPr>
                <w:rFonts w:ascii="Times New Roman" w:eastAsia="Times New Roman" w:hAnsi="Times New Roman" w:cs="Times New Roman"/>
                <w:b/>
                <w:bCs/>
                <w:color w:val="000000" w:themeColor="text1"/>
                <w:sz w:val="16"/>
                <w:szCs w:val="16"/>
              </w:rPr>
              <w:t>173.010</w:t>
            </w:r>
          </w:p>
        </w:tc>
        <w:tc>
          <w:tcPr>
            <w:tcW w:w="517" w:type="pct"/>
            <w:noWrap/>
            <w:vAlign w:val="center"/>
            <w:hideMark/>
          </w:tcPr>
          <w:p w14:paraId="64CD059A" w14:textId="77777777" w:rsidR="004863D8" w:rsidRDefault="004863D8" w:rsidP="00F149A0">
            <w:pPr>
              <w:jc w:val="center"/>
              <w:rPr>
                <w:rFonts w:ascii="Times New Roman" w:eastAsia="Times New Roman" w:hAnsi="Times New Roman" w:cs="Times New Roman"/>
                <w:b/>
                <w:bCs/>
                <w:color w:val="000000" w:themeColor="text1"/>
                <w:sz w:val="16"/>
                <w:szCs w:val="16"/>
              </w:rPr>
            </w:pPr>
            <w:r w:rsidRPr="73BC2806">
              <w:rPr>
                <w:rFonts w:ascii="Times New Roman" w:eastAsia="Times New Roman" w:hAnsi="Times New Roman" w:cs="Times New Roman"/>
                <w:b/>
                <w:bCs/>
                <w:color w:val="000000" w:themeColor="text1"/>
                <w:sz w:val="16"/>
                <w:szCs w:val="16"/>
              </w:rPr>
              <w:t>18.247</w:t>
            </w:r>
          </w:p>
        </w:tc>
        <w:tc>
          <w:tcPr>
            <w:tcW w:w="444" w:type="pct"/>
            <w:noWrap/>
            <w:vAlign w:val="center"/>
            <w:hideMark/>
          </w:tcPr>
          <w:p w14:paraId="285CE141" w14:textId="77777777" w:rsidR="004863D8" w:rsidRDefault="004863D8" w:rsidP="00F149A0">
            <w:pPr>
              <w:jc w:val="center"/>
              <w:rPr>
                <w:rFonts w:ascii="Times New Roman" w:eastAsia="Times New Roman" w:hAnsi="Times New Roman" w:cs="Times New Roman"/>
                <w:b/>
                <w:bCs/>
                <w:color w:val="000000" w:themeColor="text1"/>
                <w:sz w:val="16"/>
                <w:szCs w:val="16"/>
              </w:rPr>
            </w:pPr>
            <w:r w:rsidRPr="73BC2806">
              <w:rPr>
                <w:rFonts w:ascii="Times New Roman" w:eastAsia="Times New Roman" w:hAnsi="Times New Roman" w:cs="Times New Roman"/>
                <w:b/>
                <w:bCs/>
                <w:color w:val="000000" w:themeColor="text1"/>
                <w:sz w:val="16"/>
                <w:szCs w:val="16"/>
              </w:rPr>
              <w:t>146</w:t>
            </w:r>
          </w:p>
        </w:tc>
        <w:tc>
          <w:tcPr>
            <w:tcW w:w="476" w:type="pct"/>
            <w:noWrap/>
            <w:vAlign w:val="center"/>
            <w:hideMark/>
          </w:tcPr>
          <w:p w14:paraId="0E3A3B34" w14:textId="77777777" w:rsidR="004863D8" w:rsidRDefault="004863D8" w:rsidP="00F149A0">
            <w:pPr>
              <w:jc w:val="center"/>
              <w:rPr>
                <w:rFonts w:ascii="Times New Roman" w:eastAsia="Times New Roman" w:hAnsi="Times New Roman" w:cs="Times New Roman"/>
                <w:b/>
                <w:bCs/>
                <w:color w:val="000000" w:themeColor="text1"/>
                <w:sz w:val="16"/>
                <w:szCs w:val="16"/>
              </w:rPr>
            </w:pPr>
            <w:r w:rsidRPr="73BC2806">
              <w:rPr>
                <w:rFonts w:ascii="Times New Roman" w:eastAsia="Times New Roman" w:hAnsi="Times New Roman" w:cs="Times New Roman"/>
                <w:b/>
                <w:bCs/>
                <w:color w:val="000000" w:themeColor="text1"/>
                <w:sz w:val="16"/>
                <w:szCs w:val="16"/>
              </w:rPr>
              <w:t>186</w:t>
            </w:r>
          </w:p>
        </w:tc>
        <w:tc>
          <w:tcPr>
            <w:tcW w:w="477" w:type="pct"/>
            <w:noWrap/>
            <w:vAlign w:val="center"/>
            <w:hideMark/>
          </w:tcPr>
          <w:p w14:paraId="6AFE0365" w14:textId="77777777" w:rsidR="004863D8" w:rsidRDefault="004863D8" w:rsidP="00F149A0">
            <w:pPr>
              <w:jc w:val="center"/>
              <w:rPr>
                <w:rFonts w:ascii="Times New Roman" w:eastAsia="Times New Roman" w:hAnsi="Times New Roman" w:cs="Times New Roman"/>
                <w:b/>
                <w:bCs/>
                <w:color w:val="000000" w:themeColor="text1"/>
                <w:sz w:val="16"/>
                <w:szCs w:val="16"/>
              </w:rPr>
            </w:pPr>
            <w:r w:rsidRPr="73BC2806">
              <w:rPr>
                <w:rFonts w:ascii="Times New Roman" w:eastAsia="Times New Roman" w:hAnsi="Times New Roman" w:cs="Times New Roman"/>
                <w:b/>
                <w:bCs/>
                <w:color w:val="000000" w:themeColor="text1"/>
                <w:sz w:val="16"/>
                <w:szCs w:val="16"/>
              </w:rPr>
              <w:t>459</w:t>
            </w:r>
          </w:p>
        </w:tc>
        <w:tc>
          <w:tcPr>
            <w:tcW w:w="765" w:type="pct"/>
            <w:noWrap/>
            <w:vAlign w:val="center"/>
            <w:hideMark/>
          </w:tcPr>
          <w:p w14:paraId="2DD51ACD" w14:textId="77777777" w:rsidR="004863D8" w:rsidRDefault="004863D8" w:rsidP="00F149A0">
            <w:pPr>
              <w:jc w:val="center"/>
              <w:rPr>
                <w:rFonts w:ascii="Times New Roman" w:eastAsia="Times New Roman" w:hAnsi="Times New Roman" w:cs="Times New Roman"/>
                <w:b/>
                <w:bCs/>
                <w:color w:val="000000" w:themeColor="text1"/>
                <w:sz w:val="16"/>
                <w:szCs w:val="16"/>
              </w:rPr>
            </w:pPr>
            <w:r w:rsidRPr="73BC2806">
              <w:rPr>
                <w:rFonts w:ascii="Times New Roman" w:eastAsia="Times New Roman" w:hAnsi="Times New Roman" w:cs="Times New Roman"/>
                <w:b/>
                <w:bCs/>
                <w:color w:val="000000" w:themeColor="text1"/>
                <w:sz w:val="16"/>
                <w:szCs w:val="16"/>
              </w:rPr>
              <w:t>452.957</w:t>
            </w:r>
          </w:p>
        </w:tc>
      </w:tr>
      <w:tr w:rsidR="004863D8" w:rsidRPr="009676D7" w14:paraId="07897C1C" w14:textId="77777777" w:rsidTr="00F149A0">
        <w:trPr>
          <w:trHeight w:val="290"/>
        </w:trPr>
        <w:tc>
          <w:tcPr>
            <w:tcW w:w="671" w:type="pct"/>
            <w:noWrap/>
            <w:hideMark/>
          </w:tcPr>
          <w:p w14:paraId="24B26A0D" w14:textId="77777777" w:rsidR="004863D8" w:rsidRPr="009676D7" w:rsidRDefault="004863D8" w:rsidP="00F149A0">
            <w:pP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themeColor="text1"/>
                <w:sz w:val="16"/>
                <w:szCs w:val="16"/>
              </w:rPr>
              <w:t>Total, Antioquia</w:t>
            </w:r>
          </w:p>
        </w:tc>
        <w:tc>
          <w:tcPr>
            <w:tcW w:w="551" w:type="pct"/>
            <w:noWrap/>
            <w:vAlign w:val="center"/>
            <w:hideMark/>
          </w:tcPr>
          <w:p w14:paraId="6B9B40EC"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3.172.473</w:t>
            </w:r>
          </w:p>
        </w:tc>
        <w:tc>
          <w:tcPr>
            <w:tcW w:w="550" w:type="pct"/>
            <w:noWrap/>
            <w:vAlign w:val="center"/>
            <w:hideMark/>
          </w:tcPr>
          <w:p w14:paraId="3E169386"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11.083.512</w:t>
            </w:r>
          </w:p>
        </w:tc>
        <w:tc>
          <w:tcPr>
            <w:tcW w:w="550" w:type="pct"/>
            <w:noWrap/>
            <w:vAlign w:val="center"/>
            <w:hideMark/>
          </w:tcPr>
          <w:p w14:paraId="032643D7"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3.473.154</w:t>
            </w:r>
          </w:p>
        </w:tc>
        <w:tc>
          <w:tcPr>
            <w:tcW w:w="517" w:type="pct"/>
            <w:noWrap/>
            <w:vAlign w:val="center"/>
            <w:hideMark/>
          </w:tcPr>
          <w:p w14:paraId="6E053F82"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255.370</w:t>
            </w:r>
          </w:p>
        </w:tc>
        <w:tc>
          <w:tcPr>
            <w:tcW w:w="444" w:type="pct"/>
            <w:noWrap/>
            <w:vAlign w:val="center"/>
            <w:hideMark/>
          </w:tcPr>
          <w:p w14:paraId="5A62451B"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12.213</w:t>
            </w:r>
          </w:p>
        </w:tc>
        <w:tc>
          <w:tcPr>
            <w:tcW w:w="476" w:type="pct"/>
            <w:noWrap/>
            <w:vAlign w:val="center"/>
            <w:hideMark/>
          </w:tcPr>
          <w:p w14:paraId="0701F65A"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4.124</w:t>
            </w:r>
          </w:p>
        </w:tc>
        <w:tc>
          <w:tcPr>
            <w:tcW w:w="477" w:type="pct"/>
            <w:noWrap/>
            <w:vAlign w:val="center"/>
            <w:hideMark/>
          </w:tcPr>
          <w:p w14:paraId="7154907E"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eastAsia="Times New Roman" w:hAnsi="Times New Roman" w:cs="Times New Roman"/>
                <w:b/>
                <w:color w:val="000000"/>
                <w:sz w:val="16"/>
                <w:szCs w:val="16"/>
              </w:rPr>
              <w:t>69.902</w:t>
            </w:r>
          </w:p>
        </w:tc>
        <w:tc>
          <w:tcPr>
            <w:tcW w:w="765" w:type="pct"/>
            <w:noWrap/>
            <w:vAlign w:val="center"/>
            <w:hideMark/>
          </w:tcPr>
          <w:p w14:paraId="54381BA5" w14:textId="77777777" w:rsidR="004863D8" w:rsidRPr="009676D7" w:rsidRDefault="004863D8" w:rsidP="00F149A0">
            <w:pPr>
              <w:jc w:val="center"/>
              <w:rPr>
                <w:rFonts w:ascii="Times New Roman" w:eastAsia="Times New Roman" w:hAnsi="Times New Roman" w:cs="Times New Roman"/>
                <w:b/>
                <w:bCs/>
                <w:color w:val="000000"/>
                <w:sz w:val="16"/>
                <w:szCs w:val="16"/>
              </w:rPr>
            </w:pPr>
            <w:r w:rsidRPr="009676D7">
              <w:rPr>
                <w:rFonts w:ascii="Times New Roman" w:eastAsia="Times New Roman" w:hAnsi="Times New Roman" w:cs="Times New Roman"/>
                <w:b/>
                <w:bCs/>
                <w:color w:val="000000"/>
                <w:sz w:val="16"/>
                <w:szCs w:val="16"/>
              </w:rPr>
              <w:t>18.070.748</w:t>
            </w:r>
          </w:p>
        </w:tc>
      </w:tr>
    </w:tbl>
    <w:p w14:paraId="406AF89E" w14:textId="77777777" w:rsidR="004863D8" w:rsidRPr="009676D7" w:rsidRDefault="004863D8" w:rsidP="004863D8">
      <w:pPr>
        <w:contextualSpacing/>
      </w:pPr>
      <w:r w:rsidRPr="75AA67FD">
        <w:rPr>
          <w:rFonts w:ascii="Times New Roman" w:eastAsia="Calibri" w:hAnsi="Times New Roman" w:cs="Times New Roman"/>
          <w:b/>
          <w:bCs/>
          <w:sz w:val="18"/>
          <w:szCs w:val="18"/>
        </w:rPr>
        <w:t>Fuente:</w:t>
      </w:r>
      <w:r w:rsidRPr="75AA67FD">
        <w:rPr>
          <w:rFonts w:ascii="Times New Roman" w:eastAsia="Calibri" w:hAnsi="Times New Roman" w:cs="Times New Roman"/>
          <w:sz w:val="18"/>
          <w:szCs w:val="18"/>
        </w:rPr>
        <w:t xml:space="preserve"> UPRA (2025).</w:t>
      </w:r>
    </w:p>
    <w:p w14:paraId="62D092F3" w14:textId="77777777" w:rsidR="004863D8" w:rsidRDefault="004863D8" w:rsidP="004863D8">
      <w:pPr>
        <w:contextualSpacing/>
        <w:rPr>
          <w:rFonts w:ascii="Times New Roman" w:eastAsia="Calibri" w:hAnsi="Times New Roman" w:cs="Times New Roman"/>
          <w:sz w:val="18"/>
          <w:szCs w:val="18"/>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338"/>
        <w:gridCol w:w="4500"/>
      </w:tblGrid>
      <w:tr w:rsidR="004863D8" w14:paraId="52A9B9B6" w14:textId="77777777" w:rsidTr="00F149A0">
        <w:trPr>
          <w:trHeight w:val="300"/>
        </w:trPr>
        <w:tc>
          <w:tcPr>
            <w:tcW w:w="4770" w:type="dxa"/>
            <w:tcBorders>
              <w:top w:val="nil"/>
              <w:left w:val="nil"/>
              <w:bottom w:val="nil"/>
              <w:right w:val="nil"/>
            </w:tcBorders>
            <w:tcMar>
              <w:left w:w="105" w:type="dxa"/>
              <w:right w:w="105" w:type="dxa"/>
            </w:tcMar>
          </w:tcPr>
          <w:p w14:paraId="76A24E0A" w14:textId="77777777" w:rsidR="004863D8" w:rsidRDefault="004863D8" w:rsidP="00F149A0">
            <w:pPr>
              <w:keepNext/>
              <w:spacing w:after="200"/>
              <w:jc w:val="center"/>
            </w:pPr>
            <w:r w:rsidRPr="75AA67FD">
              <w:rPr>
                <w:rFonts w:ascii="Times New Roman" w:eastAsia="Times New Roman" w:hAnsi="Times New Roman" w:cs="Times New Roman"/>
                <w:color w:val="44546A" w:themeColor="text2"/>
                <w:sz w:val="20"/>
                <w:szCs w:val="20"/>
              </w:rPr>
              <w:t xml:space="preserve">Gráfica X. </w:t>
            </w:r>
            <w:r w:rsidRPr="75AA67FD">
              <w:rPr>
                <w:rFonts w:eastAsiaTheme="minorEastAsia"/>
                <w:color w:val="44546A" w:themeColor="text2"/>
                <w:sz w:val="20"/>
                <w:szCs w:val="20"/>
              </w:rPr>
              <w:t>Participación de los municipios en el inventario pecuario total de la provincia — 2024</w:t>
            </w:r>
          </w:p>
          <w:p w14:paraId="4B98C6B3" w14:textId="77777777" w:rsidR="004863D8" w:rsidRDefault="004863D8" w:rsidP="00F149A0">
            <w:pPr>
              <w:keepNext/>
              <w:rPr>
                <w:rFonts w:ascii="Times New Roman" w:eastAsia="Times New Roman" w:hAnsi="Times New Roman" w:cs="Times New Roman"/>
                <w:color w:val="000000" w:themeColor="text1"/>
                <w:sz w:val="18"/>
                <w:szCs w:val="18"/>
                <w:lang w:val="es-ES"/>
              </w:rPr>
            </w:pPr>
            <w:r>
              <w:rPr>
                <w:noProof/>
                <w:lang w:eastAsia="es-CO"/>
              </w:rPr>
              <w:drawing>
                <wp:inline distT="0" distB="0" distL="0" distR="0" wp14:anchorId="5815418A" wp14:editId="42803A1A">
                  <wp:extent cx="2786634" cy="1879145"/>
                  <wp:effectExtent l="0" t="0" r="0" b="0"/>
                  <wp:docPr id="699054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54916" name="Picture 699054916"/>
                          <pic:cNvPicPr/>
                        </pic:nvPicPr>
                        <pic:blipFill>
                          <a:blip r:embed="rId51">
                            <a:extLst>
                              <a:ext uri="{28A0092B-C50C-407E-A947-70E740481C1C}">
                                <a14:useLocalDpi xmlns:a14="http://schemas.microsoft.com/office/drawing/2010/main"/>
                              </a:ext>
                            </a:extLst>
                          </a:blip>
                          <a:stretch>
                            <a:fillRect/>
                          </a:stretch>
                        </pic:blipFill>
                        <pic:spPr>
                          <a:xfrm>
                            <a:off x="0" y="0"/>
                            <a:ext cx="2786634" cy="1879145"/>
                          </a:xfrm>
                          <a:prstGeom prst="rect">
                            <a:avLst/>
                          </a:prstGeom>
                        </pic:spPr>
                      </pic:pic>
                    </a:graphicData>
                  </a:graphic>
                </wp:inline>
              </w:drawing>
            </w:r>
            <w:r w:rsidRPr="75AA67FD">
              <w:rPr>
                <w:rFonts w:ascii="Times New Roman" w:eastAsia="Times New Roman" w:hAnsi="Times New Roman" w:cs="Times New Roman"/>
                <w:b/>
                <w:bCs/>
                <w:color w:val="000000" w:themeColor="text1"/>
                <w:sz w:val="18"/>
                <w:szCs w:val="18"/>
              </w:rPr>
              <w:t>Fuente:</w:t>
            </w:r>
            <w:r w:rsidRPr="75AA67FD">
              <w:rPr>
                <w:rFonts w:ascii="Times New Roman" w:eastAsia="Times New Roman" w:hAnsi="Times New Roman" w:cs="Times New Roman"/>
                <w:color w:val="000000" w:themeColor="text1"/>
                <w:sz w:val="18"/>
                <w:szCs w:val="18"/>
              </w:rPr>
              <w:t xml:space="preserve"> </w:t>
            </w:r>
            <w:r w:rsidRPr="75AA67FD">
              <w:rPr>
                <w:rFonts w:ascii="Times New Roman" w:eastAsia="Calibri" w:hAnsi="Times New Roman" w:cs="Times New Roman"/>
                <w:sz w:val="18"/>
                <w:szCs w:val="18"/>
              </w:rPr>
              <w:t>UPRA (2025)</w:t>
            </w:r>
            <w:r w:rsidRPr="75AA67FD">
              <w:rPr>
                <w:rFonts w:ascii="Times New Roman" w:eastAsia="Times New Roman" w:hAnsi="Times New Roman" w:cs="Times New Roman"/>
                <w:color w:val="000000" w:themeColor="text1"/>
                <w:sz w:val="18"/>
                <w:szCs w:val="18"/>
              </w:rPr>
              <w:t>. Cálculos propios.</w:t>
            </w:r>
          </w:p>
        </w:tc>
        <w:tc>
          <w:tcPr>
            <w:tcW w:w="4770" w:type="dxa"/>
            <w:tcBorders>
              <w:top w:val="nil"/>
              <w:left w:val="nil"/>
              <w:bottom w:val="nil"/>
              <w:right w:val="nil"/>
            </w:tcBorders>
            <w:tcMar>
              <w:left w:w="105" w:type="dxa"/>
              <w:right w:w="105" w:type="dxa"/>
            </w:tcMar>
          </w:tcPr>
          <w:p w14:paraId="3F0B9E9D" w14:textId="77777777" w:rsidR="004863D8" w:rsidRDefault="004863D8" w:rsidP="00F149A0">
            <w:pPr>
              <w:keepNext/>
              <w:spacing w:after="200"/>
              <w:jc w:val="center"/>
            </w:pPr>
            <w:r w:rsidRPr="75AA67FD">
              <w:rPr>
                <w:rFonts w:ascii="Times New Roman" w:eastAsia="Times New Roman" w:hAnsi="Times New Roman" w:cs="Times New Roman"/>
                <w:color w:val="44546A" w:themeColor="text2"/>
                <w:sz w:val="20"/>
                <w:szCs w:val="20"/>
              </w:rPr>
              <w:t xml:space="preserve">Gráfica X. </w:t>
            </w:r>
            <w:r w:rsidRPr="75AA67FD">
              <w:rPr>
                <w:rFonts w:eastAsiaTheme="minorEastAsia"/>
                <w:color w:val="44546A" w:themeColor="text2"/>
                <w:sz w:val="20"/>
                <w:szCs w:val="20"/>
              </w:rPr>
              <w:t>Composición porcentual del inventario pecuario por municipio — 2024</w:t>
            </w:r>
          </w:p>
          <w:p w14:paraId="3BD0C1DB" w14:textId="77777777" w:rsidR="004863D8" w:rsidRDefault="004863D8" w:rsidP="00F149A0">
            <w:pPr>
              <w:spacing w:after="120" w:line="276" w:lineRule="auto"/>
              <w:contextualSpacing/>
              <w:rPr>
                <w:rFonts w:ascii="Times New Roman" w:eastAsia="Times New Roman" w:hAnsi="Times New Roman" w:cs="Times New Roman"/>
                <w:color w:val="000000" w:themeColor="text1"/>
                <w:sz w:val="18"/>
                <w:szCs w:val="18"/>
                <w:lang w:val="es-ES"/>
              </w:rPr>
            </w:pPr>
            <w:r>
              <w:rPr>
                <w:noProof/>
                <w:lang w:eastAsia="es-CO"/>
              </w:rPr>
              <w:drawing>
                <wp:inline distT="0" distB="0" distL="0" distR="0" wp14:anchorId="4C41D1A9" wp14:editId="14150E8C">
                  <wp:extent cx="2895600" cy="1857375"/>
                  <wp:effectExtent l="0" t="0" r="0" b="0"/>
                  <wp:docPr id="2146966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66526" name="Picture 2146966526"/>
                          <pic:cNvPicPr/>
                        </pic:nvPicPr>
                        <pic:blipFill>
                          <a:blip r:embed="rId52">
                            <a:extLst>
                              <a:ext uri="{28A0092B-C50C-407E-A947-70E740481C1C}">
                                <a14:useLocalDpi xmlns:a14="http://schemas.microsoft.com/office/drawing/2010/main"/>
                              </a:ext>
                            </a:extLst>
                          </a:blip>
                          <a:stretch>
                            <a:fillRect/>
                          </a:stretch>
                        </pic:blipFill>
                        <pic:spPr>
                          <a:xfrm>
                            <a:off x="0" y="0"/>
                            <a:ext cx="2895600" cy="1857375"/>
                          </a:xfrm>
                          <a:prstGeom prst="rect">
                            <a:avLst/>
                          </a:prstGeom>
                        </pic:spPr>
                      </pic:pic>
                    </a:graphicData>
                  </a:graphic>
                </wp:inline>
              </w:drawing>
            </w:r>
            <w:r w:rsidRPr="75AA67FD">
              <w:rPr>
                <w:rFonts w:ascii="Times New Roman" w:eastAsia="Times New Roman" w:hAnsi="Times New Roman" w:cs="Times New Roman"/>
                <w:b/>
                <w:bCs/>
                <w:color w:val="000000" w:themeColor="text1"/>
                <w:sz w:val="18"/>
                <w:szCs w:val="18"/>
              </w:rPr>
              <w:t>Fuente:</w:t>
            </w:r>
            <w:r w:rsidRPr="75AA67FD">
              <w:rPr>
                <w:rFonts w:ascii="Times New Roman" w:eastAsia="Times New Roman" w:hAnsi="Times New Roman" w:cs="Times New Roman"/>
                <w:color w:val="000000" w:themeColor="text1"/>
                <w:sz w:val="18"/>
                <w:szCs w:val="18"/>
              </w:rPr>
              <w:t xml:space="preserve"> </w:t>
            </w:r>
            <w:r w:rsidRPr="75AA67FD">
              <w:rPr>
                <w:rFonts w:ascii="Times New Roman" w:eastAsia="Calibri" w:hAnsi="Times New Roman" w:cs="Times New Roman"/>
                <w:sz w:val="18"/>
                <w:szCs w:val="18"/>
              </w:rPr>
              <w:t>UPRA (2025)</w:t>
            </w:r>
            <w:r w:rsidRPr="75AA67FD">
              <w:rPr>
                <w:rFonts w:ascii="Times New Roman" w:eastAsia="Times New Roman" w:hAnsi="Times New Roman" w:cs="Times New Roman"/>
                <w:color w:val="000000" w:themeColor="text1"/>
                <w:sz w:val="18"/>
                <w:szCs w:val="18"/>
              </w:rPr>
              <w:t>. Cálculos propios.</w:t>
            </w:r>
          </w:p>
        </w:tc>
      </w:tr>
    </w:tbl>
    <w:p w14:paraId="54465C13" w14:textId="77777777" w:rsidR="004863D8" w:rsidRDefault="004863D8" w:rsidP="004863D8">
      <w:pPr>
        <w:contextualSpacing/>
        <w:rPr>
          <w:rFonts w:ascii="Times New Roman" w:eastAsia="Calibri" w:hAnsi="Times New Roman" w:cs="Times New Roman"/>
          <w:sz w:val="18"/>
          <w:szCs w:val="18"/>
        </w:rPr>
      </w:pPr>
    </w:p>
    <w:p w14:paraId="2A472064" w14:textId="77777777" w:rsidR="004863D8" w:rsidRDefault="004863D8" w:rsidP="004863D8">
      <w:pPr>
        <w:contextualSpacing/>
        <w:rPr>
          <w:rFonts w:ascii="Times New Roman" w:eastAsia="Calibri" w:hAnsi="Times New Roman" w:cs="Times New Roman"/>
          <w:sz w:val="18"/>
          <w:szCs w:val="18"/>
        </w:rPr>
      </w:pPr>
    </w:p>
    <w:p w14:paraId="05B26DDB" w14:textId="77777777" w:rsidR="004863D8" w:rsidRPr="009676D7" w:rsidRDefault="004863D8" w:rsidP="004863D8">
      <w:pPr>
        <w:contextualSpacing/>
        <w:rPr>
          <w:rFonts w:ascii="Times New Roman" w:eastAsia="Calibri" w:hAnsi="Times New Roman" w:cs="Times New Roman"/>
        </w:rPr>
      </w:pPr>
    </w:p>
    <w:p w14:paraId="292D0FA6" w14:textId="77777777" w:rsidR="004863D8" w:rsidRPr="009676D7" w:rsidRDefault="004863D8" w:rsidP="004863D8">
      <w:pPr>
        <w:rPr>
          <w:rFonts w:ascii="Times New Roman" w:eastAsia="Arial" w:hAnsi="Times New Roman" w:cs="Times New Roman"/>
        </w:rPr>
      </w:pPr>
      <w:r w:rsidRPr="7A5A1C4E">
        <w:rPr>
          <w:rFonts w:ascii="Times New Roman" w:eastAsia="Arial" w:hAnsi="Times New Roman" w:cs="Times New Roman"/>
        </w:rPr>
        <w:t xml:space="preserve">De otro lado, el número de hectáreas de suelo rural en los municipios que integran la PAP Bio‑energética del Norte de Antioquia evidencia una configuración territorial medianamente homogénea entre dos grupos de municipios, tanto en términos de la extensión del suelo rural como de su participación frente al área total de cada municipio. </w:t>
      </w:r>
    </w:p>
    <w:p w14:paraId="40BE29C6" w14:textId="77777777" w:rsidR="004863D8" w:rsidRDefault="004863D8" w:rsidP="004863D8">
      <w:pPr>
        <w:contextualSpacing/>
      </w:pPr>
      <w:r w:rsidRPr="7A5A1C4E">
        <w:rPr>
          <w:rFonts w:ascii="Times New Roman" w:eastAsia="Times New Roman" w:hAnsi="Times New Roman" w:cs="Times New Roman"/>
        </w:rPr>
        <w:t>Como se observa en la Tabla 34, la mayor parte de los municipios de la PAP presenta una proporción de suelo rural cercana o superior al 95% de su extensión territorial, lo que confirma el carácter predominantemente rural de la provincia. No obstante, en cinco municipios (Ituango, Campamento, San José de la Montaña, Toledo y Carolina del Príncipe) la superficie de suelo rural reportada por la información catastral supera el área oficial del municipio, alcanzando valores entre 102% y 120%.</w:t>
      </w:r>
      <w:r w:rsidRPr="7A5A1C4E">
        <w:rPr>
          <w:rStyle w:val="FootnoteReference"/>
          <w:rFonts w:ascii="Times New Roman" w:eastAsia="Times New Roman" w:hAnsi="Times New Roman" w:cs="Times New Roman"/>
        </w:rPr>
        <w:footnoteReference w:id="9"/>
      </w:r>
      <w:r w:rsidRPr="7A5A1C4E">
        <w:rPr>
          <w:rFonts w:ascii="Times New Roman" w:eastAsia="Times New Roman" w:hAnsi="Times New Roman" w:cs="Times New Roman"/>
        </w:rPr>
        <w:t xml:space="preserve"> </w:t>
      </w:r>
    </w:p>
    <w:p w14:paraId="5A555BEE"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35</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Extensión municipal y suelo rural en hectáreas por municipio en la PAP Bio-energética del Norte de Antioquia</w:t>
      </w:r>
    </w:p>
    <w:tbl>
      <w:tblPr>
        <w:tblStyle w:val="TableGrid"/>
        <w:tblW w:w="5000" w:type="pct"/>
        <w:tblLook w:val="04A0" w:firstRow="1" w:lastRow="0" w:firstColumn="1" w:lastColumn="0" w:noHBand="0" w:noVBand="1"/>
      </w:tblPr>
      <w:tblGrid>
        <w:gridCol w:w="2624"/>
        <w:gridCol w:w="2068"/>
        <w:gridCol w:w="2068"/>
        <w:gridCol w:w="2068"/>
      </w:tblGrid>
      <w:tr w:rsidR="004863D8" w:rsidRPr="009676D7" w14:paraId="50A6B9E8" w14:textId="77777777" w:rsidTr="00F149A0">
        <w:trPr>
          <w:trHeight w:val="300"/>
        </w:trPr>
        <w:tc>
          <w:tcPr>
            <w:tcW w:w="1486" w:type="pct"/>
            <w:shd w:val="clear" w:color="auto" w:fill="002060"/>
            <w:vAlign w:val="center"/>
          </w:tcPr>
          <w:p w14:paraId="17B4B2D9" w14:textId="77777777" w:rsidR="004863D8" w:rsidRPr="009676D7" w:rsidRDefault="004863D8" w:rsidP="00F149A0">
            <w:pPr>
              <w:spacing w:after="120" w:line="276" w:lineRule="auto"/>
              <w:jc w:val="center"/>
              <w:rPr>
                <w:rFonts w:ascii="Times New Roman" w:hAnsi="Times New Roman" w:cs="Times New Roman"/>
                <w:b/>
                <w:bCs/>
                <w:color w:val="FFFFFF" w:themeColor="background1"/>
                <w:sz w:val="16"/>
                <w:szCs w:val="16"/>
              </w:rPr>
            </w:pPr>
            <w:r w:rsidRPr="7A5A1C4E">
              <w:rPr>
                <w:rFonts w:ascii="Times New Roman" w:hAnsi="Times New Roman" w:cs="Times New Roman"/>
                <w:b/>
                <w:bCs/>
                <w:color w:val="FFFFFF" w:themeColor="background1"/>
                <w:sz w:val="16"/>
                <w:szCs w:val="16"/>
              </w:rPr>
              <w:t>Municipios</w:t>
            </w:r>
          </w:p>
        </w:tc>
        <w:tc>
          <w:tcPr>
            <w:tcW w:w="1171" w:type="pct"/>
            <w:shd w:val="clear" w:color="auto" w:fill="002060"/>
            <w:vAlign w:val="center"/>
          </w:tcPr>
          <w:p w14:paraId="0A3DEC34" w14:textId="77777777" w:rsidR="004863D8" w:rsidRPr="009676D7" w:rsidRDefault="004863D8" w:rsidP="00F149A0">
            <w:pPr>
              <w:spacing w:after="120" w:line="276" w:lineRule="auto"/>
              <w:jc w:val="center"/>
              <w:rPr>
                <w:rFonts w:ascii="Times New Roman" w:hAnsi="Times New Roman" w:cs="Times New Roman"/>
                <w:b/>
                <w:bCs/>
                <w:color w:val="FFFFFF" w:themeColor="background1"/>
                <w:sz w:val="16"/>
                <w:szCs w:val="16"/>
              </w:rPr>
            </w:pPr>
            <w:r w:rsidRPr="7A5A1C4E">
              <w:rPr>
                <w:rFonts w:ascii="Times New Roman" w:eastAsia="Times New Roman" w:hAnsi="Times New Roman" w:cs="Times New Roman"/>
                <w:b/>
                <w:bCs/>
                <w:color w:val="FFFFFF" w:themeColor="background1"/>
                <w:sz w:val="16"/>
                <w:szCs w:val="16"/>
              </w:rPr>
              <w:t>Extensión municipal (ha)</w:t>
            </w:r>
          </w:p>
        </w:tc>
        <w:tc>
          <w:tcPr>
            <w:tcW w:w="1171" w:type="pct"/>
            <w:shd w:val="clear" w:color="auto" w:fill="002060"/>
            <w:vAlign w:val="center"/>
          </w:tcPr>
          <w:p w14:paraId="049B314E" w14:textId="77777777" w:rsidR="004863D8" w:rsidRPr="009676D7" w:rsidRDefault="004863D8" w:rsidP="00F149A0">
            <w:pPr>
              <w:spacing w:after="120" w:line="276" w:lineRule="auto"/>
              <w:jc w:val="center"/>
              <w:rPr>
                <w:rFonts w:ascii="Times New Roman" w:hAnsi="Times New Roman" w:cs="Times New Roman"/>
                <w:b/>
                <w:bCs/>
                <w:color w:val="FFFFFF" w:themeColor="background1"/>
                <w:sz w:val="16"/>
                <w:szCs w:val="16"/>
              </w:rPr>
            </w:pPr>
            <w:r w:rsidRPr="7A5A1C4E">
              <w:rPr>
                <w:rFonts w:ascii="Times New Roman" w:hAnsi="Times New Roman" w:cs="Times New Roman"/>
                <w:b/>
                <w:bCs/>
                <w:color w:val="FFFFFF" w:themeColor="background1"/>
                <w:sz w:val="16"/>
                <w:szCs w:val="16"/>
              </w:rPr>
              <w:t>Suelo rural (ha)</w:t>
            </w:r>
          </w:p>
        </w:tc>
        <w:tc>
          <w:tcPr>
            <w:tcW w:w="1171" w:type="pct"/>
            <w:shd w:val="clear" w:color="auto" w:fill="002060"/>
            <w:vAlign w:val="center"/>
          </w:tcPr>
          <w:p w14:paraId="50BF2978" w14:textId="77777777" w:rsidR="004863D8" w:rsidRPr="009676D7" w:rsidRDefault="004863D8" w:rsidP="00F149A0">
            <w:pPr>
              <w:spacing w:after="120" w:line="276" w:lineRule="auto"/>
              <w:jc w:val="center"/>
              <w:rPr>
                <w:rFonts w:ascii="Times New Roman" w:hAnsi="Times New Roman" w:cs="Times New Roman"/>
                <w:b/>
                <w:bCs/>
                <w:color w:val="FFFFFF" w:themeColor="background1"/>
                <w:sz w:val="16"/>
                <w:szCs w:val="16"/>
              </w:rPr>
            </w:pPr>
            <w:r w:rsidRPr="7A5A1C4E">
              <w:rPr>
                <w:rFonts w:ascii="Times New Roman" w:hAnsi="Times New Roman" w:cs="Times New Roman"/>
                <w:b/>
                <w:bCs/>
                <w:color w:val="FFFFFF" w:themeColor="background1"/>
                <w:sz w:val="16"/>
                <w:szCs w:val="16"/>
              </w:rPr>
              <w:t>% Área rural</w:t>
            </w:r>
          </w:p>
        </w:tc>
      </w:tr>
      <w:tr w:rsidR="004863D8" w:rsidRPr="009676D7" w14:paraId="64464BCE" w14:textId="77777777" w:rsidTr="00F149A0">
        <w:trPr>
          <w:trHeight w:val="300"/>
        </w:trPr>
        <w:tc>
          <w:tcPr>
            <w:tcW w:w="1486" w:type="pct"/>
          </w:tcPr>
          <w:p w14:paraId="2736E6E7" w14:textId="77777777" w:rsidR="004863D8" w:rsidRPr="009676D7" w:rsidRDefault="004863D8" w:rsidP="00F149A0">
            <w:pPr>
              <w:spacing w:line="276" w:lineRule="auto"/>
              <w:jc w:val="left"/>
              <w:rPr>
                <w:rFonts w:ascii="Times New Roman" w:hAnsi="Times New Roman" w:cs="Times New Roman"/>
                <w:sz w:val="16"/>
                <w:szCs w:val="16"/>
              </w:rPr>
            </w:pPr>
            <w:r w:rsidRPr="7A5A1C4E">
              <w:rPr>
                <w:rFonts w:ascii="Times New Roman" w:hAnsi="Times New Roman" w:cs="Times New Roman"/>
                <w:sz w:val="16"/>
                <w:szCs w:val="16"/>
              </w:rPr>
              <w:t>Angostura</w:t>
            </w:r>
          </w:p>
        </w:tc>
        <w:tc>
          <w:tcPr>
            <w:tcW w:w="1171" w:type="pct"/>
          </w:tcPr>
          <w:p w14:paraId="0044FBCC"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33,866.65</w:t>
            </w:r>
          </w:p>
        </w:tc>
        <w:tc>
          <w:tcPr>
            <w:tcW w:w="1171" w:type="pct"/>
          </w:tcPr>
          <w:p w14:paraId="717C6659"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33,798.00</w:t>
            </w:r>
          </w:p>
        </w:tc>
        <w:tc>
          <w:tcPr>
            <w:tcW w:w="1171" w:type="pct"/>
          </w:tcPr>
          <w:p w14:paraId="4C6F48BD"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100%</w:t>
            </w:r>
          </w:p>
        </w:tc>
      </w:tr>
      <w:tr w:rsidR="004863D8" w:rsidRPr="009676D7" w14:paraId="6776483F" w14:textId="77777777" w:rsidTr="00F149A0">
        <w:trPr>
          <w:trHeight w:val="300"/>
        </w:trPr>
        <w:tc>
          <w:tcPr>
            <w:tcW w:w="1486" w:type="pct"/>
          </w:tcPr>
          <w:p w14:paraId="77D7132C" w14:textId="77777777" w:rsidR="004863D8" w:rsidRPr="009676D7" w:rsidRDefault="004863D8" w:rsidP="00F149A0">
            <w:pPr>
              <w:spacing w:line="276" w:lineRule="auto"/>
              <w:jc w:val="left"/>
              <w:rPr>
                <w:rFonts w:ascii="Times New Roman" w:hAnsi="Times New Roman" w:cs="Times New Roman"/>
                <w:sz w:val="16"/>
                <w:szCs w:val="16"/>
              </w:rPr>
            </w:pPr>
            <w:r w:rsidRPr="7A5A1C4E">
              <w:rPr>
                <w:rFonts w:ascii="Times New Roman" w:hAnsi="Times New Roman" w:cs="Times New Roman"/>
                <w:sz w:val="16"/>
                <w:szCs w:val="16"/>
              </w:rPr>
              <w:t>Anorí</w:t>
            </w:r>
          </w:p>
        </w:tc>
        <w:tc>
          <w:tcPr>
            <w:tcW w:w="1171" w:type="pct"/>
          </w:tcPr>
          <w:p w14:paraId="11076A0F"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141,377.57</w:t>
            </w:r>
          </w:p>
        </w:tc>
        <w:tc>
          <w:tcPr>
            <w:tcW w:w="1171" w:type="pct"/>
          </w:tcPr>
          <w:p w14:paraId="647C8AA7"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140,120.00</w:t>
            </w:r>
          </w:p>
        </w:tc>
        <w:tc>
          <w:tcPr>
            <w:tcW w:w="1171" w:type="pct"/>
          </w:tcPr>
          <w:p w14:paraId="18E01445"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99%</w:t>
            </w:r>
          </w:p>
        </w:tc>
      </w:tr>
      <w:tr w:rsidR="004863D8" w:rsidRPr="009676D7" w14:paraId="737CCB9F" w14:textId="77777777" w:rsidTr="00F149A0">
        <w:trPr>
          <w:trHeight w:val="300"/>
        </w:trPr>
        <w:tc>
          <w:tcPr>
            <w:tcW w:w="1486" w:type="pct"/>
          </w:tcPr>
          <w:p w14:paraId="3FBE8708" w14:textId="77777777" w:rsidR="004863D8" w:rsidRPr="009676D7" w:rsidRDefault="004863D8" w:rsidP="00F149A0">
            <w:pPr>
              <w:spacing w:line="276" w:lineRule="auto"/>
              <w:jc w:val="left"/>
              <w:rPr>
                <w:rFonts w:ascii="Times New Roman" w:hAnsi="Times New Roman" w:cs="Times New Roman"/>
                <w:sz w:val="16"/>
                <w:szCs w:val="16"/>
              </w:rPr>
            </w:pPr>
            <w:r w:rsidRPr="7A5A1C4E">
              <w:rPr>
                <w:rFonts w:ascii="Times New Roman" w:hAnsi="Times New Roman" w:cs="Times New Roman"/>
                <w:sz w:val="16"/>
                <w:szCs w:val="16"/>
              </w:rPr>
              <w:t>Briceño</w:t>
            </w:r>
          </w:p>
        </w:tc>
        <w:tc>
          <w:tcPr>
            <w:tcW w:w="1171" w:type="pct"/>
          </w:tcPr>
          <w:p w14:paraId="0B4F1833"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37,634.68</w:t>
            </w:r>
          </w:p>
        </w:tc>
        <w:tc>
          <w:tcPr>
            <w:tcW w:w="1171" w:type="pct"/>
          </w:tcPr>
          <w:p w14:paraId="74600B48"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36,509.00</w:t>
            </w:r>
          </w:p>
        </w:tc>
        <w:tc>
          <w:tcPr>
            <w:tcW w:w="1171" w:type="pct"/>
          </w:tcPr>
          <w:p w14:paraId="239DB02F"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97%</w:t>
            </w:r>
          </w:p>
        </w:tc>
      </w:tr>
      <w:tr w:rsidR="004863D8" w:rsidRPr="009676D7" w14:paraId="0A6521B9" w14:textId="77777777" w:rsidTr="00F149A0">
        <w:trPr>
          <w:trHeight w:val="300"/>
        </w:trPr>
        <w:tc>
          <w:tcPr>
            <w:tcW w:w="1486" w:type="pct"/>
            <w:shd w:val="clear" w:color="auto" w:fill="FFF2CC" w:themeFill="accent4" w:themeFillTint="33"/>
          </w:tcPr>
          <w:p w14:paraId="159C76B8" w14:textId="77777777" w:rsidR="004863D8" w:rsidRPr="009676D7" w:rsidRDefault="004863D8" w:rsidP="00F149A0">
            <w:pPr>
              <w:spacing w:line="276" w:lineRule="auto"/>
              <w:jc w:val="left"/>
              <w:rPr>
                <w:rFonts w:ascii="Times New Roman" w:hAnsi="Times New Roman" w:cs="Times New Roman"/>
                <w:sz w:val="16"/>
                <w:szCs w:val="16"/>
              </w:rPr>
            </w:pPr>
            <w:r w:rsidRPr="7A5A1C4E">
              <w:rPr>
                <w:rFonts w:ascii="Times New Roman" w:hAnsi="Times New Roman" w:cs="Times New Roman"/>
                <w:sz w:val="16"/>
                <w:szCs w:val="16"/>
              </w:rPr>
              <w:t>Campamento</w:t>
            </w:r>
          </w:p>
        </w:tc>
        <w:tc>
          <w:tcPr>
            <w:tcW w:w="1171" w:type="pct"/>
            <w:shd w:val="clear" w:color="auto" w:fill="FFF2CC" w:themeFill="accent4" w:themeFillTint="33"/>
          </w:tcPr>
          <w:p w14:paraId="2E83304F"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20,634.33</w:t>
            </w:r>
          </w:p>
        </w:tc>
        <w:tc>
          <w:tcPr>
            <w:tcW w:w="1171" w:type="pct"/>
            <w:shd w:val="clear" w:color="auto" w:fill="FFF2CC" w:themeFill="accent4" w:themeFillTint="33"/>
          </w:tcPr>
          <w:p w14:paraId="79E11AC4"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22,971.00</w:t>
            </w:r>
          </w:p>
        </w:tc>
        <w:tc>
          <w:tcPr>
            <w:tcW w:w="1171" w:type="pct"/>
            <w:shd w:val="clear" w:color="auto" w:fill="FFF2CC" w:themeFill="accent4" w:themeFillTint="33"/>
          </w:tcPr>
          <w:p w14:paraId="4BCCC9C3"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111%</w:t>
            </w:r>
          </w:p>
        </w:tc>
      </w:tr>
      <w:tr w:rsidR="004863D8" w:rsidRPr="009676D7" w14:paraId="66276E5E" w14:textId="77777777" w:rsidTr="00F149A0">
        <w:trPr>
          <w:trHeight w:val="300"/>
        </w:trPr>
        <w:tc>
          <w:tcPr>
            <w:tcW w:w="1486" w:type="pct"/>
            <w:shd w:val="clear" w:color="auto" w:fill="FFF2CC" w:themeFill="accent4" w:themeFillTint="33"/>
          </w:tcPr>
          <w:p w14:paraId="64CB6E8D" w14:textId="77777777" w:rsidR="004863D8" w:rsidRPr="009676D7" w:rsidRDefault="004863D8" w:rsidP="00F149A0">
            <w:pPr>
              <w:spacing w:line="276" w:lineRule="auto"/>
              <w:jc w:val="left"/>
              <w:rPr>
                <w:rFonts w:ascii="Times New Roman" w:hAnsi="Times New Roman" w:cs="Times New Roman"/>
                <w:sz w:val="16"/>
                <w:szCs w:val="16"/>
              </w:rPr>
            </w:pPr>
            <w:r w:rsidRPr="7A5A1C4E">
              <w:rPr>
                <w:rFonts w:ascii="Times New Roman" w:hAnsi="Times New Roman" w:cs="Times New Roman"/>
                <w:sz w:val="16"/>
                <w:szCs w:val="16"/>
              </w:rPr>
              <w:t>Carolina del Príncipe</w:t>
            </w:r>
          </w:p>
        </w:tc>
        <w:tc>
          <w:tcPr>
            <w:tcW w:w="1171" w:type="pct"/>
            <w:shd w:val="clear" w:color="auto" w:fill="FFF2CC" w:themeFill="accent4" w:themeFillTint="33"/>
          </w:tcPr>
          <w:p w14:paraId="6B5D07D6"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14,958.08</w:t>
            </w:r>
          </w:p>
        </w:tc>
        <w:tc>
          <w:tcPr>
            <w:tcW w:w="1171" w:type="pct"/>
            <w:shd w:val="clear" w:color="auto" w:fill="FFF2CC" w:themeFill="accent4" w:themeFillTint="33"/>
          </w:tcPr>
          <w:p w14:paraId="6B029D2B"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15,278.00</w:t>
            </w:r>
          </w:p>
        </w:tc>
        <w:tc>
          <w:tcPr>
            <w:tcW w:w="1171" w:type="pct"/>
            <w:shd w:val="clear" w:color="auto" w:fill="FFF2CC" w:themeFill="accent4" w:themeFillTint="33"/>
          </w:tcPr>
          <w:p w14:paraId="5E546159"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102%</w:t>
            </w:r>
          </w:p>
        </w:tc>
      </w:tr>
      <w:tr w:rsidR="004863D8" w:rsidRPr="009676D7" w14:paraId="4A54853E" w14:textId="77777777" w:rsidTr="00F149A0">
        <w:trPr>
          <w:trHeight w:val="300"/>
        </w:trPr>
        <w:tc>
          <w:tcPr>
            <w:tcW w:w="1486" w:type="pct"/>
          </w:tcPr>
          <w:p w14:paraId="11C20097" w14:textId="77777777" w:rsidR="004863D8" w:rsidRPr="009676D7" w:rsidRDefault="004863D8" w:rsidP="00F149A0">
            <w:pPr>
              <w:spacing w:line="276" w:lineRule="auto"/>
              <w:jc w:val="left"/>
              <w:rPr>
                <w:rFonts w:ascii="Times New Roman" w:hAnsi="Times New Roman" w:cs="Times New Roman"/>
                <w:sz w:val="16"/>
                <w:szCs w:val="16"/>
              </w:rPr>
            </w:pPr>
            <w:r w:rsidRPr="7A5A1C4E">
              <w:rPr>
                <w:rFonts w:ascii="Times New Roman" w:hAnsi="Times New Roman" w:cs="Times New Roman"/>
                <w:sz w:val="16"/>
                <w:szCs w:val="16"/>
              </w:rPr>
              <w:t>Gómez Plata</w:t>
            </w:r>
          </w:p>
        </w:tc>
        <w:tc>
          <w:tcPr>
            <w:tcW w:w="1171" w:type="pct"/>
          </w:tcPr>
          <w:p w14:paraId="5A9D5EAC"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33,220.46</w:t>
            </w:r>
          </w:p>
        </w:tc>
        <w:tc>
          <w:tcPr>
            <w:tcW w:w="1171" w:type="pct"/>
          </w:tcPr>
          <w:p w14:paraId="6245C0B4"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32,780.00</w:t>
            </w:r>
          </w:p>
        </w:tc>
        <w:tc>
          <w:tcPr>
            <w:tcW w:w="1171" w:type="pct"/>
          </w:tcPr>
          <w:p w14:paraId="28FE9986"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99%</w:t>
            </w:r>
          </w:p>
        </w:tc>
      </w:tr>
      <w:tr w:rsidR="004863D8" w:rsidRPr="009676D7" w14:paraId="68C565FB" w14:textId="77777777" w:rsidTr="00F149A0">
        <w:trPr>
          <w:trHeight w:val="300"/>
        </w:trPr>
        <w:tc>
          <w:tcPr>
            <w:tcW w:w="1486" w:type="pct"/>
          </w:tcPr>
          <w:p w14:paraId="27887404" w14:textId="77777777" w:rsidR="004863D8" w:rsidRPr="009676D7" w:rsidRDefault="004863D8" w:rsidP="00F149A0">
            <w:pPr>
              <w:spacing w:line="276" w:lineRule="auto"/>
              <w:jc w:val="left"/>
              <w:rPr>
                <w:rFonts w:ascii="Times New Roman" w:hAnsi="Times New Roman" w:cs="Times New Roman"/>
                <w:sz w:val="16"/>
                <w:szCs w:val="16"/>
              </w:rPr>
            </w:pPr>
            <w:r w:rsidRPr="7A5A1C4E">
              <w:rPr>
                <w:rFonts w:ascii="Times New Roman" w:hAnsi="Times New Roman" w:cs="Times New Roman"/>
                <w:sz w:val="16"/>
                <w:szCs w:val="16"/>
              </w:rPr>
              <w:t>Guadalupe</w:t>
            </w:r>
          </w:p>
        </w:tc>
        <w:tc>
          <w:tcPr>
            <w:tcW w:w="1171" w:type="pct"/>
          </w:tcPr>
          <w:p w14:paraId="38D784C9"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11,820.79</w:t>
            </w:r>
          </w:p>
        </w:tc>
        <w:tc>
          <w:tcPr>
            <w:tcW w:w="1171" w:type="pct"/>
          </w:tcPr>
          <w:p w14:paraId="3F0DE9DD"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11,515.00</w:t>
            </w:r>
          </w:p>
        </w:tc>
        <w:tc>
          <w:tcPr>
            <w:tcW w:w="1171" w:type="pct"/>
          </w:tcPr>
          <w:p w14:paraId="13D18AC5"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97%</w:t>
            </w:r>
          </w:p>
        </w:tc>
      </w:tr>
      <w:tr w:rsidR="004863D8" w:rsidRPr="009676D7" w14:paraId="2FFFE46C" w14:textId="77777777" w:rsidTr="00F149A0">
        <w:trPr>
          <w:trHeight w:val="300"/>
        </w:trPr>
        <w:tc>
          <w:tcPr>
            <w:tcW w:w="1486" w:type="pct"/>
          </w:tcPr>
          <w:p w14:paraId="77E633C9" w14:textId="77777777" w:rsidR="004863D8" w:rsidRPr="009676D7" w:rsidRDefault="004863D8" w:rsidP="00F149A0">
            <w:pPr>
              <w:spacing w:line="276" w:lineRule="auto"/>
              <w:jc w:val="left"/>
              <w:rPr>
                <w:rFonts w:ascii="Times New Roman" w:hAnsi="Times New Roman" w:cs="Times New Roman"/>
                <w:sz w:val="16"/>
                <w:szCs w:val="16"/>
              </w:rPr>
            </w:pPr>
            <w:r w:rsidRPr="7A5A1C4E">
              <w:rPr>
                <w:rFonts w:ascii="Times New Roman" w:hAnsi="Times New Roman" w:cs="Times New Roman"/>
                <w:sz w:val="16"/>
                <w:szCs w:val="16"/>
              </w:rPr>
              <w:t>Ituango</w:t>
            </w:r>
          </w:p>
        </w:tc>
        <w:tc>
          <w:tcPr>
            <w:tcW w:w="1171" w:type="pct"/>
          </w:tcPr>
          <w:p w14:paraId="555D8B8C"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284,111.61</w:t>
            </w:r>
          </w:p>
        </w:tc>
        <w:tc>
          <w:tcPr>
            <w:tcW w:w="1171" w:type="pct"/>
          </w:tcPr>
          <w:p w14:paraId="00BF587F"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340,850.00</w:t>
            </w:r>
          </w:p>
        </w:tc>
        <w:tc>
          <w:tcPr>
            <w:tcW w:w="1171" w:type="pct"/>
          </w:tcPr>
          <w:p w14:paraId="47B2C36C"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120%</w:t>
            </w:r>
          </w:p>
        </w:tc>
      </w:tr>
      <w:tr w:rsidR="004863D8" w:rsidRPr="009676D7" w14:paraId="33051A7F" w14:textId="77777777" w:rsidTr="00F149A0">
        <w:trPr>
          <w:trHeight w:val="300"/>
        </w:trPr>
        <w:tc>
          <w:tcPr>
            <w:tcW w:w="1486" w:type="pct"/>
          </w:tcPr>
          <w:p w14:paraId="06EACE8B" w14:textId="77777777" w:rsidR="004863D8" w:rsidRPr="009676D7" w:rsidRDefault="004863D8" w:rsidP="00F149A0">
            <w:pPr>
              <w:spacing w:line="276" w:lineRule="auto"/>
              <w:jc w:val="left"/>
              <w:rPr>
                <w:rFonts w:ascii="Times New Roman" w:hAnsi="Times New Roman" w:cs="Times New Roman"/>
                <w:sz w:val="16"/>
                <w:szCs w:val="16"/>
              </w:rPr>
            </w:pPr>
            <w:r w:rsidRPr="7A5A1C4E">
              <w:rPr>
                <w:rFonts w:ascii="Times New Roman" w:hAnsi="Times New Roman" w:cs="Times New Roman"/>
                <w:sz w:val="16"/>
                <w:szCs w:val="16"/>
              </w:rPr>
              <w:t>San Andrés de Cuerquia</w:t>
            </w:r>
          </w:p>
        </w:tc>
        <w:tc>
          <w:tcPr>
            <w:tcW w:w="1171" w:type="pct"/>
          </w:tcPr>
          <w:p w14:paraId="79024CA9"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21,872.66</w:t>
            </w:r>
          </w:p>
        </w:tc>
        <w:tc>
          <w:tcPr>
            <w:tcW w:w="1171" w:type="pct"/>
          </w:tcPr>
          <w:p w14:paraId="6843E900"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20,415.00</w:t>
            </w:r>
          </w:p>
        </w:tc>
        <w:tc>
          <w:tcPr>
            <w:tcW w:w="1171" w:type="pct"/>
          </w:tcPr>
          <w:p w14:paraId="104E9DB6"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93%</w:t>
            </w:r>
          </w:p>
        </w:tc>
      </w:tr>
      <w:tr w:rsidR="004863D8" w:rsidRPr="009676D7" w14:paraId="59A45AE0" w14:textId="77777777" w:rsidTr="00F149A0">
        <w:trPr>
          <w:trHeight w:val="300"/>
        </w:trPr>
        <w:tc>
          <w:tcPr>
            <w:tcW w:w="1486" w:type="pct"/>
            <w:shd w:val="clear" w:color="auto" w:fill="FFF2CC" w:themeFill="accent4" w:themeFillTint="33"/>
          </w:tcPr>
          <w:p w14:paraId="65D649A2" w14:textId="77777777" w:rsidR="004863D8" w:rsidRPr="009676D7" w:rsidRDefault="004863D8" w:rsidP="00F149A0">
            <w:pPr>
              <w:spacing w:line="276" w:lineRule="auto"/>
              <w:jc w:val="left"/>
              <w:rPr>
                <w:rFonts w:ascii="Times New Roman" w:hAnsi="Times New Roman" w:cs="Times New Roman"/>
                <w:sz w:val="16"/>
                <w:szCs w:val="16"/>
              </w:rPr>
            </w:pPr>
            <w:r w:rsidRPr="7A5A1C4E">
              <w:rPr>
                <w:rFonts w:ascii="Times New Roman" w:hAnsi="Times New Roman" w:cs="Times New Roman"/>
                <w:sz w:val="16"/>
                <w:szCs w:val="16"/>
              </w:rPr>
              <w:t>San José de la Montaña</w:t>
            </w:r>
          </w:p>
        </w:tc>
        <w:tc>
          <w:tcPr>
            <w:tcW w:w="1171" w:type="pct"/>
            <w:shd w:val="clear" w:color="auto" w:fill="FFF2CC" w:themeFill="accent4" w:themeFillTint="33"/>
          </w:tcPr>
          <w:p w14:paraId="68D3C156"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12,607.36</w:t>
            </w:r>
          </w:p>
        </w:tc>
        <w:tc>
          <w:tcPr>
            <w:tcW w:w="1171" w:type="pct"/>
            <w:shd w:val="clear" w:color="auto" w:fill="FFF2CC" w:themeFill="accent4" w:themeFillTint="33"/>
          </w:tcPr>
          <w:p w14:paraId="1EACF941"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13,737.00</w:t>
            </w:r>
          </w:p>
        </w:tc>
        <w:tc>
          <w:tcPr>
            <w:tcW w:w="1171" w:type="pct"/>
            <w:shd w:val="clear" w:color="auto" w:fill="FFF2CC" w:themeFill="accent4" w:themeFillTint="33"/>
          </w:tcPr>
          <w:p w14:paraId="6CE2F380"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109%</w:t>
            </w:r>
          </w:p>
        </w:tc>
      </w:tr>
      <w:tr w:rsidR="004863D8" w:rsidRPr="009676D7" w14:paraId="1D046383" w14:textId="77777777" w:rsidTr="00F149A0">
        <w:trPr>
          <w:trHeight w:val="300"/>
        </w:trPr>
        <w:tc>
          <w:tcPr>
            <w:tcW w:w="1486" w:type="pct"/>
            <w:shd w:val="clear" w:color="auto" w:fill="FFF2CC" w:themeFill="accent4" w:themeFillTint="33"/>
          </w:tcPr>
          <w:p w14:paraId="113F3A70" w14:textId="77777777" w:rsidR="004863D8" w:rsidRPr="009676D7" w:rsidRDefault="004863D8" w:rsidP="00F149A0">
            <w:pPr>
              <w:spacing w:line="276" w:lineRule="auto"/>
              <w:jc w:val="left"/>
              <w:rPr>
                <w:rFonts w:ascii="Times New Roman" w:hAnsi="Times New Roman" w:cs="Times New Roman"/>
                <w:sz w:val="16"/>
                <w:szCs w:val="16"/>
              </w:rPr>
            </w:pPr>
            <w:r w:rsidRPr="7A5A1C4E">
              <w:rPr>
                <w:rFonts w:ascii="Times New Roman" w:hAnsi="Times New Roman" w:cs="Times New Roman"/>
                <w:sz w:val="16"/>
                <w:szCs w:val="16"/>
              </w:rPr>
              <w:t>Toledo</w:t>
            </w:r>
          </w:p>
        </w:tc>
        <w:tc>
          <w:tcPr>
            <w:tcW w:w="1171" w:type="pct"/>
            <w:shd w:val="clear" w:color="auto" w:fill="FFF2CC" w:themeFill="accent4" w:themeFillTint="33"/>
          </w:tcPr>
          <w:p w14:paraId="41B1A637"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12,257.84</w:t>
            </w:r>
          </w:p>
        </w:tc>
        <w:tc>
          <w:tcPr>
            <w:tcW w:w="1171" w:type="pct"/>
            <w:shd w:val="clear" w:color="auto" w:fill="FFF2CC" w:themeFill="accent4" w:themeFillTint="33"/>
          </w:tcPr>
          <w:p w14:paraId="5742696A"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13,288.00</w:t>
            </w:r>
          </w:p>
        </w:tc>
        <w:tc>
          <w:tcPr>
            <w:tcW w:w="1171" w:type="pct"/>
            <w:shd w:val="clear" w:color="auto" w:fill="FFF2CC" w:themeFill="accent4" w:themeFillTint="33"/>
          </w:tcPr>
          <w:p w14:paraId="29D2F4C1"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108%</w:t>
            </w:r>
          </w:p>
        </w:tc>
      </w:tr>
      <w:tr w:rsidR="004863D8" w:rsidRPr="009676D7" w14:paraId="1DBEC1F2" w14:textId="77777777" w:rsidTr="00F149A0">
        <w:trPr>
          <w:trHeight w:val="300"/>
        </w:trPr>
        <w:tc>
          <w:tcPr>
            <w:tcW w:w="1486" w:type="pct"/>
            <w:shd w:val="clear" w:color="auto" w:fill="FFF2CC" w:themeFill="accent4" w:themeFillTint="33"/>
          </w:tcPr>
          <w:p w14:paraId="4C6A526F" w14:textId="77777777" w:rsidR="004863D8" w:rsidRPr="009676D7" w:rsidRDefault="004863D8" w:rsidP="00F149A0">
            <w:pPr>
              <w:spacing w:line="276" w:lineRule="auto"/>
              <w:jc w:val="left"/>
              <w:rPr>
                <w:rFonts w:ascii="Times New Roman" w:hAnsi="Times New Roman" w:cs="Times New Roman"/>
                <w:sz w:val="16"/>
                <w:szCs w:val="16"/>
              </w:rPr>
            </w:pPr>
            <w:r w:rsidRPr="7A5A1C4E">
              <w:rPr>
                <w:rFonts w:ascii="Times New Roman" w:hAnsi="Times New Roman" w:cs="Times New Roman"/>
                <w:sz w:val="16"/>
                <w:szCs w:val="16"/>
              </w:rPr>
              <w:t>Valdivia</w:t>
            </w:r>
          </w:p>
        </w:tc>
        <w:tc>
          <w:tcPr>
            <w:tcW w:w="1171" w:type="pct"/>
            <w:shd w:val="clear" w:color="auto" w:fill="FFF2CC" w:themeFill="accent4" w:themeFillTint="33"/>
          </w:tcPr>
          <w:p w14:paraId="25E94EDB"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56,770.26</w:t>
            </w:r>
          </w:p>
        </w:tc>
        <w:tc>
          <w:tcPr>
            <w:tcW w:w="1171" w:type="pct"/>
            <w:shd w:val="clear" w:color="auto" w:fill="FFF2CC" w:themeFill="accent4" w:themeFillTint="33"/>
          </w:tcPr>
          <w:p w14:paraId="0282FBEF"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57,676.00</w:t>
            </w:r>
          </w:p>
        </w:tc>
        <w:tc>
          <w:tcPr>
            <w:tcW w:w="1171" w:type="pct"/>
            <w:shd w:val="clear" w:color="auto" w:fill="FFF2CC" w:themeFill="accent4" w:themeFillTint="33"/>
          </w:tcPr>
          <w:p w14:paraId="7607A12A"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102%</w:t>
            </w:r>
          </w:p>
        </w:tc>
      </w:tr>
      <w:tr w:rsidR="004863D8" w:rsidRPr="009676D7" w14:paraId="172B72E9" w14:textId="77777777" w:rsidTr="00F149A0">
        <w:trPr>
          <w:trHeight w:val="300"/>
        </w:trPr>
        <w:tc>
          <w:tcPr>
            <w:tcW w:w="1486" w:type="pct"/>
          </w:tcPr>
          <w:p w14:paraId="3A232ADE" w14:textId="77777777" w:rsidR="004863D8" w:rsidRPr="009676D7" w:rsidRDefault="004863D8" w:rsidP="00F149A0">
            <w:pPr>
              <w:spacing w:line="276" w:lineRule="auto"/>
              <w:jc w:val="left"/>
              <w:rPr>
                <w:rFonts w:ascii="Times New Roman" w:hAnsi="Times New Roman" w:cs="Times New Roman"/>
                <w:sz w:val="16"/>
                <w:szCs w:val="16"/>
              </w:rPr>
            </w:pPr>
            <w:r w:rsidRPr="7A5A1C4E">
              <w:rPr>
                <w:rFonts w:ascii="Times New Roman" w:hAnsi="Times New Roman" w:cs="Times New Roman"/>
                <w:sz w:val="16"/>
                <w:szCs w:val="16"/>
              </w:rPr>
              <w:t>Yarumal</w:t>
            </w:r>
          </w:p>
        </w:tc>
        <w:tc>
          <w:tcPr>
            <w:tcW w:w="1171" w:type="pct"/>
          </w:tcPr>
          <w:p w14:paraId="72306B33"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73,825.63</w:t>
            </w:r>
          </w:p>
        </w:tc>
        <w:tc>
          <w:tcPr>
            <w:tcW w:w="1171" w:type="pct"/>
          </w:tcPr>
          <w:p w14:paraId="468D7A97"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74,141.00</w:t>
            </w:r>
          </w:p>
        </w:tc>
        <w:tc>
          <w:tcPr>
            <w:tcW w:w="1171" w:type="pct"/>
          </w:tcPr>
          <w:p w14:paraId="3CA4BE75"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100%</w:t>
            </w:r>
          </w:p>
        </w:tc>
      </w:tr>
      <w:tr w:rsidR="004863D8" w14:paraId="31DBDC10" w14:textId="77777777" w:rsidTr="00F149A0">
        <w:trPr>
          <w:trHeight w:val="382"/>
        </w:trPr>
        <w:tc>
          <w:tcPr>
            <w:tcW w:w="2624" w:type="dxa"/>
          </w:tcPr>
          <w:p w14:paraId="78E41767" w14:textId="77777777" w:rsidR="004863D8" w:rsidRDefault="004863D8" w:rsidP="00F149A0">
            <w:pPr>
              <w:spacing w:line="276" w:lineRule="auto"/>
              <w:jc w:val="left"/>
              <w:rPr>
                <w:rFonts w:ascii="Times New Roman" w:hAnsi="Times New Roman" w:cs="Times New Roman"/>
                <w:b/>
                <w:bCs/>
                <w:sz w:val="16"/>
                <w:szCs w:val="16"/>
              </w:rPr>
            </w:pPr>
            <w:r w:rsidRPr="7A5A1C4E">
              <w:rPr>
                <w:rFonts w:ascii="Times New Roman" w:hAnsi="Times New Roman" w:cs="Times New Roman"/>
                <w:b/>
                <w:bCs/>
                <w:sz w:val="16"/>
                <w:szCs w:val="16"/>
              </w:rPr>
              <w:t>Total, Provincia</w:t>
            </w:r>
          </w:p>
        </w:tc>
        <w:tc>
          <w:tcPr>
            <w:tcW w:w="2068" w:type="dxa"/>
          </w:tcPr>
          <w:p w14:paraId="6162C48D" w14:textId="77777777" w:rsidR="004863D8" w:rsidRDefault="004863D8" w:rsidP="00F149A0">
            <w:pPr>
              <w:spacing w:line="276" w:lineRule="auto"/>
              <w:jc w:val="center"/>
              <w:rPr>
                <w:rFonts w:ascii="Times New Roman" w:hAnsi="Times New Roman" w:cs="Times New Roman"/>
                <w:b/>
                <w:bCs/>
                <w:color w:val="000000" w:themeColor="text1"/>
                <w:sz w:val="16"/>
                <w:szCs w:val="16"/>
              </w:rPr>
            </w:pPr>
            <w:r w:rsidRPr="7A5A1C4E">
              <w:rPr>
                <w:rFonts w:ascii="Times New Roman" w:hAnsi="Times New Roman" w:cs="Times New Roman"/>
                <w:b/>
                <w:bCs/>
                <w:color w:val="000000" w:themeColor="text1"/>
                <w:sz w:val="16"/>
                <w:szCs w:val="16"/>
              </w:rPr>
              <w:t>754,957.93</w:t>
            </w:r>
          </w:p>
        </w:tc>
        <w:tc>
          <w:tcPr>
            <w:tcW w:w="2068" w:type="dxa"/>
          </w:tcPr>
          <w:p w14:paraId="251B3210" w14:textId="77777777" w:rsidR="004863D8" w:rsidRDefault="004863D8" w:rsidP="00F149A0">
            <w:pPr>
              <w:spacing w:line="276" w:lineRule="auto"/>
              <w:jc w:val="center"/>
              <w:rPr>
                <w:rFonts w:ascii="Times New Roman" w:hAnsi="Times New Roman" w:cs="Times New Roman"/>
                <w:b/>
                <w:bCs/>
                <w:color w:val="000000" w:themeColor="text1"/>
                <w:sz w:val="16"/>
                <w:szCs w:val="16"/>
              </w:rPr>
            </w:pPr>
            <w:r w:rsidRPr="7A5A1C4E">
              <w:rPr>
                <w:rFonts w:ascii="Times New Roman" w:hAnsi="Times New Roman" w:cs="Times New Roman"/>
                <w:b/>
                <w:bCs/>
                <w:color w:val="000000" w:themeColor="text1"/>
                <w:sz w:val="16"/>
                <w:szCs w:val="16"/>
              </w:rPr>
              <w:t>813,078.00</w:t>
            </w:r>
          </w:p>
        </w:tc>
        <w:tc>
          <w:tcPr>
            <w:tcW w:w="2068" w:type="dxa"/>
          </w:tcPr>
          <w:p w14:paraId="1F5C4550" w14:textId="77777777" w:rsidR="004863D8" w:rsidRDefault="004863D8" w:rsidP="00F149A0">
            <w:pPr>
              <w:spacing w:line="276" w:lineRule="auto"/>
              <w:jc w:val="center"/>
              <w:rPr>
                <w:rFonts w:ascii="Times New Roman" w:hAnsi="Times New Roman" w:cs="Times New Roman"/>
                <w:sz w:val="16"/>
                <w:szCs w:val="16"/>
              </w:rPr>
            </w:pPr>
            <w:r w:rsidRPr="7A5A1C4E">
              <w:rPr>
                <w:rFonts w:ascii="Times New Roman" w:hAnsi="Times New Roman" w:cs="Times New Roman"/>
                <w:sz w:val="16"/>
                <w:szCs w:val="16"/>
              </w:rPr>
              <w:t>-</w:t>
            </w:r>
          </w:p>
        </w:tc>
      </w:tr>
    </w:tbl>
    <w:p w14:paraId="5A962F06" w14:textId="77777777" w:rsidR="004863D8" w:rsidRPr="009676D7" w:rsidRDefault="004863D8" w:rsidP="004863D8">
      <w:pPr>
        <w:spacing w:before="0" w:after="0"/>
        <w:rPr>
          <w:rFonts w:ascii="Times New Roman" w:hAnsi="Times New Roman" w:cs="Times New Roman"/>
          <w:sz w:val="18"/>
          <w:szCs w:val="18"/>
        </w:rPr>
      </w:pPr>
      <w:commentRangeStart w:id="38"/>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xml:space="preserve">: DAP Gobernación de Antioquia (2026), </w:t>
      </w:r>
      <w:commentRangeEnd w:id="38"/>
      <w:r w:rsidRPr="7A5A1C4E">
        <w:rPr>
          <w:rStyle w:val="CommentReference"/>
          <w:rFonts w:ascii="Times New Roman" w:hAnsi="Times New Roman" w:cs="Times New Roman"/>
          <w:sz w:val="18"/>
          <w:szCs w:val="18"/>
        </w:rPr>
        <w:commentReference w:id="38"/>
      </w:r>
      <w:r w:rsidRPr="7A5A1C4E">
        <w:rPr>
          <w:rFonts w:ascii="Times New Roman" w:hAnsi="Times New Roman" w:cs="Times New Roman"/>
          <w:sz w:val="18"/>
          <w:szCs w:val="18"/>
        </w:rPr>
        <w:t xml:space="preserve">IGAC (s.f). Cálculos propios. </w:t>
      </w:r>
      <w:r w:rsidRPr="7A5A1C4E">
        <w:rPr>
          <w:rFonts w:ascii="Times New Roman" w:hAnsi="Times New Roman" w:cs="Times New Roman"/>
          <w:b/>
          <w:bCs/>
          <w:sz w:val="18"/>
          <w:szCs w:val="18"/>
        </w:rPr>
        <w:t>Nota:</w:t>
      </w:r>
      <w:r w:rsidRPr="7A5A1C4E">
        <w:rPr>
          <w:rFonts w:ascii="Times New Roman" w:hAnsi="Times New Roman" w:cs="Times New Roman"/>
          <w:sz w:val="18"/>
          <w:szCs w:val="18"/>
        </w:rPr>
        <w:t xml:space="preserve"> los municipios resaltados en amarillo (Ituango, Campamento, San José de la Montaña y Toledo) muestran una extensión rural superior al área oficial del municipio, lo que sugiere diferencias metodológicas entre el catastro y la cartografía administrativa. </w:t>
      </w:r>
    </w:p>
    <w:p w14:paraId="4E96D185" w14:textId="77777777" w:rsidR="004863D8" w:rsidRPr="009676D7" w:rsidRDefault="004863D8" w:rsidP="004863D8">
      <w:pPr>
        <w:contextualSpacing/>
        <w:rPr>
          <w:rFonts w:ascii="Times New Roman" w:eastAsia="Calibri" w:hAnsi="Times New Roman" w:cs="Times New Roman"/>
        </w:rPr>
      </w:pPr>
    </w:p>
    <w:p w14:paraId="0AF0BB14" w14:textId="77777777" w:rsidR="004863D8" w:rsidRDefault="004863D8" w:rsidP="004863D8">
      <w:r w:rsidRPr="7A5A1C4E">
        <w:rPr>
          <w:rFonts w:ascii="Times New Roman" w:eastAsia="Times New Roman" w:hAnsi="Times New Roman" w:cs="Times New Roman"/>
        </w:rPr>
        <w:t xml:space="preserve">Complementariamente, la Gráfica X muestra la distribución del suelo rural dentro de la PAP. En términos absolutos, Ituango concentra 340.850 hectáreas de suelo rural, equivalente al 41,9% del total provincial, seguido por Anorí con 140.120 hectáreas (17,2%), Yarumal con 74.141 hectáreas (9,1%) y Valdivia con 57.676 hectáreas (7,1%). En conjunto, estos cuatro municipios reúnen aproximadamente 612.787 hectáreas, correspondientes al 75,3% del suelo rural de la PAP. En contraste, Guadalupe (11.515 hectáreas; 1,4%), Toledo (13.288 hectáreas; 1,6%) y San José de la Montaña (13.737 hectáreas; 1,7%) registran las menores participaciones relativas dentro de la provincia. </w:t>
      </w:r>
    </w:p>
    <w:p w14:paraId="5045A6FC" w14:textId="77777777" w:rsidR="004863D8" w:rsidRDefault="004863D8" w:rsidP="004863D8">
      <w:pPr>
        <w:rPr>
          <w:rFonts w:ascii="Times New Roman" w:eastAsia="Times New Roman" w:hAnsi="Times New Roman" w:cs="Times New Roman"/>
        </w:rPr>
      </w:pPr>
    </w:p>
    <w:p w14:paraId="1B23FEA5" w14:textId="77777777" w:rsidR="004863D8" w:rsidRDefault="004863D8" w:rsidP="004863D8">
      <w:pPr>
        <w:spacing w:after="200" w:line="240" w:lineRule="auto"/>
        <w:jc w:val="center"/>
      </w:pPr>
      <w:r w:rsidRPr="7A5A1C4E">
        <w:rPr>
          <w:rFonts w:ascii="Times New Roman" w:eastAsia="Times New Roman" w:hAnsi="Times New Roman" w:cs="Times New Roman"/>
          <w:color w:val="44546A" w:themeColor="text2"/>
          <w:sz w:val="20"/>
          <w:szCs w:val="20"/>
        </w:rPr>
        <w:t>Gráfica X. Participación del suelo rural por municipio en el total de la PAP Bio-energética del Norte de Antioquia - 2026</w:t>
      </w:r>
    </w:p>
    <w:p w14:paraId="4EECC566" w14:textId="77777777" w:rsidR="004863D8" w:rsidRDefault="004863D8" w:rsidP="004863D8">
      <w:pPr>
        <w:jc w:val="center"/>
      </w:pPr>
      <w:r>
        <w:rPr>
          <w:noProof/>
          <w:lang w:eastAsia="es-CO"/>
        </w:rPr>
        <w:drawing>
          <wp:inline distT="0" distB="0" distL="0" distR="0" wp14:anchorId="06DBD5A6" wp14:editId="3A9FEB0A">
            <wp:extent cx="4512469" cy="2508627"/>
            <wp:effectExtent l="0" t="0" r="0" b="0"/>
            <wp:docPr id="928340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40294" name="Picture 928340294"/>
                    <pic:cNvPicPr/>
                  </pic:nvPicPr>
                  <pic:blipFill>
                    <a:blip r:embed="rId53">
                      <a:extLst>
                        <a:ext uri="{28A0092B-C50C-407E-A947-70E740481C1C}">
                          <a14:useLocalDpi xmlns:a14="http://schemas.microsoft.com/office/drawing/2010/main"/>
                        </a:ext>
                      </a:extLst>
                    </a:blip>
                    <a:stretch>
                      <a:fillRect/>
                    </a:stretch>
                  </pic:blipFill>
                  <pic:spPr>
                    <a:xfrm>
                      <a:off x="0" y="0"/>
                      <a:ext cx="4512469" cy="2508627"/>
                    </a:xfrm>
                    <a:prstGeom prst="rect">
                      <a:avLst/>
                    </a:prstGeom>
                  </pic:spPr>
                </pic:pic>
              </a:graphicData>
            </a:graphic>
          </wp:inline>
        </w:drawing>
      </w:r>
    </w:p>
    <w:p w14:paraId="6C5DC281" w14:textId="77777777" w:rsidR="004863D8" w:rsidRDefault="004863D8" w:rsidP="004863D8">
      <w:pPr>
        <w:rPr>
          <w:rFonts w:ascii="Times New Roman" w:hAnsi="Times New Roman" w:cs="Times New Roman"/>
          <w:sz w:val="18"/>
          <w:szCs w:val="18"/>
        </w:rPr>
      </w:pPr>
      <w:r w:rsidRPr="7A5A1C4E">
        <w:rPr>
          <w:rFonts w:ascii="Times New Roman" w:eastAsia="Arial" w:hAnsi="Times New Roman" w:cs="Times New Roman"/>
          <w:b/>
          <w:bCs/>
          <w:sz w:val="18"/>
          <w:szCs w:val="18"/>
        </w:rPr>
        <w:t>Fuente</w:t>
      </w:r>
      <w:r w:rsidRPr="7A5A1C4E">
        <w:rPr>
          <w:rFonts w:ascii="Times New Roman" w:eastAsia="Arial" w:hAnsi="Times New Roman" w:cs="Times New Roman"/>
          <w:sz w:val="18"/>
          <w:szCs w:val="18"/>
        </w:rPr>
        <w:t>: DAP Gobernación de Antioquia (2026). Cálculos propios.</w:t>
      </w:r>
    </w:p>
    <w:p w14:paraId="63FBB0A5"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En términos de producción agrícola, esta PAP produce alrededor de 393.525 toneladas de cultivos, de acuerdo con los resultados de las Evaluaciones Agropecuarias Municipales (EVA) para el 2025, equivalentes al 1,11% de la producción departamental. Según esta misma información, la Provincia presenta una estructura altamente concentrada; mientras que municipios como Campamento, Angostura y Anorí aportan alrededor del 67% de la producción total de la Provincia, municipios como San José de la Montaña, Carolina del Príncipe y Toledo, suman tan solo el 2%. Esta situación revela una marcada asimetría territorial en la capacidad productiva de la Provincia. </w:t>
      </w:r>
    </w:p>
    <w:p w14:paraId="49B4856E"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36</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Producción en toneladas por municipio y según tipo de cultivo en la PAP Bio-energética del Norte de Antioquia - 2025</w:t>
      </w:r>
    </w:p>
    <w:tbl>
      <w:tblPr>
        <w:tblStyle w:val="TableGrid"/>
        <w:tblW w:w="5000" w:type="pct"/>
        <w:tblLook w:val="06A0" w:firstRow="1" w:lastRow="0" w:firstColumn="1" w:lastColumn="0" w:noHBand="1" w:noVBand="1"/>
      </w:tblPr>
      <w:tblGrid>
        <w:gridCol w:w="2204"/>
        <w:gridCol w:w="1910"/>
        <w:gridCol w:w="1912"/>
        <w:gridCol w:w="1360"/>
        <w:gridCol w:w="1442"/>
      </w:tblGrid>
      <w:tr w:rsidR="004863D8" w:rsidRPr="009676D7" w14:paraId="7436EA2C" w14:textId="77777777" w:rsidTr="00F149A0">
        <w:trPr>
          <w:trHeight w:val="480"/>
        </w:trPr>
        <w:tc>
          <w:tcPr>
            <w:tcW w:w="1248" w:type="pct"/>
            <w:shd w:val="clear" w:color="auto" w:fill="002060"/>
            <w:vAlign w:val="center"/>
          </w:tcPr>
          <w:p w14:paraId="2D6F9E7C" w14:textId="77777777" w:rsidR="004863D8" w:rsidRPr="009676D7" w:rsidRDefault="004863D8" w:rsidP="00F149A0">
            <w:pPr>
              <w:spacing w:after="120" w:line="276" w:lineRule="auto"/>
              <w:contextualSpacing/>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Municipio</w:t>
            </w:r>
          </w:p>
        </w:tc>
        <w:tc>
          <w:tcPr>
            <w:tcW w:w="1082" w:type="pct"/>
            <w:shd w:val="clear" w:color="auto" w:fill="002060"/>
            <w:vAlign w:val="center"/>
          </w:tcPr>
          <w:p w14:paraId="2E1FC680" w14:textId="77777777" w:rsidR="004863D8" w:rsidRPr="009676D7" w:rsidRDefault="004863D8" w:rsidP="00F149A0">
            <w:pPr>
              <w:spacing w:after="120" w:line="276" w:lineRule="auto"/>
              <w:contextualSpacing/>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Producción Cultivos permanentes (t)</w:t>
            </w:r>
          </w:p>
        </w:tc>
        <w:tc>
          <w:tcPr>
            <w:tcW w:w="1083" w:type="pct"/>
            <w:shd w:val="clear" w:color="auto" w:fill="002060"/>
            <w:vAlign w:val="center"/>
          </w:tcPr>
          <w:p w14:paraId="140EF2F8" w14:textId="77777777" w:rsidR="004863D8" w:rsidRPr="009676D7" w:rsidRDefault="004863D8" w:rsidP="00F149A0">
            <w:pPr>
              <w:spacing w:after="120" w:line="276" w:lineRule="auto"/>
              <w:contextualSpacing/>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Producción Cultivos Transitorios (t)</w:t>
            </w:r>
          </w:p>
        </w:tc>
        <w:tc>
          <w:tcPr>
            <w:tcW w:w="770" w:type="pct"/>
            <w:shd w:val="clear" w:color="auto" w:fill="002060"/>
            <w:vAlign w:val="center"/>
          </w:tcPr>
          <w:p w14:paraId="1C8BDF19" w14:textId="77777777" w:rsidR="004863D8" w:rsidRPr="009676D7" w:rsidRDefault="004863D8" w:rsidP="00F149A0">
            <w:pPr>
              <w:spacing w:after="120" w:line="276" w:lineRule="auto"/>
              <w:contextualSpacing/>
              <w:jc w:val="center"/>
              <w:rPr>
                <w:rFonts w:ascii="Times New Roman" w:hAnsi="Times New Roman" w:cs="Times New Roman"/>
                <w:b/>
                <w:bCs/>
                <w:color w:val="FFFFFF" w:themeColor="background1"/>
                <w:sz w:val="16"/>
                <w:szCs w:val="16"/>
              </w:rPr>
            </w:pPr>
            <w:r w:rsidRPr="009676D7">
              <w:rPr>
                <w:rFonts w:ascii="Times New Roman" w:hAnsi="Times New Roman" w:cs="Times New Roman"/>
                <w:b/>
                <w:bCs/>
                <w:color w:val="FFFFFF" w:themeColor="background1"/>
                <w:sz w:val="16"/>
                <w:szCs w:val="16"/>
              </w:rPr>
              <w:t>Producción Total (t)</w:t>
            </w:r>
          </w:p>
        </w:tc>
        <w:tc>
          <w:tcPr>
            <w:tcW w:w="817" w:type="pct"/>
            <w:shd w:val="clear" w:color="auto" w:fill="002060"/>
            <w:vAlign w:val="center"/>
          </w:tcPr>
          <w:p w14:paraId="3CFA951A" w14:textId="77777777" w:rsidR="004863D8" w:rsidRPr="009676D7" w:rsidRDefault="004863D8" w:rsidP="00F149A0">
            <w:pPr>
              <w:spacing w:after="120" w:line="276" w:lineRule="auto"/>
              <w:contextualSpacing/>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Participación en el total provincial</w:t>
            </w:r>
          </w:p>
        </w:tc>
      </w:tr>
      <w:tr w:rsidR="004863D8" w:rsidRPr="009676D7" w14:paraId="549E1272" w14:textId="77777777" w:rsidTr="00F149A0">
        <w:trPr>
          <w:trHeight w:val="300"/>
        </w:trPr>
        <w:tc>
          <w:tcPr>
            <w:tcW w:w="1248" w:type="pct"/>
          </w:tcPr>
          <w:p w14:paraId="79C2911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Angostura</w:t>
            </w:r>
          </w:p>
        </w:tc>
        <w:tc>
          <w:tcPr>
            <w:tcW w:w="1082" w:type="pct"/>
          </w:tcPr>
          <w:p w14:paraId="384624E9"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73.325</w:t>
            </w:r>
          </w:p>
        </w:tc>
        <w:tc>
          <w:tcPr>
            <w:tcW w:w="1083" w:type="pct"/>
          </w:tcPr>
          <w:p w14:paraId="7602BF9B"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452</w:t>
            </w:r>
          </w:p>
        </w:tc>
        <w:tc>
          <w:tcPr>
            <w:tcW w:w="770" w:type="pct"/>
          </w:tcPr>
          <w:p w14:paraId="627D89A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sz w:val="16"/>
                <w:szCs w:val="16"/>
              </w:rPr>
              <w:t>73.777</w:t>
            </w:r>
          </w:p>
        </w:tc>
        <w:tc>
          <w:tcPr>
            <w:tcW w:w="817" w:type="pct"/>
          </w:tcPr>
          <w:p w14:paraId="0516BEB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color w:val="000000"/>
                <w:sz w:val="16"/>
                <w:szCs w:val="16"/>
              </w:rPr>
              <w:t>18,75</w:t>
            </w:r>
            <w:r w:rsidRPr="009676D7">
              <w:rPr>
                <w:rFonts w:ascii="Times New Roman" w:hAnsi="Times New Roman" w:cs="Times New Roman"/>
                <w:color w:val="000000"/>
                <w:sz w:val="16"/>
                <w:szCs w:val="16"/>
              </w:rPr>
              <w:t>%</w:t>
            </w:r>
          </w:p>
        </w:tc>
      </w:tr>
      <w:tr w:rsidR="004863D8" w:rsidRPr="009676D7" w14:paraId="47B83F20" w14:textId="77777777" w:rsidTr="00F149A0">
        <w:trPr>
          <w:trHeight w:val="300"/>
        </w:trPr>
        <w:tc>
          <w:tcPr>
            <w:tcW w:w="1248" w:type="pct"/>
          </w:tcPr>
          <w:p w14:paraId="4F367535"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Anorí</w:t>
            </w:r>
          </w:p>
        </w:tc>
        <w:tc>
          <w:tcPr>
            <w:tcW w:w="1082" w:type="pct"/>
          </w:tcPr>
          <w:p w14:paraId="773B4B44"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38.434</w:t>
            </w:r>
          </w:p>
        </w:tc>
        <w:tc>
          <w:tcPr>
            <w:tcW w:w="1083" w:type="pct"/>
          </w:tcPr>
          <w:p w14:paraId="38C367D0"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1795</w:t>
            </w:r>
          </w:p>
        </w:tc>
        <w:tc>
          <w:tcPr>
            <w:tcW w:w="770" w:type="pct"/>
          </w:tcPr>
          <w:p w14:paraId="3B7276F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sz w:val="16"/>
                <w:szCs w:val="16"/>
              </w:rPr>
              <w:t>40.229</w:t>
            </w:r>
          </w:p>
        </w:tc>
        <w:tc>
          <w:tcPr>
            <w:tcW w:w="817" w:type="pct"/>
          </w:tcPr>
          <w:p w14:paraId="314BE5B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color w:val="000000"/>
                <w:sz w:val="16"/>
                <w:szCs w:val="16"/>
              </w:rPr>
              <w:t>10,22</w:t>
            </w:r>
            <w:r w:rsidRPr="009676D7">
              <w:rPr>
                <w:rFonts w:ascii="Times New Roman" w:hAnsi="Times New Roman" w:cs="Times New Roman"/>
                <w:color w:val="000000"/>
                <w:sz w:val="16"/>
                <w:szCs w:val="16"/>
              </w:rPr>
              <w:t>%</w:t>
            </w:r>
          </w:p>
        </w:tc>
      </w:tr>
      <w:tr w:rsidR="004863D8" w:rsidRPr="009676D7" w14:paraId="0B0957D9" w14:textId="77777777" w:rsidTr="00F149A0">
        <w:trPr>
          <w:trHeight w:val="300"/>
        </w:trPr>
        <w:tc>
          <w:tcPr>
            <w:tcW w:w="1248" w:type="pct"/>
          </w:tcPr>
          <w:p w14:paraId="025A7776" w14:textId="77777777" w:rsidR="004863D8" w:rsidRPr="009676D7" w:rsidRDefault="004863D8" w:rsidP="00F149A0">
            <w:pPr>
              <w:spacing w:line="276" w:lineRule="auto"/>
              <w:jc w:val="left"/>
              <w:rPr>
                <w:rFonts w:ascii="Times New Roman" w:hAnsi="Times New Roman" w:cs="Times New Roman"/>
                <w:sz w:val="16"/>
                <w:szCs w:val="16"/>
                <w:highlight w:val="yellow"/>
              </w:rPr>
            </w:pPr>
            <w:r w:rsidRPr="009676D7">
              <w:rPr>
                <w:rFonts w:ascii="Times New Roman" w:eastAsia="Calibri" w:hAnsi="Times New Roman" w:cs="Times New Roman"/>
                <w:sz w:val="16"/>
                <w:szCs w:val="16"/>
              </w:rPr>
              <w:t>Briceño</w:t>
            </w:r>
          </w:p>
        </w:tc>
        <w:tc>
          <w:tcPr>
            <w:tcW w:w="1082" w:type="pct"/>
          </w:tcPr>
          <w:p w14:paraId="63A58C42" w14:textId="77777777" w:rsidR="004863D8" w:rsidRPr="009676D7" w:rsidRDefault="004863D8" w:rsidP="00F149A0">
            <w:pPr>
              <w:spacing w:line="276" w:lineRule="auto"/>
              <w:jc w:val="center"/>
              <w:rPr>
                <w:rFonts w:ascii="Times New Roman" w:eastAsia="Calibri" w:hAnsi="Times New Roman" w:cs="Times New Roman"/>
                <w:sz w:val="16"/>
                <w:szCs w:val="16"/>
                <w:highlight w:val="yellow"/>
              </w:rPr>
            </w:pPr>
            <w:r w:rsidRPr="009676D7">
              <w:rPr>
                <w:rFonts w:ascii="Times New Roman" w:eastAsia="Calibri" w:hAnsi="Times New Roman" w:cs="Times New Roman"/>
                <w:sz w:val="16"/>
                <w:szCs w:val="16"/>
              </w:rPr>
              <w:t>6.142</w:t>
            </w:r>
          </w:p>
        </w:tc>
        <w:tc>
          <w:tcPr>
            <w:tcW w:w="1083" w:type="pct"/>
          </w:tcPr>
          <w:p w14:paraId="6102A821" w14:textId="77777777" w:rsidR="004863D8" w:rsidRPr="009676D7" w:rsidRDefault="004863D8" w:rsidP="00F149A0">
            <w:pPr>
              <w:spacing w:line="276" w:lineRule="auto"/>
              <w:jc w:val="center"/>
              <w:rPr>
                <w:rFonts w:ascii="Times New Roman" w:eastAsia="Calibri" w:hAnsi="Times New Roman" w:cs="Times New Roman"/>
                <w:sz w:val="16"/>
                <w:szCs w:val="16"/>
                <w:highlight w:val="yellow"/>
              </w:rPr>
            </w:pPr>
            <w:r w:rsidRPr="009676D7">
              <w:rPr>
                <w:rFonts w:ascii="Times New Roman" w:eastAsia="Calibri" w:hAnsi="Times New Roman" w:cs="Times New Roman"/>
                <w:sz w:val="16"/>
                <w:szCs w:val="16"/>
              </w:rPr>
              <w:t>360</w:t>
            </w:r>
          </w:p>
        </w:tc>
        <w:tc>
          <w:tcPr>
            <w:tcW w:w="770" w:type="pct"/>
          </w:tcPr>
          <w:p w14:paraId="3DF8D6E6" w14:textId="77777777" w:rsidR="004863D8" w:rsidRPr="009676D7" w:rsidRDefault="004863D8" w:rsidP="00F149A0">
            <w:pPr>
              <w:spacing w:line="276" w:lineRule="auto"/>
              <w:jc w:val="center"/>
              <w:rPr>
                <w:rFonts w:ascii="Times New Roman" w:hAnsi="Times New Roman" w:cs="Times New Roman"/>
                <w:sz w:val="16"/>
                <w:szCs w:val="16"/>
                <w:highlight w:val="yellow"/>
              </w:rPr>
            </w:pPr>
            <w:r w:rsidRPr="009676D7">
              <w:rPr>
                <w:rFonts w:ascii="Times New Roman" w:hAnsi="Times New Roman" w:cs="Times New Roman"/>
                <w:color w:val="000000"/>
                <w:sz w:val="16"/>
                <w:szCs w:val="16"/>
              </w:rPr>
              <w:t>6.502</w:t>
            </w:r>
          </w:p>
        </w:tc>
        <w:tc>
          <w:tcPr>
            <w:tcW w:w="817" w:type="pct"/>
          </w:tcPr>
          <w:p w14:paraId="0E591863" w14:textId="77777777" w:rsidR="004863D8" w:rsidRPr="009676D7" w:rsidRDefault="004863D8" w:rsidP="00F149A0">
            <w:pPr>
              <w:spacing w:line="276" w:lineRule="auto"/>
              <w:jc w:val="center"/>
              <w:rPr>
                <w:rFonts w:ascii="Times New Roman" w:hAnsi="Times New Roman" w:cs="Times New Roman"/>
                <w:sz w:val="16"/>
                <w:szCs w:val="16"/>
                <w:highlight w:val="yellow"/>
              </w:rPr>
            </w:pPr>
            <w:r>
              <w:rPr>
                <w:rFonts w:ascii="Times New Roman" w:hAnsi="Times New Roman" w:cs="Times New Roman"/>
                <w:color w:val="000000"/>
                <w:sz w:val="16"/>
                <w:szCs w:val="16"/>
              </w:rPr>
              <w:t>1,65</w:t>
            </w:r>
            <w:r w:rsidRPr="009676D7">
              <w:rPr>
                <w:rFonts w:ascii="Times New Roman" w:hAnsi="Times New Roman" w:cs="Times New Roman"/>
                <w:color w:val="000000"/>
                <w:sz w:val="16"/>
                <w:szCs w:val="16"/>
              </w:rPr>
              <w:t>%</w:t>
            </w:r>
          </w:p>
        </w:tc>
      </w:tr>
      <w:tr w:rsidR="004863D8" w:rsidRPr="009676D7" w14:paraId="310EB8BF" w14:textId="77777777" w:rsidTr="00F149A0">
        <w:trPr>
          <w:trHeight w:val="300"/>
        </w:trPr>
        <w:tc>
          <w:tcPr>
            <w:tcW w:w="1248" w:type="pct"/>
          </w:tcPr>
          <w:p w14:paraId="007BD70F"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Campamento</w:t>
            </w:r>
          </w:p>
        </w:tc>
        <w:tc>
          <w:tcPr>
            <w:tcW w:w="1082" w:type="pct"/>
          </w:tcPr>
          <w:p w14:paraId="29F608E8"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149.463</w:t>
            </w:r>
          </w:p>
        </w:tc>
        <w:tc>
          <w:tcPr>
            <w:tcW w:w="1083" w:type="pct"/>
          </w:tcPr>
          <w:p w14:paraId="5EC0776F"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50</w:t>
            </w:r>
          </w:p>
        </w:tc>
        <w:tc>
          <w:tcPr>
            <w:tcW w:w="770" w:type="pct"/>
          </w:tcPr>
          <w:p w14:paraId="18B2C9C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sz w:val="16"/>
                <w:szCs w:val="16"/>
              </w:rPr>
              <w:t>149.513</w:t>
            </w:r>
          </w:p>
        </w:tc>
        <w:tc>
          <w:tcPr>
            <w:tcW w:w="817" w:type="pct"/>
          </w:tcPr>
          <w:p w14:paraId="1DF3E7C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color w:val="000000"/>
                <w:sz w:val="16"/>
                <w:szCs w:val="16"/>
              </w:rPr>
              <w:t>37,99</w:t>
            </w:r>
            <w:r w:rsidRPr="009676D7">
              <w:rPr>
                <w:rFonts w:ascii="Times New Roman" w:hAnsi="Times New Roman" w:cs="Times New Roman"/>
                <w:color w:val="000000"/>
                <w:sz w:val="16"/>
                <w:szCs w:val="16"/>
              </w:rPr>
              <w:t>%</w:t>
            </w:r>
          </w:p>
        </w:tc>
      </w:tr>
      <w:tr w:rsidR="004863D8" w:rsidRPr="009676D7" w14:paraId="453AA023" w14:textId="77777777" w:rsidTr="00F149A0">
        <w:trPr>
          <w:trHeight w:val="300"/>
        </w:trPr>
        <w:tc>
          <w:tcPr>
            <w:tcW w:w="1248" w:type="pct"/>
          </w:tcPr>
          <w:p w14:paraId="1CD244DD"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Carolina del Príncipe</w:t>
            </w:r>
          </w:p>
        </w:tc>
        <w:tc>
          <w:tcPr>
            <w:tcW w:w="1082" w:type="pct"/>
          </w:tcPr>
          <w:p w14:paraId="49A8A515"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1.065</w:t>
            </w:r>
          </w:p>
        </w:tc>
        <w:tc>
          <w:tcPr>
            <w:tcW w:w="1083" w:type="pct"/>
          </w:tcPr>
          <w:p w14:paraId="65D1E574"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620</w:t>
            </w:r>
          </w:p>
        </w:tc>
        <w:tc>
          <w:tcPr>
            <w:tcW w:w="770" w:type="pct"/>
          </w:tcPr>
          <w:p w14:paraId="405C704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sz w:val="16"/>
                <w:szCs w:val="16"/>
              </w:rPr>
              <w:t>1.685</w:t>
            </w:r>
          </w:p>
        </w:tc>
        <w:tc>
          <w:tcPr>
            <w:tcW w:w="817" w:type="pct"/>
          </w:tcPr>
          <w:p w14:paraId="354C252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color w:val="000000"/>
                <w:sz w:val="16"/>
                <w:szCs w:val="16"/>
              </w:rPr>
              <w:t>0,43</w:t>
            </w:r>
            <w:r w:rsidRPr="009676D7">
              <w:rPr>
                <w:rFonts w:ascii="Times New Roman" w:hAnsi="Times New Roman" w:cs="Times New Roman"/>
                <w:color w:val="000000"/>
                <w:sz w:val="16"/>
                <w:szCs w:val="16"/>
              </w:rPr>
              <w:t>%</w:t>
            </w:r>
          </w:p>
        </w:tc>
      </w:tr>
      <w:tr w:rsidR="004863D8" w:rsidRPr="009676D7" w14:paraId="5FA5E596" w14:textId="77777777" w:rsidTr="00F149A0">
        <w:trPr>
          <w:trHeight w:val="300"/>
        </w:trPr>
        <w:tc>
          <w:tcPr>
            <w:tcW w:w="1248" w:type="pct"/>
          </w:tcPr>
          <w:p w14:paraId="751E3D6C"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Gómez Plata</w:t>
            </w:r>
          </w:p>
        </w:tc>
        <w:tc>
          <w:tcPr>
            <w:tcW w:w="1082" w:type="pct"/>
          </w:tcPr>
          <w:p w14:paraId="242748DB"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22.736</w:t>
            </w:r>
          </w:p>
        </w:tc>
        <w:tc>
          <w:tcPr>
            <w:tcW w:w="1083" w:type="pct"/>
          </w:tcPr>
          <w:p w14:paraId="1222AD56"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277</w:t>
            </w:r>
          </w:p>
        </w:tc>
        <w:tc>
          <w:tcPr>
            <w:tcW w:w="770" w:type="pct"/>
          </w:tcPr>
          <w:p w14:paraId="5760836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sz w:val="16"/>
                <w:szCs w:val="16"/>
              </w:rPr>
              <w:t>23.013</w:t>
            </w:r>
          </w:p>
        </w:tc>
        <w:tc>
          <w:tcPr>
            <w:tcW w:w="817" w:type="pct"/>
          </w:tcPr>
          <w:p w14:paraId="2C9EB58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color w:val="000000"/>
                <w:sz w:val="16"/>
                <w:szCs w:val="16"/>
              </w:rPr>
              <w:t>5,85</w:t>
            </w:r>
            <w:r w:rsidRPr="009676D7">
              <w:rPr>
                <w:rFonts w:ascii="Times New Roman" w:hAnsi="Times New Roman" w:cs="Times New Roman"/>
                <w:color w:val="000000"/>
                <w:sz w:val="16"/>
                <w:szCs w:val="16"/>
              </w:rPr>
              <w:t>%</w:t>
            </w:r>
          </w:p>
        </w:tc>
      </w:tr>
      <w:tr w:rsidR="004863D8" w:rsidRPr="009676D7" w14:paraId="6CF4FC60" w14:textId="77777777" w:rsidTr="00F149A0">
        <w:trPr>
          <w:trHeight w:val="300"/>
        </w:trPr>
        <w:tc>
          <w:tcPr>
            <w:tcW w:w="1248" w:type="pct"/>
          </w:tcPr>
          <w:p w14:paraId="7A658F85"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Guadalupe</w:t>
            </w:r>
          </w:p>
        </w:tc>
        <w:tc>
          <w:tcPr>
            <w:tcW w:w="1082" w:type="pct"/>
          </w:tcPr>
          <w:p w14:paraId="253FCDF7"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11.709</w:t>
            </w:r>
          </w:p>
        </w:tc>
        <w:tc>
          <w:tcPr>
            <w:tcW w:w="1083" w:type="pct"/>
          </w:tcPr>
          <w:p w14:paraId="1BCD3EE5"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369</w:t>
            </w:r>
          </w:p>
        </w:tc>
        <w:tc>
          <w:tcPr>
            <w:tcW w:w="770" w:type="pct"/>
          </w:tcPr>
          <w:p w14:paraId="2BF2999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sz w:val="16"/>
                <w:szCs w:val="16"/>
              </w:rPr>
              <w:t>12.078</w:t>
            </w:r>
          </w:p>
        </w:tc>
        <w:tc>
          <w:tcPr>
            <w:tcW w:w="817" w:type="pct"/>
          </w:tcPr>
          <w:p w14:paraId="14FA9A0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color w:val="000000"/>
                <w:sz w:val="16"/>
                <w:szCs w:val="16"/>
              </w:rPr>
              <w:t>3,07</w:t>
            </w:r>
            <w:r w:rsidRPr="009676D7">
              <w:rPr>
                <w:rFonts w:ascii="Times New Roman" w:hAnsi="Times New Roman" w:cs="Times New Roman"/>
                <w:color w:val="000000"/>
                <w:sz w:val="16"/>
                <w:szCs w:val="16"/>
              </w:rPr>
              <w:t>%</w:t>
            </w:r>
          </w:p>
        </w:tc>
      </w:tr>
      <w:tr w:rsidR="004863D8" w:rsidRPr="009676D7" w14:paraId="746B8F08" w14:textId="77777777" w:rsidTr="00F149A0">
        <w:trPr>
          <w:trHeight w:val="300"/>
        </w:trPr>
        <w:tc>
          <w:tcPr>
            <w:tcW w:w="1248" w:type="pct"/>
          </w:tcPr>
          <w:p w14:paraId="0D82E14B"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Ituango</w:t>
            </w:r>
          </w:p>
        </w:tc>
        <w:tc>
          <w:tcPr>
            <w:tcW w:w="1082" w:type="pct"/>
          </w:tcPr>
          <w:p w14:paraId="7109BBCE"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30.898</w:t>
            </w:r>
          </w:p>
        </w:tc>
        <w:tc>
          <w:tcPr>
            <w:tcW w:w="1083" w:type="pct"/>
          </w:tcPr>
          <w:p w14:paraId="1D76CB91"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3.987</w:t>
            </w:r>
          </w:p>
        </w:tc>
        <w:tc>
          <w:tcPr>
            <w:tcW w:w="770" w:type="pct"/>
          </w:tcPr>
          <w:p w14:paraId="716C4BB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sz w:val="16"/>
                <w:szCs w:val="16"/>
              </w:rPr>
              <w:t>34.885</w:t>
            </w:r>
          </w:p>
        </w:tc>
        <w:tc>
          <w:tcPr>
            <w:tcW w:w="817" w:type="pct"/>
          </w:tcPr>
          <w:p w14:paraId="62A1CE1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color w:val="000000"/>
                <w:sz w:val="16"/>
                <w:szCs w:val="16"/>
              </w:rPr>
              <w:t>8,86</w:t>
            </w:r>
            <w:r w:rsidRPr="009676D7">
              <w:rPr>
                <w:rFonts w:ascii="Times New Roman" w:hAnsi="Times New Roman" w:cs="Times New Roman"/>
                <w:color w:val="000000"/>
                <w:sz w:val="16"/>
                <w:szCs w:val="16"/>
              </w:rPr>
              <w:t>%</w:t>
            </w:r>
          </w:p>
        </w:tc>
      </w:tr>
      <w:tr w:rsidR="004863D8" w:rsidRPr="009676D7" w14:paraId="4C347E83" w14:textId="77777777" w:rsidTr="00F149A0">
        <w:trPr>
          <w:trHeight w:val="300"/>
        </w:trPr>
        <w:tc>
          <w:tcPr>
            <w:tcW w:w="1248" w:type="pct"/>
          </w:tcPr>
          <w:p w14:paraId="5D5B27D5"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San Andrés de Cuerquia</w:t>
            </w:r>
          </w:p>
        </w:tc>
        <w:tc>
          <w:tcPr>
            <w:tcW w:w="1082" w:type="pct"/>
          </w:tcPr>
          <w:p w14:paraId="0D13EF06"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4.855</w:t>
            </w:r>
          </w:p>
        </w:tc>
        <w:tc>
          <w:tcPr>
            <w:tcW w:w="1083" w:type="pct"/>
          </w:tcPr>
          <w:p w14:paraId="50C56816"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13.923</w:t>
            </w:r>
          </w:p>
        </w:tc>
        <w:tc>
          <w:tcPr>
            <w:tcW w:w="770" w:type="pct"/>
          </w:tcPr>
          <w:p w14:paraId="4036E29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sz w:val="16"/>
                <w:szCs w:val="16"/>
              </w:rPr>
              <w:t>18.778</w:t>
            </w:r>
          </w:p>
        </w:tc>
        <w:tc>
          <w:tcPr>
            <w:tcW w:w="817" w:type="pct"/>
          </w:tcPr>
          <w:p w14:paraId="149FA97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color w:val="000000"/>
                <w:sz w:val="16"/>
                <w:szCs w:val="16"/>
              </w:rPr>
              <w:t>4,77</w:t>
            </w:r>
            <w:r w:rsidRPr="009676D7">
              <w:rPr>
                <w:rFonts w:ascii="Times New Roman" w:hAnsi="Times New Roman" w:cs="Times New Roman"/>
                <w:color w:val="000000"/>
                <w:sz w:val="16"/>
                <w:szCs w:val="16"/>
              </w:rPr>
              <w:t>%</w:t>
            </w:r>
          </w:p>
        </w:tc>
      </w:tr>
      <w:tr w:rsidR="004863D8" w:rsidRPr="009676D7" w14:paraId="5CE34994" w14:textId="77777777" w:rsidTr="00F149A0">
        <w:trPr>
          <w:trHeight w:val="300"/>
        </w:trPr>
        <w:tc>
          <w:tcPr>
            <w:tcW w:w="1248" w:type="pct"/>
          </w:tcPr>
          <w:p w14:paraId="14E64A59"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San José de la Montaña</w:t>
            </w:r>
          </w:p>
        </w:tc>
        <w:tc>
          <w:tcPr>
            <w:tcW w:w="1082" w:type="pct"/>
          </w:tcPr>
          <w:p w14:paraId="61BEFB3E"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80</w:t>
            </w:r>
          </w:p>
        </w:tc>
        <w:tc>
          <w:tcPr>
            <w:tcW w:w="1083" w:type="pct"/>
          </w:tcPr>
          <w:p w14:paraId="76B95B3A"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134</w:t>
            </w:r>
          </w:p>
        </w:tc>
        <w:tc>
          <w:tcPr>
            <w:tcW w:w="770" w:type="pct"/>
          </w:tcPr>
          <w:p w14:paraId="3FEDBAE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sz w:val="16"/>
                <w:szCs w:val="16"/>
              </w:rPr>
              <w:t>214</w:t>
            </w:r>
          </w:p>
        </w:tc>
        <w:tc>
          <w:tcPr>
            <w:tcW w:w="817" w:type="pct"/>
          </w:tcPr>
          <w:p w14:paraId="1E27187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color w:val="000000"/>
                <w:sz w:val="16"/>
                <w:szCs w:val="16"/>
              </w:rPr>
              <w:t>0,05</w:t>
            </w:r>
            <w:r w:rsidRPr="009676D7">
              <w:rPr>
                <w:rFonts w:ascii="Times New Roman" w:hAnsi="Times New Roman" w:cs="Times New Roman"/>
                <w:color w:val="000000"/>
                <w:sz w:val="16"/>
                <w:szCs w:val="16"/>
              </w:rPr>
              <w:t>%</w:t>
            </w:r>
          </w:p>
        </w:tc>
      </w:tr>
      <w:tr w:rsidR="004863D8" w:rsidRPr="009676D7" w14:paraId="0010CC02" w14:textId="77777777" w:rsidTr="00F149A0">
        <w:trPr>
          <w:trHeight w:val="300"/>
        </w:trPr>
        <w:tc>
          <w:tcPr>
            <w:tcW w:w="1248" w:type="pct"/>
          </w:tcPr>
          <w:p w14:paraId="168A8843"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Toledo</w:t>
            </w:r>
          </w:p>
        </w:tc>
        <w:tc>
          <w:tcPr>
            <w:tcW w:w="1082" w:type="pct"/>
          </w:tcPr>
          <w:p w14:paraId="5B9A2F7B"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1.977</w:t>
            </w:r>
          </w:p>
        </w:tc>
        <w:tc>
          <w:tcPr>
            <w:tcW w:w="1083" w:type="pct"/>
          </w:tcPr>
          <w:p w14:paraId="451C63EA"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217</w:t>
            </w:r>
          </w:p>
        </w:tc>
        <w:tc>
          <w:tcPr>
            <w:tcW w:w="770" w:type="pct"/>
          </w:tcPr>
          <w:p w14:paraId="6D31E6D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sz w:val="16"/>
                <w:szCs w:val="16"/>
              </w:rPr>
              <w:t>2.194</w:t>
            </w:r>
          </w:p>
        </w:tc>
        <w:tc>
          <w:tcPr>
            <w:tcW w:w="817" w:type="pct"/>
          </w:tcPr>
          <w:p w14:paraId="2E72AAD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color w:val="000000"/>
                <w:sz w:val="16"/>
                <w:szCs w:val="16"/>
              </w:rPr>
              <w:t>0,56</w:t>
            </w:r>
            <w:r w:rsidRPr="009676D7">
              <w:rPr>
                <w:rFonts w:ascii="Times New Roman" w:hAnsi="Times New Roman" w:cs="Times New Roman"/>
                <w:color w:val="000000"/>
                <w:sz w:val="16"/>
                <w:szCs w:val="16"/>
              </w:rPr>
              <w:t>%</w:t>
            </w:r>
          </w:p>
        </w:tc>
      </w:tr>
      <w:tr w:rsidR="004863D8" w:rsidRPr="009676D7" w14:paraId="338247B5" w14:textId="77777777" w:rsidTr="00F149A0">
        <w:trPr>
          <w:trHeight w:val="300"/>
        </w:trPr>
        <w:tc>
          <w:tcPr>
            <w:tcW w:w="1248" w:type="pct"/>
          </w:tcPr>
          <w:p w14:paraId="1F6F0A4C"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Valdivia</w:t>
            </w:r>
          </w:p>
        </w:tc>
        <w:tc>
          <w:tcPr>
            <w:tcW w:w="1082" w:type="pct"/>
          </w:tcPr>
          <w:p w14:paraId="01EAC77A"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3.278</w:t>
            </w:r>
          </w:p>
        </w:tc>
        <w:tc>
          <w:tcPr>
            <w:tcW w:w="1083" w:type="pct"/>
          </w:tcPr>
          <w:p w14:paraId="26F34779"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551</w:t>
            </w:r>
          </w:p>
        </w:tc>
        <w:tc>
          <w:tcPr>
            <w:tcW w:w="770" w:type="pct"/>
          </w:tcPr>
          <w:p w14:paraId="5E09B09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sz w:val="16"/>
                <w:szCs w:val="16"/>
              </w:rPr>
              <w:t>3.829</w:t>
            </w:r>
          </w:p>
        </w:tc>
        <w:tc>
          <w:tcPr>
            <w:tcW w:w="817" w:type="pct"/>
          </w:tcPr>
          <w:p w14:paraId="34C98F1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color w:val="000000"/>
                <w:sz w:val="16"/>
                <w:szCs w:val="16"/>
              </w:rPr>
              <w:t>0,97</w:t>
            </w:r>
            <w:r w:rsidRPr="009676D7">
              <w:rPr>
                <w:rFonts w:ascii="Times New Roman" w:hAnsi="Times New Roman" w:cs="Times New Roman"/>
                <w:color w:val="000000"/>
                <w:sz w:val="16"/>
                <w:szCs w:val="16"/>
              </w:rPr>
              <w:t>%</w:t>
            </w:r>
          </w:p>
        </w:tc>
      </w:tr>
      <w:tr w:rsidR="004863D8" w:rsidRPr="009676D7" w14:paraId="6981FFD8" w14:textId="77777777" w:rsidTr="00F149A0">
        <w:trPr>
          <w:trHeight w:val="300"/>
        </w:trPr>
        <w:tc>
          <w:tcPr>
            <w:tcW w:w="1248" w:type="pct"/>
          </w:tcPr>
          <w:p w14:paraId="2805BE00"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Yarumal</w:t>
            </w:r>
          </w:p>
        </w:tc>
        <w:tc>
          <w:tcPr>
            <w:tcW w:w="1082" w:type="pct"/>
          </w:tcPr>
          <w:p w14:paraId="7F56D845"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19.891</w:t>
            </w:r>
          </w:p>
        </w:tc>
        <w:tc>
          <w:tcPr>
            <w:tcW w:w="1083" w:type="pct"/>
          </w:tcPr>
          <w:p w14:paraId="41B3B9D7"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6.938</w:t>
            </w:r>
          </w:p>
        </w:tc>
        <w:tc>
          <w:tcPr>
            <w:tcW w:w="770" w:type="pct"/>
          </w:tcPr>
          <w:p w14:paraId="26ED40C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hAnsi="Times New Roman" w:cs="Times New Roman"/>
                <w:color w:val="000000"/>
                <w:sz w:val="16"/>
                <w:szCs w:val="16"/>
              </w:rPr>
              <w:t>26.829</w:t>
            </w:r>
          </w:p>
        </w:tc>
        <w:tc>
          <w:tcPr>
            <w:tcW w:w="817" w:type="pct"/>
          </w:tcPr>
          <w:p w14:paraId="76DBCE3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hAnsi="Times New Roman" w:cs="Times New Roman"/>
                <w:color w:val="000000"/>
                <w:sz w:val="16"/>
                <w:szCs w:val="16"/>
              </w:rPr>
              <w:t>6,82</w:t>
            </w:r>
            <w:r w:rsidRPr="009676D7">
              <w:rPr>
                <w:rFonts w:ascii="Times New Roman" w:hAnsi="Times New Roman" w:cs="Times New Roman"/>
                <w:color w:val="000000"/>
                <w:sz w:val="16"/>
                <w:szCs w:val="16"/>
              </w:rPr>
              <w:t>%</w:t>
            </w:r>
          </w:p>
        </w:tc>
      </w:tr>
      <w:tr w:rsidR="004863D8" w:rsidRPr="009676D7" w14:paraId="0FE73A1B" w14:textId="77777777" w:rsidTr="00F149A0">
        <w:trPr>
          <w:trHeight w:val="300"/>
        </w:trPr>
        <w:tc>
          <w:tcPr>
            <w:tcW w:w="1248" w:type="pct"/>
          </w:tcPr>
          <w:p w14:paraId="3B40FDC7" w14:textId="77777777" w:rsidR="004863D8" w:rsidRPr="009676D7" w:rsidRDefault="004863D8" w:rsidP="00F149A0">
            <w:pPr>
              <w:spacing w:line="276" w:lineRule="auto"/>
              <w:jc w:val="left"/>
              <w:rPr>
                <w:rFonts w:ascii="Times New Roman" w:hAnsi="Times New Roman" w:cs="Times New Roman"/>
                <w:b/>
                <w:sz w:val="16"/>
                <w:szCs w:val="16"/>
              </w:rPr>
            </w:pPr>
            <w:r w:rsidRPr="009676D7">
              <w:rPr>
                <w:rFonts w:ascii="Times New Roman" w:eastAsia="Calibri" w:hAnsi="Times New Roman" w:cs="Times New Roman"/>
                <w:b/>
                <w:sz w:val="16"/>
                <w:szCs w:val="16"/>
              </w:rPr>
              <w:t>Provincia</w:t>
            </w:r>
          </w:p>
        </w:tc>
        <w:tc>
          <w:tcPr>
            <w:tcW w:w="1082" w:type="pct"/>
          </w:tcPr>
          <w:p w14:paraId="47547BE2"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363.854</w:t>
            </w:r>
          </w:p>
        </w:tc>
        <w:tc>
          <w:tcPr>
            <w:tcW w:w="1083" w:type="pct"/>
          </w:tcPr>
          <w:p w14:paraId="0F21569C"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29.671</w:t>
            </w:r>
          </w:p>
        </w:tc>
        <w:tc>
          <w:tcPr>
            <w:tcW w:w="770" w:type="pct"/>
          </w:tcPr>
          <w:p w14:paraId="0D04596B"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hAnsi="Times New Roman" w:cs="Times New Roman"/>
                <w:b/>
                <w:color w:val="000000"/>
                <w:sz w:val="16"/>
                <w:szCs w:val="16"/>
              </w:rPr>
              <w:t>393.525</w:t>
            </w:r>
          </w:p>
        </w:tc>
        <w:tc>
          <w:tcPr>
            <w:tcW w:w="817" w:type="pct"/>
          </w:tcPr>
          <w:p w14:paraId="7AE720EE" w14:textId="77777777" w:rsidR="004863D8" w:rsidRPr="009676D7" w:rsidRDefault="004863D8" w:rsidP="00F149A0">
            <w:pPr>
              <w:spacing w:line="276" w:lineRule="auto"/>
              <w:jc w:val="center"/>
              <w:rPr>
                <w:rFonts w:ascii="Times New Roman" w:hAnsi="Times New Roman" w:cs="Times New Roman"/>
                <w:b/>
                <w:sz w:val="16"/>
                <w:szCs w:val="16"/>
              </w:rPr>
            </w:pPr>
          </w:p>
        </w:tc>
      </w:tr>
      <w:tr w:rsidR="004863D8" w:rsidRPr="009676D7" w14:paraId="38481687" w14:textId="77777777" w:rsidTr="00F149A0">
        <w:trPr>
          <w:trHeight w:val="300"/>
        </w:trPr>
        <w:tc>
          <w:tcPr>
            <w:tcW w:w="1248" w:type="pct"/>
          </w:tcPr>
          <w:p w14:paraId="34ACEA29" w14:textId="77777777" w:rsidR="004863D8" w:rsidRPr="009676D7" w:rsidRDefault="004863D8" w:rsidP="00F149A0">
            <w:pPr>
              <w:spacing w:line="276" w:lineRule="auto"/>
              <w:jc w:val="left"/>
              <w:rPr>
                <w:rFonts w:ascii="Times New Roman" w:hAnsi="Times New Roman" w:cs="Times New Roman"/>
                <w:b/>
                <w:sz w:val="16"/>
                <w:szCs w:val="16"/>
              </w:rPr>
            </w:pPr>
            <w:r w:rsidRPr="009676D7">
              <w:rPr>
                <w:rFonts w:ascii="Times New Roman" w:eastAsia="Calibri" w:hAnsi="Times New Roman" w:cs="Times New Roman"/>
                <w:b/>
                <w:sz w:val="16"/>
                <w:szCs w:val="16"/>
              </w:rPr>
              <w:t>Antioquia</w:t>
            </w:r>
          </w:p>
        </w:tc>
        <w:tc>
          <w:tcPr>
            <w:tcW w:w="1082" w:type="pct"/>
          </w:tcPr>
          <w:p w14:paraId="68A00441"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28.737.651</w:t>
            </w:r>
          </w:p>
        </w:tc>
        <w:tc>
          <w:tcPr>
            <w:tcW w:w="1083" w:type="pct"/>
          </w:tcPr>
          <w:p w14:paraId="5DD017E4"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6.637.135</w:t>
            </w:r>
          </w:p>
        </w:tc>
        <w:tc>
          <w:tcPr>
            <w:tcW w:w="770" w:type="pct"/>
          </w:tcPr>
          <w:p w14:paraId="13315D59"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hAnsi="Times New Roman" w:cs="Times New Roman"/>
                <w:b/>
                <w:color w:val="000000"/>
                <w:sz w:val="16"/>
                <w:szCs w:val="16"/>
              </w:rPr>
              <w:t>35.374.786</w:t>
            </w:r>
          </w:p>
        </w:tc>
        <w:tc>
          <w:tcPr>
            <w:tcW w:w="817" w:type="pct"/>
          </w:tcPr>
          <w:p w14:paraId="67D6D8CD" w14:textId="77777777" w:rsidR="004863D8" w:rsidRPr="009676D7" w:rsidRDefault="004863D8" w:rsidP="00F149A0">
            <w:pPr>
              <w:spacing w:line="276" w:lineRule="auto"/>
              <w:jc w:val="center"/>
              <w:rPr>
                <w:rFonts w:ascii="Times New Roman" w:hAnsi="Times New Roman" w:cs="Times New Roman"/>
                <w:b/>
                <w:sz w:val="16"/>
                <w:szCs w:val="16"/>
              </w:rPr>
            </w:pPr>
          </w:p>
        </w:tc>
      </w:tr>
    </w:tbl>
    <w:p w14:paraId="4094FBA8" w14:textId="77777777" w:rsidR="004863D8" w:rsidRPr="009676D7" w:rsidRDefault="004863D8" w:rsidP="004863D8">
      <w:pPr>
        <w:pStyle w:val="ListParagraph"/>
        <w:spacing w:before="0" w:after="0"/>
        <w:ind w:left="0"/>
        <w:jc w:val="left"/>
        <w:rPr>
          <w:rFonts w:ascii="Times New Roman" w:eastAsia="Calibri" w:hAnsi="Times New Roman" w:cs="Times New Roman"/>
          <w:sz w:val="18"/>
          <w:szCs w:val="18"/>
        </w:rPr>
      </w:pPr>
      <w:r w:rsidRPr="75AA67FD">
        <w:rPr>
          <w:rFonts w:ascii="Times New Roman" w:eastAsia="Calibri" w:hAnsi="Times New Roman" w:cs="Times New Roman"/>
          <w:b/>
          <w:bCs/>
          <w:sz w:val="18"/>
          <w:szCs w:val="18"/>
        </w:rPr>
        <w:t>Fuente:</w:t>
      </w:r>
      <w:r w:rsidRPr="75AA67FD">
        <w:rPr>
          <w:rFonts w:ascii="Times New Roman" w:eastAsia="Calibri" w:hAnsi="Times New Roman" w:cs="Times New Roman"/>
          <w:sz w:val="18"/>
          <w:szCs w:val="18"/>
        </w:rPr>
        <w:t xml:space="preserve"> UPRA (2025).</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09"/>
        <w:gridCol w:w="4329"/>
      </w:tblGrid>
      <w:tr w:rsidR="004863D8" w14:paraId="2D03633C" w14:textId="77777777" w:rsidTr="00F149A0">
        <w:trPr>
          <w:trHeight w:val="300"/>
        </w:trPr>
        <w:tc>
          <w:tcPr>
            <w:tcW w:w="4770" w:type="dxa"/>
            <w:tcBorders>
              <w:top w:val="nil"/>
              <w:left w:val="nil"/>
              <w:bottom w:val="nil"/>
              <w:right w:val="nil"/>
            </w:tcBorders>
            <w:tcMar>
              <w:left w:w="105" w:type="dxa"/>
              <w:right w:w="105" w:type="dxa"/>
            </w:tcMar>
          </w:tcPr>
          <w:p w14:paraId="2E8721DE" w14:textId="77777777" w:rsidR="004863D8" w:rsidRDefault="004863D8" w:rsidP="00F149A0">
            <w:pPr>
              <w:keepNext/>
              <w:spacing w:after="200"/>
              <w:jc w:val="center"/>
            </w:pPr>
            <w:r w:rsidRPr="75AA67FD">
              <w:rPr>
                <w:rFonts w:ascii="Times New Roman" w:eastAsia="Times New Roman" w:hAnsi="Times New Roman" w:cs="Times New Roman"/>
                <w:color w:val="44546A" w:themeColor="text2"/>
                <w:sz w:val="20"/>
                <w:szCs w:val="20"/>
              </w:rPr>
              <w:t>Gráfica X. Proporción de la producción agrícola por municipio y según tipo de cultivo</w:t>
            </w:r>
            <w:r w:rsidRPr="75AA67FD">
              <w:rPr>
                <w:rFonts w:eastAsiaTheme="minorEastAsia"/>
                <w:color w:val="44546A" w:themeColor="text2"/>
                <w:sz w:val="20"/>
                <w:szCs w:val="20"/>
              </w:rPr>
              <w:t xml:space="preserve"> — 2024</w:t>
            </w:r>
          </w:p>
          <w:p w14:paraId="112B0037" w14:textId="77777777" w:rsidR="004863D8" w:rsidRDefault="004863D8" w:rsidP="00F149A0">
            <w:pPr>
              <w:keepNext/>
              <w:rPr>
                <w:rFonts w:ascii="Times New Roman" w:eastAsia="Times New Roman" w:hAnsi="Times New Roman" w:cs="Times New Roman"/>
                <w:color w:val="000000" w:themeColor="text1"/>
                <w:sz w:val="18"/>
                <w:szCs w:val="18"/>
                <w:lang w:val="es-ES"/>
              </w:rPr>
            </w:pPr>
            <w:r>
              <w:rPr>
                <w:noProof/>
                <w:lang w:eastAsia="es-CO"/>
              </w:rPr>
              <w:drawing>
                <wp:inline distT="0" distB="0" distL="0" distR="0" wp14:anchorId="2408BF24" wp14:editId="7E99A01E">
                  <wp:extent cx="2895600" cy="2076450"/>
                  <wp:effectExtent l="0" t="0" r="0" b="0"/>
                  <wp:docPr id="1309320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0248" name="Picture 1309320248"/>
                          <pic:cNvPicPr/>
                        </pic:nvPicPr>
                        <pic:blipFill>
                          <a:blip r:embed="rId54">
                            <a:extLst>
                              <a:ext uri="{28A0092B-C50C-407E-A947-70E740481C1C}">
                                <a14:useLocalDpi xmlns:a14="http://schemas.microsoft.com/office/drawing/2010/main"/>
                              </a:ext>
                            </a:extLst>
                          </a:blip>
                          <a:stretch>
                            <a:fillRect/>
                          </a:stretch>
                        </pic:blipFill>
                        <pic:spPr>
                          <a:xfrm>
                            <a:off x="0" y="0"/>
                            <a:ext cx="2895600" cy="2076450"/>
                          </a:xfrm>
                          <a:prstGeom prst="rect">
                            <a:avLst/>
                          </a:prstGeom>
                        </pic:spPr>
                      </pic:pic>
                    </a:graphicData>
                  </a:graphic>
                </wp:inline>
              </w:drawing>
            </w:r>
            <w:r w:rsidRPr="75AA67FD">
              <w:rPr>
                <w:rFonts w:ascii="Times New Roman" w:eastAsia="Times New Roman" w:hAnsi="Times New Roman" w:cs="Times New Roman"/>
                <w:b/>
                <w:bCs/>
                <w:color w:val="000000" w:themeColor="text1"/>
                <w:sz w:val="18"/>
                <w:szCs w:val="18"/>
              </w:rPr>
              <w:t>Fuente:</w:t>
            </w:r>
            <w:r w:rsidRPr="75AA67FD">
              <w:rPr>
                <w:rFonts w:ascii="Times New Roman" w:eastAsia="Times New Roman" w:hAnsi="Times New Roman" w:cs="Times New Roman"/>
                <w:color w:val="000000" w:themeColor="text1"/>
                <w:sz w:val="18"/>
                <w:szCs w:val="18"/>
              </w:rPr>
              <w:t xml:space="preserve"> </w:t>
            </w:r>
            <w:r w:rsidRPr="75AA67FD">
              <w:rPr>
                <w:rFonts w:ascii="Times New Roman" w:eastAsia="Calibri" w:hAnsi="Times New Roman" w:cs="Times New Roman"/>
                <w:sz w:val="18"/>
                <w:szCs w:val="18"/>
              </w:rPr>
              <w:t>UPRA (2025)</w:t>
            </w:r>
            <w:r w:rsidRPr="75AA67FD">
              <w:rPr>
                <w:rFonts w:ascii="Times New Roman" w:eastAsia="Times New Roman" w:hAnsi="Times New Roman" w:cs="Times New Roman"/>
                <w:color w:val="000000" w:themeColor="text1"/>
                <w:sz w:val="18"/>
                <w:szCs w:val="18"/>
              </w:rPr>
              <w:t>. Cálculos propios.</w:t>
            </w:r>
          </w:p>
        </w:tc>
        <w:tc>
          <w:tcPr>
            <w:tcW w:w="4770" w:type="dxa"/>
            <w:tcBorders>
              <w:top w:val="nil"/>
              <w:left w:val="nil"/>
              <w:bottom w:val="nil"/>
              <w:right w:val="nil"/>
            </w:tcBorders>
            <w:tcMar>
              <w:left w:w="105" w:type="dxa"/>
              <w:right w:w="105" w:type="dxa"/>
            </w:tcMar>
          </w:tcPr>
          <w:p w14:paraId="39B40B28" w14:textId="77777777" w:rsidR="004863D8" w:rsidRDefault="004863D8" w:rsidP="00F149A0">
            <w:pPr>
              <w:keepNext/>
              <w:spacing w:after="200"/>
              <w:jc w:val="center"/>
            </w:pPr>
            <w:r w:rsidRPr="75AA67FD">
              <w:rPr>
                <w:rFonts w:ascii="Times New Roman" w:eastAsia="Times New Roman" w:hAnsi="Times New Roman" w:cs="Times New Roman"/>
                <w:color w:val="44546A" w:themeColor="text2"/>
                <w:sz w:val="20"/>
                <w:szCs w:val="20"/>
              </w:rPr>
              <w:t xml:space="preserve">Gráfica X. </w:t>
            </w:r>
            <w:r w:rsidRPr="75AA67FD">
              <w:rPr>
                <w:rFonts w:eastAsiaTheme="minorEastAsia"/>
                <w:color w:val="44546A" w:themeColor="text2"/>
                <w:sz w:val="20"/>
                <w:szCs w:val="20"/>
              </w:rPr>
              <w:t>Composición porcentual de la producción agrícola - PAP Bio-energética del Norte de Antioquia</w:t>
            </w:r>
          </w:p>
          <w:p w14:paraId="4B1CDAD1" w14:textId="77777777" w:rsidR="004863D8" w:rsidRDefault="004863D8" w:rsidP="00F149A0">
            <w:pPr>
              <w:spacing w:after="120" w:line="276" w:lineRule="auto"/>
              <w:contextualSpacing/>
              <w:rPr>
                <w:rFonts w:ascii="Times New Roman" w:eastAsia="Times New Roman" w:hAnsi="Times New Roman" w:cs="Times New Roman"/>
                <w:color w:val="000000" w:themeColor="text1"/>
                <w:sz w:val="18"/>
                <w:szCs w:val="18"/>
                <w:lang w:val="es-ES"/>
              </w:rPr>
            </w:pPr>
            <w:r>
              <w:rPr>
                <w:noProof/>
                <w:lang w:eastAsia="es-CO"/>
              </w:rPr>
              <w:drawing>
                <wp:inline distT="0" distB="0" distL="0" distR="0" wp14:anchorId="66A08925" wp14:editId="37BA4029">
                  <wp:extent cx="2774384" cy="2080787"/>
                  <wp:effectExtent l="0" t="0" r="0" b="0"/>
                  <wp:docPr id="1318446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46485" name="Picture 1318446485"/>
                          <pic:cNvPicPr/>
                        </pic:nvPicPr>
                        <pic:blipFill>
                          <a:blip r:embed="rId55">
                            <a:extLst>
                              <a:ext uri="{28A0092B-C50C-407E-A947-70E740481C1C}">
                                <a14:useLocalDpi xmlns:a14="http://schemas.microsoft.com/office/drawing/2010/main"/>
                              </a:ext>
                            </a:extLst>
                          </a:blip>
                          <a:stretch>
                            <a:fillRect/>
                          </a:stretch>
                        </pic:blipFill>
                        <pic:spPr>
                          <a:xfrm>
                            <a:off x="0" y="0"/>
                            <a:ext cx="2774384" cy="2080787"/>
                          </a:xfrm>
                          <a:prstGeom prst="rect">
                            <a:avLst/>
                          </a:prstGeom>
                        </pic:spPr>
                      </pic:pic>
                    </a:graphicData>
                  </a:graphic>
                </wp:inline>
              </w:drawing>
            </w:r>
            <w:r w:rsidRPr="75AA67FD">
              <w:rPr>
                <w:rFonts w:ascii="Times New Roman" w:eastAsia="Times New Roman" w:hAnsi="Times New Roman" w:cs="Times New Roman"/>
                <w:b/>
                <w:bCs/>
                <w:color w:val="000000" w:themeColor="text1"/>
                <w:sz w:val="18"/>
                <w:szCs w:val="18"/>
              </w:rPr>
              <w:t>Fuente:</w:t>
            </w:r>
            <w:r w:rsidRPr="75AA67FD">
              <w:rPr>
                <w:rFonts w:ascii="Times New Roman" w:eastAsia="Times New Roman" w:hAnsi="Times New Roman" w:cs="Times New Roman"/>
                <w:color w:val="000000" w:themeColor="text1"/>
                <w:sz w:val="18"/>
                <w:szCs w:val="18"/>
              </w:rPr>
              <w:t xml:space="preserve"> </w:t>
            </w:r>
            <w:r w:rsidRPr="75AA67FD">
              <w:rPr>
                <w:rFonts w:ascii="Times New Roman" w:eastAsia="Calibri" w:hAnsi="Times New Roman" w:cs="Times New Roman"/>
                <w:sz w:val="18"/>
                <w:szCs w:val="18"/>
              </w:rPr>
              <w:t>UPRA (2025)</w:t>
            </w:r>
            <w:r w:rsidRPr="75AA67FD">
              <w:rPr>
                <w:rFonts w:ascii="Times New Roman" w:eastAsia="Times New Roman" w:hAnsi="Times New Roman" w:cs="Times New Roman"/>
                <w:color w:val="000000" w:themeColor="text1"/>
                <w:sz w:val="18"/>
                <w:szCs w:val="18"/>
              </w:rPr>
              <w:t>. Cálculos propios.</w:t>
            </w:r>
          </w:p>
        </w:tc>
      </w:tr>
    </w:tbl>
    <w:p w14:paraId="7602D06E" w14:textId="77777777" w:rsidR="004863D8" w:rsidRPr="009676D7" w:rsidRDefault="004863D8" w:rsidP="004863D8">
      <w:pPr>
        <w:spacing w:after="0"/>
        <w:contextualSpacing/>
        <w:rPr>
          <w:rFonts w:ascii="Times New Roman" w:eastAsia="Arial" w:hAnsi="Times New Roman" w:cs="Times New Roman"/>
        </w:rPr>
      </w:pPr>
    </w:p>
    <w:p w14:paraId="650311C8" w14:textId="77777777" w:rsidR="004863D8" w:rsidRPr="009676D7" w:rsidRDefault="004863D8" w:rsidP="004863D8">
      <w:pPr>
        <w:rPr>
          <w:rFonts w:ascii="Times New Roman" w:eastAsia="Arial" w:hAnsi="Times New Roman" w:cs="Times New Roman"/>
        </w:rPr>
      </w:pPr>
      <w:r w:rsidRPr="73BC2806">
        <w:rPr>
          <w:rFonts w:ascii="Times New Roman" w:eastAsia="Arial" w:hAnsi="Times New Roman" w:cs="Times New Roman"/>
        </w:rPr>
        <w:t>Al contrastar estos resultados con la caracterización del territorio, se evidencia coherencia con la marcada vocación agropecuaria descrita para la subregión Norte, donde predominan una diversidad de cultivos transitorios y permanentes, como se verá en detalle más adelante en esta misma sección. La significativa extensión del suelo rural en algunos municipios puede interpretarse como una base territorial que sustenta estas actividades productivas; sin embargo, esta disponibilidad de suelo no se traduce automáticamente en un mayor desempeño económico. Limitaciones estructurales como bajos niveles de productividad, escasa agregación de valor, y debilidades en infraestructura y capacidades institucionales pueden incidir en ello. Asimismo, la ausencia de datos para varios municipios —algunos de ellos con relevancia productiva según las EVA — pone de manifiesto tensiones entre la dinámica económica rural y la formalización o planificación del uso del suelo, lo que refuerza la necesidad de fortalecer los instrumentos de ordenamiento y gestión rural para la Provincia.</w:t>
      </w:r>
    </w:p>
    <w:p w14:paraId="41CE0F61"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De acuerdo con la información disponible, los municipios que conforman la Provincia reportan una producción de 29.671 toneladas de </w:t>
      </w:r>
      <w:r w:rsidRPr="7A5A1C4E">
        <w:rPr>
          <w:rFonts w:ascii="Times New Roman" w:eastAsia="Arial" w:hAnsi="Times New Roman" w:cs="Times New Roman"/>
          <w:i/>
          <w:iCs/>
        </w:rPr>
        <w:t>productos transitorios</w:t>
      </w:r>
      <w:r w:rsidRPr="7A5A1C4E">
        <w:rPr>
          <w:rStyle w:val="FootnoteReference"/>
          <w:rFonts w:ascii="Times New Roman" w:eastAsia="Arial" w:hAnsi="Times New Roman" w:cs="Times New Roman"/>
          <w:i/>
          <w:iCs/>
        </w:rPr>
        <w:footnoteReference w:id="10"/>
      </w:r>
      <w:r w:rsidRPr="009676D7">
        <w:rPr>
          <w:rFonts w:ascii="Times New Roman" w:eastAsia="Arial" w:hAnsi="Times New Roman" w:cs="Times New Roman"/>
        </w:rPr>
        <w:t xml:space="preserve">, equivalente al 0,5% del total departamental, con cultivo de papa, tomate, yuca, maíz, frijol, cilantro, lechuga, cebolla de rama, ají y yuca. En cuanto a los </w:t>
      </w:r>
      <w:r w:rsidRPr="7A5A1C4E">
        <w:rPr>
          <w:rFonts w:ascii="Times New Roman" w:eastAsia="Arial" w:hAnsi="Times New Roman" w:cs="Times New Roman"/>
          <w:i/>
          <w:iCs/>
        </w:rPr>
        <w:t>cultivos permanentes</w:t>
      </w:r>
      <w:r w:rsidRPr="7A5A1C4E">
        <w:rPr>
          <w:rStyle w:val="FootnoteReference"/>
          <w:rFonts w:ascii="Times New Roman" w:eastAsia="Arial" w:hAnsi="Times New Roman" w:cs="Times New Roman"/>
          <w:i/>
          <w:iCs/>
        </w:rPr>
        <w:footnoteReference w:id="11"/>
      </w:r>
      <w:r w:rsidRPr="009676D7">
        <w:rPr>
          <w:rFonts w:ascii="Times New Roman" w:eastAsia="Arial" w:hAnsi="Times New Roman" w:cs="Times New Roman"/>
        </w:rPr>
        <w:t>, la producción llega a 363.854 toneladas, equivalentes al 1,3% del total del departamento; distribuidas en cultivos de café, cacao, caña, plátano, banano, cítricos y frutales.</w:t>
      </w:r>
    </w:p>
    <w:p w14:paraId="1930E165" w14:textId="77777777" w:rsidR="004863D8" w:rsidRPr="009676D7" w:rsidRDefault="004863D8" w:rsidP="004863D8">
      <w:pPr>
        <w:rPr>
          <w:rFonts w:ascii="Times New Roman" w:hAnsi="Times New Roman" w:cs="Times New Roman"/>
          <w:b/>
          <w:bCs/>
          <w:smallCaps/>
        </w:rPr>
      </w:pPr>
      <w:r w:rsidRPr="009676D7">
        <w:rPr>
          <w:rFonts w:ascii="Times New Roman" w:eastAsia="Arial" w:hAnsi="Times New Roman" w:cs="Times New Roman"/>
        </w:rPr>
        <w:t>Asimismo, en los Planes de Desarrollo Municipales 2024-2027, se tiene que el café es el primer renglón productivo en la gran mayoría de los trece municipios; Ituango reporta el café como su principal producto agrícola, seguido de la ganadería bovina y la caña panelera (Alcaldía de Ituango, 2024); San Andrés de Cuerquia y Angostura articulan su economía cafetera con estrategias de diferenciación —en San Andrés de Cuerquia con producción de café de origen y el desarrollo emergente del aguacate Hass y la piscicultura (Alcaldía de San Andrés de Cuerquia, 2024)—; mientras Angostura enfrenta el declive del plátano como segundo renglón por problemáticas fitosanitarias y precios de mercado desfavorables (Alcaldía de Angostura, 2024). Valdivia y Anorí han apostado por el cacao como cultivo de sustitución de cultivos ilícitos en el marco de sus agendas de postconflicto (Alcaldía de Valdivia, 2024; Alcaldía de Anorí, 2024). Esta situación evidencia unas dinámicas diferenciadas de reconversión productiva asociadas a diferentes razones, entre ellas factores que afectan la salud de los cultivos y procesos de postconflicto que inciden en la sustitución de cultivos en la región.</w:t>
      </w:r>
    </w:p>
    <w:p w14:paraId="03439B6A" w14:textId="77777777" w:rsidR="004863D8" w:rsidRPr="009676D7" w:rsidRDefault="004863D8" w:rsidP="004863D8">
      <w:pPr>
        <w:pStyle w:val="Caption"/>
        <w:keepNext/>
        <w:jc w:val="center"/>
        <w:rPr>
          <w:rFonts w:ascii="Times New Roman" w:hAnsi="Times New Roman" w:cs="Times New Roman"/>
          <w:i w:val="0"/>
          <w:sz w:val="20"/>
          <w:szCs w:val="20"/>
        </w:rPr>
      </w:pPr>
      <w:commentRangeStart w:id="39"/>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37</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xml:space="preserve">. Principales cultivos transitorios y cultivos permanentes por municipios productores en la PAP Bio-energética del Norte de Antioquia - </w:t>
      </w:r>
      <w:r w:rsidRPr="61B22CA8">
        <w:rPr>
          <w:rFonts w:ascii="Times New Roman" w:hAnsi="Times New Roman" w:cs="Times New Roman"/>
          <w:i w:val="0"/>
          <w:iCs w:val="0"/>
          <w:sz w:val="20"/>
          <w:szCs w:val="20"/>
        </w:rPr>
        <w:t>202</w:t>
      </w:r>
      <w:commentRangeEnd w:id="39"/>
      <w:r w:rsidRPr="61B22CA8">
        <w:rPr>
          <w:rStyle w:val="CommentReference"/>
          <w:rFonts w:ascii="Times New Roman" w:hAnsi="Times New Roman" w:cs="Times New Roman"/>
          <w:i w:val="0"/>
          <w:iCs w:val="0"/>
          <w:sz w:val="20"/>
          <w:szCs w:val="20"/>
        </w:rPr>
        <w:commentReference w:id="39"/>
      </w:r>
      <w:r w:rsidRPr="61B22CA8">
        <w:rPr>
          <w:rFonts w:ascii="Times New Roman" w:hAnsi="Times New Roman" w:cs="Times New Roman"/>
          <w:i w:val="0"/>
          <w:iCs w:val="0"/>
          <w:sz w:val="20"/>
          <w:szCs w:val="20"/>
        </w:rPr>
        <w:t>5</w:t>
      </w:r>
    </w:p>
    <w:tbl>
      <w:tblPr>
        <w:tblStyle w:val="TableGrid"/>
        <w:tblW w:w="5000" w:type="pct"/>
        <w:tblLook w:val="04A0" w:firstRow="1" w:lastRow="0" w:firstColumn="1" w:lastColumn="0" w:noHBand="0" w:noVBand="1"/>
      </w:tblPr>
      <w:tblGrid>
        <w:gridCol w:w="2294"/>
        <w:gridCol w:w="2057"/>
        <w:gridCol w:w="1261"/>
        <w:gridCol w:w="2060"/>
        <w:gridCol w:w="1156"/>
      </w:tblGrid>
      <w:tr w:rsidR="004863D8" w:rsidRPr="009676D7" w14:paraId="75C516AE" w14:textId="77777777" w:rsidTr="00F149A0">
        <w:trPr>
          <w:trHeight w:val="290"/>
        </w:trPr>
        <w:tc>
          <w:tcPr>
            <w:tcW w:w="1299" w:type="pct"/>
            <w:shd w:val="clear" w:color="auto" w:fill="002060"/>
            <w:vAlign w:val="center"/>
          </w:tcPr>
          <w:p w14:paraId="53ADDC11"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hAnsi="Times New Roman" w:cs="Times New Roman"/>
                <w:b/>
                <w:sz w:val="16"/>
                <w:szCs w:val="16"/>
              </w:rPr>
              <w:t>Principal productor</w:t>
            </w:r>
          </w:p>
        </w:tc>
        <w:tc>
          <w:tcPr>
            <w:tcW w:w="1165" w:type="pct"/>
            <w:shd w:val="clear" w:color="auto" w:fill="002060"/>
            <w:vAlign w:val="center"/>
          </w:tcPr>
          <w:p w14:paraId="4FE0589C"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hAnsi="Times New Roman" w:cs="Times New Roman"/>
                <w:b/>
                <w:sz w:val="16"/>
                <w:szCs w:val="16"/>
              </w:rPr>
              <w:t>Cultivos transitorios</w:t>
            </w:r>
          </w:p>
        </w:tc>
        <w:tc>
          <w:tcPr>
            <w:tcW w:w="714" w:type="pct"/>
            <w:shd w:val="clear" w:color="auto" w:fill="002060"/>
            <w:vAlign w:val="center"/>
          </w:tcPr>
          <w:p w14:paraId="6CB440BF"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hAnsi="Times New Roman" w:cs="Times New Roman"/>
                <w:b/>
                <w:sz w:val="16"/>
                <w:szCs w:val="16"/>
              </w:rPr>
              <w:t>Producción total (t)</w:t>
            </w:r>
          </w:p>
        </w:tc>
        <w:tc>
          <w:tcPr>
            <w:tcW w:w="1167" w:type="pct"/>
            <w:shd w:val="clear" w:color="auto" w:fill="002060"/>
            <w:vAlign w:val="center"/>
          </w:tcPr>
          <w:p w14:paraId="5A24C4B0"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hAnsi="Times New Roman" w:cs="Times New Roman"/>
                <w:b/>
                <w:sz w:val="16"/>
                <w:szCs w:val="16"/>
              </w:rPr>
              <w:t>Cultivos permanentes</w:t>
            </w:r>
          </w:p>
        </w:tc>
        <w:tc>
          <w:tcPr>
            <w:tcW w:w="655" w:type="pct"/>
            <w:shd w:val="clear" w:color="auto" w:fill="002060"/>
            <w:vAlign w:val="center"/>
          </w:tcPr>
          <w:p w14:paraId="4F9A83F4" w14:textId="77777777" w:rsidR="004863D8" w:rsidRPr="009676D7" w:rsidRDefault="004863D8" w:rsidP="00F149A0">
            <w:pPr>
              <w:jc w:val="center"/>
              <w:rPr>
                <w:rFonts w:ascii="Times New Roman" w:eastAsia="Times New Roman" w:hAnsi="Times New Roman" w:cs="Times New Roman"/>
                <w:b/>
                <w:color w:val="000000"/>
                <w:sz w:val="16"/>
                <w:szCs w:val="16"/>
              </w:rPr>
            </w:pPr>
            <w:r w:rsidRPr="009676D7">
              <w:rPr>
                <w:rFonts w:ascii="Times New Roman" w:hAnsi="Times New Roman" w:cs="Times New Roman"/>
                <w:b/>
                <w:sz w:val="16"/>
                <w:szCs w:val="16"/>
              </w:rPr>
              <w:t>Producción total (t)</w:t>
            </w:r>
          </w:p>
        </w:tc>
      </w:tr>
      <w:tr w:rsidR="004863D8" w:rsidRPr="009676D7" w14:paraId="1CBC6057" w14:textId="77777777" w:rsidTr="00F149A0">
        <w:trPr>
          <w:trHeight w:val="20"/>
        </w:trPr>
        <w:tc>
          <w:tcPr>
            <w:tcW w:w="1299" w:type="pct"/>
            <w:vAlign w:val="center"/>
            <w:hideMark/>
          </w:tcPr>
          <w:p w14:paraId="250418C2" w14:textId="77777777" w:rsidR="004863D8" w:rsidRPr="009676D7" w:rsidRDefault="004863D8" w:rsidP="00F149A0">
            <w:pPr>
              <w:spacing w:before="0"/>
              <w:contextualSpacing/>
              <w:jc w:val="cente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Anorí</w:t>
            </w:r>
          </w:p>
        </w:tc>
        <w:tc>
          <w:tcPr>
            <w:tcW w:w="1165" w:type="pct"/>
            <w:vAlign w:val="center"/>
            <w:hideMark/>
          </w:tcPr>
          <w:p w14:paraId="29369495"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Maíz</w:t>
            </w:r>
          </w:p>
        </w:tc>
        <w:tc>
          <w:tcPr>
            <w:tcW w:w="714" w:type="pct"/>
            <w:vAlign w:val="center"/>
            <w:hideMark/>
          </w:tcPr>
          <w:p w14:paraId="2DEEE442"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662</w:t>
            </w:r>
          </w:p>
        </w:tc>
        <w:tc>
          <w:tcPr>
            <w:tcW w:w="1167" w:type="pct"/>
            <w:vAlign w:val="center"/>
            <w:hideMark/>
          </w:tcPr>
          <w:p w14:paraId="40B7806F"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SD</w:t>
            </w:r>
          </w:p>
        </w:tc>
        <w:tc>
          <w:tcPr>
            <w:tcW w:w="655" w:type="pct"/>
            <w:vAlign w:val="center"/>
            <w:hideMark/>
          </w:tcPr>
          <w:p w14:paraId="5AC6EE9A"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SD</w:t>
            </w:r>
          </w:p>
        </w:tc>
      </w:tr>
      <w:tr w:rsidR="004863D8" w:rsidRPr="009676D7" w14:paraId="21A71AEA" w14:textId="77777777" w:rsidTr="00F149A0">
        <w:trPr>
          <w:trHeight w:val="20"/>
        </w:trPr>
        <w:tc>
          <w:tcPr>
            <w:tcW w:w="1299" w:type="pct"/>
            <w:vAlign w:val="center"/>
            <w:hideMark/>
          </w:tcPr>
          <w:p w14:paraId="01C8ADA5" w14:textId="77777777" w:rsidR="004863D8" w:rsidRPr="009676D7" w:rsidRDefault="004863D8" w:rsidP="00F149A0">
            <w:pPr>
              <w:spacing w:before="0"/>
              <w:contextualSpacing/>
              <w:jc w:val="cente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Briceño</w:t>
            </w:r>
          </w:p>
        </w:tc>
        <w:tc>
          <w:tcPr>
            <w:tcW w:w="1165" w:type="pct"/>
            <w:vAlign w:val="center"/>
            <w:hideMark/>
          </w:tcPr>
          <w:p w14:paraId="0ABA43B9"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Cilantro</w:t>
            </w:r>
          </w:p>
        </w:tc>
        <w:tc>
          <w:tcPr>
            <w:tcW w:w="714" w:type="pct"/>
            <w:vAlign w:val="center"/>
            <w:hideMark/>
          </w:tcPr>
          <w:p w14:paraId="26C4CD34"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54</w:t>
            </w:r>
          </w:p>
        </w:tc>
        <w:tc>
          <w:tcPr>
            <w:tcW w:w="1167" w:type="pct"/>
            <w:vAlign w:val="center"/>
            <w:hideMark/>
          </w:tcPr>
          <w:p w14:paraId="670108D0"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SD</w:t>
            </w:r>
          </w:p>
        </w:tc>
        <w:tc>
          <w:tcPr>
            <w:tcW w:w="655" w:type="pct"/>
            <w:vAlign w:val="center"/>
            <w:hideMark/>
          </w:tcPr>
          <w:p w14:paraId="2DBC08B7"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SD</w:t>
            </w:r>
          </w:p>
        </w:tc>
      </w:tr>
      <w:tr w:rsidR="004863D8" w:rsidRPr="009676D7" w14:paraId="2D64C640" w14:textId="77777777" w:rsidTr="00F149A0">
        <w:trPr>
          <w:trHeight w:val="20"/>
        </w:trPr>
        <w:tc>
          <w:tcPr>
            <w:tcW w:w="1299" w:type="pct"/>
            <w:vAlign w:val="center"/>
            <w:hideMark/>
          </w:tcPr>
          <w:p w14:paraId="22C052F5" w14:textId="77777777" w:rsidR="004863D8" w:rsidRPr="009676D7" w:rsidRDefault="004863D8" w:rsidP="00F149A0">
            <w:pPr>
              <w:spacing w:before="0"/>
              <w:contextualSpacing/>
              <w:jc w:val="cente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Campamento</w:t>
            </w:r>
          </w:p>
        </w:tc>
        <w:tc>
          <w:tcPr>
            <w:tcW w:w="1165" w:type="pct"/>
            <w:vAlign w:val="center"/>
            <w:hideMark/>
          </w:tcPr>
          <w:p w14:paraId="473B5393"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SD</w:t>
            </w:r>
          </w:p>
        </w:tc>
        <w:tc>
          <w:tcPr>
            <w:tcW w:w="714" w:type="pct"/>
            <w:vAlign w:val="center"/>
            <w:hideMark/>
          </w:tcPr>
          <w:p w14:paraId="4A020EAF"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SD</w:t>
            </w:r>
          </w:p>
        </w:tc>
        <w:tc>
          <w:tcPr>
            <w:tcW w:w="1167" w:type="pct"/>
            <w:vAlign w:val="center"/>
            <w:hideMark/>
          </w:tcPr>
          <w:p w14:paraId="4BFA3913"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highlight w:val="yellow"/>
              </w:rPr>
            </w:pPr>
            <w:r w:rsidRPr="009676D7">
              <w:rPr>
                <w:rFonts w:ascii="Times New Roman" w:eastAsia="Times New Roman" w:hAnsi="Times New Roman" w:cs="Times New Roman"/>
                <w:color w:val="000000"/>
                <w:sz w:val="16"/>
                <w:szCs w:val="16"/>
                <w:highlight w:val="yellow"/>
              </w:rPr>
              <w:t>Caña</w:t>
            </w:r>
          </w:p>
        </w:tc>
        <w:tc>
          <w:tcPr>
            <w:tcW w:w="655" w:type="pct"/>
            <w:vAlign w:val="center"/>
            <w:hideMark/>
          </w:tcPr>
          <w:p w14:paraId="596C5E26"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highlight w:val="yellow"/>
              </w:rPr>
            </w:pPr>
            <w:r w:rsidRPr="009676D7">
              <w:rPr>
                <w:rFonts w:ascii="Times New Roman" w:eastAsia="Times New Roman" w:hAnsi="Times New Roman" w:cs="Times New Roman"/>
                <w:color w:val="000000"/>
                <w:sz w:val="16"/>
                <w:szCs w:val="16"/>
                <w:highlight w:val="yellow"/>
              </w:rPr>
              <w:t>316.326</w:t>
            </w:r>
          </w:p>
        </w:tc>
      </w:tr>
      <w:tr w:rsidR="004863D8" w:rsidRPr="009676D7" w14:paraId="6901DBD5" w14:textId="77777777" w:rsidTr="00F149A0">
        <w:trPr>
          <w:trHeight w:val="20"/>
        </w:trPr>
        <w:tc>
          <w:tcPr>
            <w:tcW w:w="1299" w:type="pct"/>
            <w:vAlign w:val="center"/>
            <w:hideMark/>
          </w:tcPr>
          <w:p w14:paraId="0E16550D" w14:textId="77777777" w:rsidR="004863D8" w:rsidRPr="009676D7" w:rsidRDefault="004863D8" w:rsidP="00F149A0">
            <w:pPr>
              <w:spacing w:before="0"/>
              <w:contextualSpacing/>
              <w:jc w:val="cente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themeColor="text1"/>
                <w:sz w:val="16"/>
                <w:szCs w:val="16"/>
              </w:rPr>
              <w:t>Carolina del Príncipe*</w:t>
            </w:r>
          </w:p>
        </w:tc>
        <w:tc>
          <w:tcPr>
            <w:tcW w:w="1165" w:type="pct"/>
            <w:vAlign w:val="center"/>
            <w:hideMark/>
          </w:tcPr>
          <w:p w14:paraId="09C9985C"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Tomate y lechuga</w:t>
            </w:r>
          </w:p>
        </w:tc>
        <w:tc>
          <w:tcPr>
            <w:tcW w:w="714" w:type="pct"/>
            <w:vAlign w:val="center"/>
            <w:hideMark/>
          </w:tcPr>
          <w:p w14:paraId="15E6C396"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1.905</w:t>
            </w:r>
          </w:p>
        </w:tc>
        <w:tc>
          <w:tcPr>
            <w:tcW w:w="1167" w:type="pct"/>
            <w:vAlign w:val="center"/>
            <w:hideMark/>
          </w:tcPr>
          <w:p w14:paraId="50EA13E1"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Gulupa o cholupa</w:t>
            </w:r>
          </w:p>
        </w:tc>
        <w:tc>
          <w:tcPr>
            <w:tcW w:w="655" w:type="pct"/>
            <w:vAlign w:val="center"/>
            <w:hideMark/>
          </w:tcPr>
          <w:p w14:paraId="3F097608"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743</w:t>
            </w:r>
          </w:p>
        </w:tc>
      </w:tr>
      <w:tr w:rsidR="004863D8" w:rsidRPr="009676D7" w14:paraId="77D7C628" w14:textId="77777777" w:rsidTr="00F149A0">
        <w:trPr>
          <w:trHeight w:val="20"/>
        </w:trPr>
        <w:tc>
          <w:tcPr>
            <w:tcW w:w="1299" w:type="pct"/>
            <w:vAlign w:val="center"/>
            <w:hideMark/>
          </w:tcPr>
          <w:p w14:paraId="075B6CCC" w14:textId="77777777" w:rsidR="004863D8" w:rsidRPr="009676D7" w:rsidRDefault="004863D8" w:rsidP="00F149A0">
            <w:pPr>
              <w:spacing w:before="0"/>
              <w:contextualSpacing/>
              <w:jc w:val="cente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Gómez Plata</w:t>
            </w:r>
          </w:p>
        </w:tc>
        <w:tc>
          <w:tcPr>
            <w:tcW w:w="1165" w:type="pct"/>
            <w:vAlign w:val="center"/>
            <w:hideMark/>
          </w:tcPr>
          <w:p w14:paraId="59698F98"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SD</w:t>
            </w:r>
          </w:p>
        </w:tc>
        <w:tc>
          <w:tcPr>
            <w:tcW w:w="714" w:type="pct"/>
            <w:vAlign w:val="center"/>
            <w:hideMark/>
          </w:tcPr>
          <w:p w14:paraId="41B6B0FB"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SD</w:t>
            </w:r>
          </w:p>
        </w:tc>
        <w:tc>
          <w:tcPr>
            <w:tcW w:w="1167" w:type="pct"/>
            <w:vAlign w:val="center"/>
            <w:hideMark/>
          </w:tcPr>
          <w:p w14:paraId="18B06334"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Plátano</w:t>
            </w:r>
          </w:p>
        </w:tc>
        <w:tc>
          <w:tcPr>
            <w:tcW w:w="655" w:type="pct"/>
            <w:vAlign w:val="center"/>
            <w:hideMark/>
          </w:tcPr>
          <w:p w14:paraId="41DA8973"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26.706</w:t>
            </w:r>
          </w:p>
        </w:tc>
      </w:tr>
      <w:tr w:rsidR="004863D8" w:rsidRPr="009676D7" w14:paraId="031DAEE2" w14:textId="77777777" w:rsidTr="00F149A0">
        <w:trPr>
          <w:trHeight w:val="20"/>
        </w:trPr>
        <w:tc>
          <w:tcPr>
            <w:tcW w:w="1299" w:type="pct"/>
            <w:vAlign w:val="center"/>
            <w:hideMark/>
          </w:tcPr>
          <w:p w14:paraId="2BD9F461" w14:textId="77777777" w:rsidR="004863D8" w:rsidRPr="009676D7" w:rsidRDefault="004863D8" w:rsidP="00F149A0">
            <w:pPr>
              <w:spacing w:before="0"/>
              <w:contextualSpacing/>
              <w:jc w:val="cente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Guadalupe*</w:t>
            </w:r>
          </w:p>
        </w:tc>
        <w:tc>
          <w:tcPr>
            <w:tcW w:w="1165" w:type="pct"/>
            <w:vAlign w:val="center"/>
            <w:hideMark/>
          </w:tcPr>
          <w:p w14:paraId="6380ECDA"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Cebolla de rama</w:t>
            </w:r>
          </w:p>
        </w:tc>
        <w:tc>
          <w:tcPr>
            <w:tcW w:w="714" w:type="pct"/>
            <w:vAlign w:val="center"/>
            <w:hideMark/>
          </w:tcPr>
          <w:p w14:paraId="640B4933"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136</w:t>
            </w:r>
          </w:p>
        </w:tc>
        <w:tc>
          <w:tcPr>
            <w:tcW w:w="1167" w:type="pct"/>
            <w:vAlign w:val="center"/>
            <w:hideMark/>
          </w:tcPr>
          <w:p w14:paraId="200419D9"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Stevia</w:t>
            </w:r>
          </w:p>
        </w:tc>
        <w:tc>
          <w:tcPr>
            <w:tcW w:w="655" w:type="pct"/>
            <w:vAlign w:val="center"/>
            <w:hideMark/>
          </w:tcPr>
          <w:p w14:paraId="58605805"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14</w:t>
            </w:r>
          </w:p>
        </w:tc>
      </w:tr>
      <w:tr w:rsidR="004863D8" w:rsidRPr="009676D7" w14:paraId="0277AC38" w14:textId="77777777" w:rsidTr="00F149A0">
        <w:trPr>
          <w:trHeight w:val="20"/>
        </w:trPr>
        <w:tc>
          <w:tcPr>
            <w:tcW w:w="1299" w:type="pct"/>
            <w:vAlign w:val="center"/>
            <w:hideMark/>
          </w:tcPr>
          <w:p w14:paraId="24CAB945" w14:textId="77777777" w:rsidR="004863D8" w:rsidRPr="009676D7" w:rsidRDefault="004863D8" w:rsidP="00F149A0">
            <w:pPr>
              <w:spacing w:before="0"/>
              <w:contextualSpacing/>
              <w:jc w:val="cente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Ituango</w:t>
            </w:r>
          </w:p>
        </w:tc>
        <w:tc>
          <w:tcPr>
            <w:tcW w:w="1165" w:type="pct"/>
            <w:vAlign w:val="center"/>
            <w:hideMark/>
          </w:tcPr>
          <w:p w14:paraId="10324325"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Yuca y frijol</w:t>
            </w:r>
          </w:p>
        </w:tc>
        <w:tc>
          <w:tcPr>
            <w:tcW w:w="714" w:type="pct"/>
            <w:vAlign w:val="center"/>
            <w:hideMark/>
          </w:tcPr>
          <w:p w14:paraId="734699F6"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7.883</w:t>
            </w:r>
          </w:p>
        </w:tc>
        <w:tc>
          <w:tcPr>
            <w:tcW w:w="1167" w:type="pct"/>
            <w:vAlign w:val="center"/>
            <w:hideMark/>
          </w:tcPr>
          <w:p w14:paraId="768D630E"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Café, Lulo y Maracuyá</w:t>
            </w:r>
          </w:p>
        </w:tc>
        <w:tc>
          <w:tcPr>
            <w:tcW w:w="655" w:type="pct"/>
            <w:vAlign w:val="center"/>
            <w:hideMark/>
          </w:tcPr>
          <w:p w14:paraId="291E177C"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10.177</w:t>
            </w:r>
          </w:p>
        </w:tc>
      </w:tr>
      <w:tr w:rsidR="004863D8" w:rsidRPr="009676D7" w14:paraId="14E82080" w14:textId="77777777" w:rsidTr="00F149A0">
        <w:trPr>
          <w:trHeight w:val="20"/>
        </w:trPr>
        <w:tc>
          <w:tcPr>
            <w:tcW w:w="1299" w:type="pct"/>
            <w:noWrap/>
            <w:vAlign w:val="center"/>
            <w:hideMark/>
          </w:tcPr>
          <w:p w14:paraId="44168E5A" w14:textId="77777777" w:rsidR="004863D8" w:rsidRPr="009676D7" w:rsidRDefault="004863D8" w:rsidP="00F149A0">
            <w:pPr>
              <w:spacing w:before="0"/>
              <w:contextualSpacing/>
              <w:jc w:val="cente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San José de la Montaña</w:t>
            </w:r>
          </w:p>
        </w:tc>
        <w:tc>
          <w:tcPr>
            <w:tcW w:w="1165" w:type="pct"/>
            <w:noWrap/>
            <w:vAlign w:val="center"/>
            <w:hideMark/>
          </w:tcPr>
          <w:p w14:paraId="305FDA68"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SD</w:t>
            </w:r>
          </w:p>
        </w:tc>
        <w:tc>
          <w:tcPr>
            <w:tcW w:w="714" w:type="pct"/>
            <w:noWrap/>
            <w:vAlign w:val="center"/>
            <w:hideMark/>
          </w:tcPr>
          <w:p w14:paraId="684A8BBD"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SD</w:t>
            </w:r>
          </w:p>
        </w:tc>
        <w:tc>
          <w:tcPr>
            <w:tcW w:w="1167" w:type="pct"/>
            <w:noWrap/>
            <w:vAlign w:val="center"/>
            <w:hideMark/>
          </w:tcPr>
          <w:p w14:paraId="0EDFC833"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Agraz o mortiño</w:t>
            </w:r>
          </w:p>
        </w:tc>
        <w:tc>
          <w:tcPr>
            <w:tcW w:w="655" w:type="pct"/>
            <w:noWrap/>
            <w:vAlign w:val="center"/>
            <w:hideMark/>
          </w:tcPr>
          <w:p w14:paraId="3A100DA4"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81</w:t>
            </w:r>
          </w:p>
        </w:tc>
      </w:tr>
      <w:tr w:rsidR="004863D8" w:rsidRPr="009676D7" w14:paraId="13E56C7F" w14:textId="77777777" w:rsidTr="00F149A0">
        <w:trPr>
          <w:trHeight w:val="20"/>
        </w:trPr>
        <w:tc>
          <w:tcPr>
            <w:tcW w:w="1299" w:type="pct"/>
            <w:vAlign w:val="center"/>
            <w:hideMark/>
          </w:tcPr>
          <w:p w14:paraId="283392C3" w14:textId="77777777" w:rsidR="004863D8" w:rsidRPr="009676D7" w:rsidRDefault="004863D8" w:rsidP="00F149A0">
            <w:pPr>
              <w:spacing w:before="0"/>
              <w:contextualSpacing/>
              <w:jc w:val="cente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Valdivia</w:t>
            </w:r>
          </w:p>
        </w:tc>
        <w:tc>
          <w:tcPr>
            <w:tcW w:w="1165" w:type="pct"/>
            <w:vAlign w:val="center"/>
            <w:hideMark/>
          </w:tcPr>
          <w:p w14:paraId="5D920886"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Arroz</w:t>
            </w:r>
          </w:p>
        </w:tc>
        <w:tc>
          <w:tcPr>
            <w:tcW w:w="714" w:type="pct"/>
            <w:vAlign w:val="center"/>
            <w:hideMark/>
          </w:tcPr>
          <w:p w14:paraId="465DD3AC"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127</w:t>
            </w:r>
          </w:p>
        </w:tc>
        <w:tc>
          <w:tcPr>
            <w:tcW w:w="1167" w:type="pct"/>
            <w:vAlign w:val="center"/>
            <w:hideMark/>
          </w:tcPr>
          <w:p w14:paraId="188E42E8"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Cacao, Limón, Naranja, Zapote, Guanábana y Coco</w:t>
            </w:r>
          </w:p>
        </w:tc>
        <w:tc>
          <w:tcPr>
            <w:tcW w:w="655" w:type="pct"/>
            <w:vAlign w:val="center"/>
            <w:hideMark/>
          </w:tcPr>
          <w:p w14:paraId="24A97475"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2.017</w:t>
            </w:r>
          </w:p>
        </w:tc>
      </w:tr>
      <w:tr w:rsidR="004863D8" w:rsidRPr="009676D7" w14:paraId="272B714C" w14:textId="77777777" w:rsidTr="00F149A0">
        <w:trPr>
          <w:trHeight w:val="20"/>
        </w:trPr>
        <w:tc>
          <w:tcPr>
            <w:tcW w:w="1299" w:type="pct"/>
            <w:vAlign w:val="center"/>
            <w:hideMark/>
          </w:tcPr>
          <w:p w14:paraId="637FFC42" w14:textId="77777777" w:rsidR="004863D8" w:rsidRPr="009676D7" w:rsidRDefault="004863D8" w:rsidP="00F149A0">
            <w:pPr>
              <w:spacing w:before="0"/>
              <w:contextualSpacing/>
              <w:jc w:val="center"/>
              <w:rPr>
                <w:rFonts w:ascii="Times New Roman" w:eastAsia="Times New Roman" w:hAnsi="Times New Roman" w:cs="Times New Roman"/>
                <w:bCs/>
                <w:color w:val="000000"/>
                <w:sz w:val="16"/>
                <w:szCs w:val="16"/>
              </w:rPr>
            </w:pPr>
            <w:r w:rsidRPr="009676D7">
              <w:rPr>
                <w:rFonts w:ascii="Times New Roman" w:eastAsia="Times New Roman" w:hAnsi="Times New Roman" w:cs="Times New Roman"/>
                <w:bCs/>
                <w:color w:val="000000"/>
                <w:sz w:val="16"/>
                <w:szCs w:val="16"/>
              </w:rPr>
              <w:t>Yarumal</w:t>
            </w:r>
          </w:p>
        </w:tc>
        <w:tc>
          <w:tcPr>
            <w:tcW w:w="1165" w:type="pct"/>
            <w:vAlign w:val="center"/>
            <w:hideMark/>
          </w:tcPr>
          <w:p w14:paraId="3FFD4BB0"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Papa y Ají</w:t>
            </w:r>
          </w:p>
        </w:tc>
        <w:tc>
          <w:tcPr>
            <w:tcW w:w="714" w:type="pct"/>
            <w:vAlign w:val="center"/>
            <w:hideMark/>
          </w:tcPr>
          <w:p w14:paraId="734D855D"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13.956</w:t>
            </w:r>
          </w:p>
        </w:tc>
        <w:tc>
          <w:tcPr>
            <w:tcW w:w="1167" w:type="pct"/>
            <w:vAlign w:val="center"/>
            <w:hideMark/>
          </w:tcPr>
          <w:p w14:paraId="0002263E"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Aguacate, tomate de árbol, Fresa y Mora</w:t>
            </w:r>
          </w:p>
        </w:tc>
        <w:tc>
          <w:tcPr>
            <w:tcW w:w="655" w:type="pct"/>
            <w:vAlign w:val="center"/>
            <w:hideMark/>
          </w:tcPr>
          <w:p w14:paraId="6D81C9E6" w14:textId="77777777" w:rsidR="004863D8" w:rsidRPr="009676D7" w:rsidRDefault="004863D8" w:rsidP="00F149A0">
            <w:pPr>
              <w:spacing w:before="0"/>
              <w:contextualSpacing/>
              <w:jc w:val="center"/>
              <w:rPr>
                <w:rFonts w:ascii="Times New Roman" w:eastAsia="Times New Roman" w:hAnsi="Times New Roman" w:cs="Times New Roman"/>
                <w:color w:val="000000"/>
                <w:sz w:val="16"/>
                <w:szCs w:val="16"/>
              </w:rPr>
            </w:pPr>
            <w:r w:rsidRPr="009676D7">
              <w:rPr>
                <w:rFonts w:ascii="Times New Roman" w:eastAsia="Times New Roman" w:hAnsi="Times New Roman" w:cs="Times New Roman"/>
                <w:color w:val="000000"/>
                <w:sz w:val="16"/>
                <w:szCs w:val="16"/>
              </w:rPr>
              <w:t>7.741</w:t>
            </w:r>
          </w:p>
        </w:tc>
      </w:tr>
    </w:tbl>
    <w:p w14:paraId="48A631DF" w14:textId="77777777" w:rsidR="004863D8" w:rsidRPr="009676D7" w:rsidRDefault="004863D8" w:rsidP="004863D8">
      <w:pPr>
        <w:spacing w:before="0" w:after="0"/>
        <w:rPr>
          <w:rFonts w:ascii="Times New Roman" w:eastAsia="Calibri" w:hAnsi="Times New Roman" w:cs="Times New Roman"/>
          <w:sz w:val="18"/>
          <w:szCs w:val="18"/>
        </w:rPr>
      </w:pPr>
      <w:r w:rsidRPr="75AA67FD">
        <w:rPr>
          <w:rFonts w:ascii="Times New Roman" w:eastAsia="Calibri" w:hAnsi="Times New Roman" w:cs="Times New Roman"/>
          <w:b/>
          <w:bCs/>
          <w:sz w:val="18"/>
          <w:szCs w:val="18"/>
        </w:rPr>
        <w:t>Fuente:</w:t>
      </w:r>
      <w:r w:rsidRPr="75AA67FD">
        <w:rPr>
          <w:rFonts w:ascii="Times New Roman" w:eastAsia="Calibri" w:hAnsi="Times New Roman" w:cs="Times New Roman"/>
          <w:sz w:val="18"/>
          <w:szCs w:val="18"/>
        </w:rPr>
        <w:t xml:space="preserve"> UPRA (2025).</w:t>
      </w:r>
    </w:p>
    <w:p w14:paraId="2AD419DF" w14:textId="77777777" w:rsidR="004863D8" w:rsidRPr="009676D7" w:rsidRDefault="004863D8" w:rsidP="004863D8">
      <w:pPr>
        <w:spacing w:after="0"/>
        <w:contextualSpacing/>
        <w:rPr>
          <w:rFonts w:ascii="Times New Roman" w:eastAsia="Arial" w:hAnsi="Times New Roman" w:cs="Times New Roman"/>
        </w:rPr>
      </w:pPr>
    </w:p>
    <w:p w14:paraId="25F13C08" w14:textId="77777777" w:rsidR="004863D8" w:rsidRPr="009676D7" w:rsidRDefault="004863D8" w:rsidP="004863D8">
      <w:pPr>
        <w:spacing w:after="0"/>
        <w:rPr>
          <w:rFonts w:ascii="Times New Roman" w:eastAsia="Arial" w:hAnsi="Times New Roman" w:cs="Times New Roman"/>
        </w:rPr>
      </w:pPr>
      <w:r w:rsidRPr="009676D7">
        <w:rPr>
          <w:rFonts w:ascii="Times New Roman" w:eastAsia="Arial" w:hAnsi="Times New Roman" w:cs="Times New Roman"/>
        </w:rPr>
        <w:t xml:space="preserve">En el caso de los cultivos permanentes, en términos de rendimiento agrícola, </w:t>
      </w:r>
      <w:r>
        <w:rPr>
          <w:rFonts w:ascii="Times New Roman" w:eastAsia="Arial" w:hAnsi="Times New Roman" w:cs="Times New Roman"/>
        </w:rPr>
        <w:t>Campamento, Anorí y Angostura logran</w:t>
      </w:r>
      <w:r w:rsidRPr="009676D7">
        <w:rPr>
          <w:rFonts w:ascii="Times New Roman" w:eastAsia="Arial" w:hAnsi="Times New Roman" w:cs="Times New Roman"/>
        </w:rPr>
        <w:t xml:space="preserve"> altos rendimientos con 35,89; 27,49 y 26,83 toneladas de producto extraído por hectárea sembrada, mientras que Toledo, Valdivia y San Andrés de Cuerquia exhiben pérdidas elevadas o rendimientos bajos con 1,47; 2,45 y 3,53 ton/ha, lo que afecta su participación en el total provincial. En conjunto, este comportamiento confirma que la productividad de los cultivos permanentes no depende únicamente de la extensión cultivada, sino de factores estructurales como la calidad del suelo, la disponibilidad de infraestructura, la tecnificación, la asociatividad productiva y la capacidad de los municipios para integrarse a mercados formales y cadenas de valor agroindustriales. </w:t>
      </w:r>
    </w:p>
    <w:p w14:paraId="3298C557" w14:textId="77777777" w:rsidR="004863D8" w:rsidRPr="009676D7" w:rsidRDefault="004863D8" w:rsidP="004863D8">
      <w:pPr>
        <w:pStyle w:val="Caption"/>
        <w:keepNext/>
        <w:jc w:val="center"/>
        <w:rPr>
          <w:rFonts w:ascii="Times New Roman" w:hAnsi="Times New Roman" w:cs="Times New Roman"/>
          <w:i w:val="0"/>
          <w:sz w:val="20"/>
          <w:szCs w:val="20"/>
        </w:rPr>
      </w:pPr>
      <w:bookmarkStart w:id="40" w:name="_Hlk230612143"/>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38</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Cantidad en hectáreas de áreas sembradas y áreas cosechadas de cultivos permanentes por municipio en la PAP Bio-energética del Norte de Antioquia - 2025</w:t>
      </w:r>
    </w:p>
    <w:tbl>
      <w:tblPr>
        <w:tblStyle w:val="TableGrid"/>
        <w:tblW w:w="5000" w:type="pct"/>
        <w:tblLook w:val="06A0" w:firstRow="1" w:lastRow="0" w:firstColumn="1" w:lastColumn="0" w:noHBand="1" w:noVBand="1"/>
      </w:tblPr>
      <w:tblGrid>
        <w:gridCol w:w="2209"/>
        <w:gridCol w:w="1755"/>
        <w:gridCol w:w="1755"/>
        <w:gridCol w:w="1755"/>
        <w:gridCol w:w="1354"/>
      </w:tblGrid>
      <w:tr w:rsidR="004863D8" w:rsidRPr="009676D7" w14:paraId="3100F2FE" w14:textId="77777777" w:rsidTr="00F149A0">
        <w:trPr>
          <w:trHeight w:val="602"/>
        </w:trPr>
        <w:tc>
          <w:tcPr>
            <w:tcW w:w="1251" w:type="pct"/>
            <w:shd w:val="clear" w:color="auto" w:fill="002060"/>
            <w:vAlign w:val="center"/>
          </w:tcPr>
          <w:bookmarkEnd w:id="40"/>
          <w:p w14:paraId="29D76A8E" w14:textId="77777777" w:rsidR="004863D8" w:rsidRPr="009676D7" w:rsidRDefault="004863D8" w:rsidP="00F149A0">
            <w:pPr>
              <w:spacing w:after="120" w:line="276" w:lineRule="auto"/>
              <w:jc w:val="center"/>
              <w:rPr>
                <w:rFonts w:ascii="Times New Roman" w:hAnsi="Times New Roman" w:cs="Times New Roman"/>
                <w:b/>
                <w:bCs/>
                <w:sz w:val="16"/>
                <w:szCs w:val="16"/>
              </w:rPr>
            </w:pPr>
            <w:r w:rsidRPr="009676D7">
              <w:rPr>
                <w:rFonts w:ascii="Times New Roman" w:hAnsi="Times New Roman" w:cs="Times New Roman"/>
                <w:b/>
                <w:bCs/>
                <w:sz w:val="16"/>
                <w:szCs w:val="16"/>
              </w:rPr>
              <w:t>Municipio</w:t>
            </w:r>
          </w:p>
        </w:tc>
        <w:tc>
          <w:tcPr>
            <w:tcW w:w="994" w:type="pct"/>
            <w:shd w:val="clear" w:color="auto" w:fill="002060"/>
            <w:vAlign w:val="center"/>
          </w:tcPr>
          <w:p w14:paraId="481F9C28" w14:textId="77777777" w:rsidR="004863D8" w:rsidRPr="009676D7" w:rsidRDefault="004863D8" w:rsidP="00F149A0">
            <w:pPr>
              <w:spacing w:after="120" w:line="276" w:lineRule="auto"/>
              <w:jc w:val="center"/>
              <w:rPr>
                <w:rFonts w:ascii="Times New Roman" w:hAnsi="Times New Roman" w:cs="Times New Roman"/>
                <w:b/>
                <w:bCs/>
                <w:sz w:val="16"/>
                <w:szCs w:val="16"/>
              </w:rPr>
            </w:pPr>
            <w:r w:rsidRPr="009676D7">
              <w:rPr>
                <w:rFonts w:ascii="Times New Roman" w:hAnsi="Times New Roman" w:cs="Times New Roman"/>
                <w:b/>
                <w:bCs/>
                <w:sz w:val="16"/>
                <w:szCs w:val="16"/>
              </w:rPr>
              <w:t>Área sembrada (ha)</w:t>
            </w:r>
          </w:p>
        </w:tc>
        <w:tc>
          <w:tcPr>
            <w:tcW w:w="994" w:type="pct"/>
            <w:shd w:val="clear" w:color="auto" w:fill="002060"/>
            <w:vAlign w:val="center"/>
          </w:tcPr>
          <w:p w14:paraId="7FB68ACF" w14:textId="77777777" w:rsidR="004863D8" w:rsidRPr="009676D7" w:rsidRDefault="004863D8" w:rsidP="00F149A0">
            <w:pPr>
              <w:spacing w:after="120" w:line="276" w:lineRule="auto"/>
              <w:jc w:val="center"/>
              <w:rPr>
                <w:rFonts w:ascii="Times New Roman" w:hAnsi="Times New Roman" w:cs="Times New Roman"/>
                <w:b/>
                <w:bCs/>
                <w:sz w:val="16"/>
                <w:szCs w:val="16"/>
              </w:rPr>
            </w:pPr>
            <w:r w:rsidRPr="009676D7">
              <w:rPr>
                <w:rFonts w:ascii="Times New Roman" w:hAnsi="Times New Roman" w:cs="Times New Roman"/>
                <w:b/>
                <w:bCs/>
                <w:sz w:val="16"/>
                <w:szCs w:val="16"/>
              </w:rPr>
              <w:t>Área cosechada (ha)</w:t>
            </w:r>
          </w:p>
        </w:tc>
        <w:tc>
          <w:tcPr>
            <w:tcW w:w="994" w:type="pct"/>
            <w:shd w:val="clear" w:color="auto" w:fill="002060"/>
            <w:vAlign w:val="center"/>
          </w:tcPr>
          <w:p w14:paraId="18F83710" w14:textId="77777777" w:rsidR="004863D8" w:rsidRPr="009676D7" w:rsidRDefault="004863D8" w:rsidP="00F149A0">
            <w:pPr>
              <w:spacing w:after="120" w:line="276" w:lineRule="auto"/>
              <w:contextualSpacing/>
              <w:jc w:val="center"/>
              <w:rPr>
                <w:rFonts w:ascii="Times New Roman" w:hAnsi="Times New Roman" w:cs="Times New Roman"/>
                <w:b/>
                <w:bCs/>
                <w:sz w:val="16"/>
                <w:szCs w:val="16"/>
              </w:rPr>
            </w:pPr>
            <w:r w:rsidRPr="009676D7">
              <w:rPr>
                <w:rFonts w:ascii="Times New Roman" w:hAnsi="Times New Roman" w:cs="Times New Roman"/>
                <w:b/>
                <w:bCs/>
                <w:sz w:val="16"/>
                <w:szCs w:val="16"/>
              </w:rPr>
              <w:t>% Área perdida</w:t>
            </w:r>
          </w:p>
          <w:p w14:paraId="05653111" w14:textId="77777777" w:rsidR="004863D8" w:rsidRPr="009676D7" w:rsidRDefault="004863D8" w:rsidP="00F149A0">
            <w:pPr>
              <w:spacing w:after="120" w:line="276" w:lineRule="auto"/>
              <w:contextualSpacing/>
              <w:jc w:val="center"/>
              <w:rPr>
                <w:rFonts w:ascii="Times New Roman" w:hAnsi="Times New Roman" w:cs="Times New Roman"/>
                <w:b/>
                <w:bCs/>
                <w:sz w:val="16"/>
                <w:szCs w:val="16"/>
              </w:rPr>
            </w:pPr>
            <w:r w:rsidRPr="009676D7">
              <w:rPr>
                <w:rFonts w:ascii="Times New Roman" w:hAnsi="Times New Roman" w:cs="Times New Roman"/>
                <w:b/>
                <w:bCs/>
                <w:sz w:val="16"/>
                <w:szCs w:val="16"/>
              </w:rPr>
              <w:t>(ha)</w:t>
            </w:r>
          </w:p>
        </w:tc>
        <w:tc>
          <w:tcPr>
            <w:tcW w:w="767" w:type="pct"/>
            <w:shd w:val="clear" w:color="auto" w:fill="002060"/>
            <w:vAlign w:val="center"/>
          </w:tcPr>
          <w:p w14:paraId="1617FAE5" w14:textId="77777777" w:rsidR="004863D8" w:rsidRPr="009676D7" w:rsidRDefault="004863D8" w:rsidP="00F149A0">
            <w:pPr>
              <w:spacing w:after="120" w:line="276" w:lineRule="auto"/>
              <w:contextualSpacing/>
              <w:jc w:val="center"/>
              <w:rPr>
                <w:rFonts w:ascii="Times New Roman" w:hAnsi="Times New Roman" w:cs="Times New Roman"/>
                <w:b/>
                <w:bCs/>
                <w:sz w:val="16"/>
                <w:szCs w:val="16"/>
              </w:rPr>
            </w:pPr>
            <w:r w:rsidRPr="009676D7">
              <w:rPr>
                <w:rFonts w:ascii="Times New Roman" w:hAnsi="Times New Roman" w:cs="Times New Roman"/>
                <w:b/>
                <w:bCs/>
                <w:sz w:val="16"/>
                <w:szCs w:val="16"/>
              </w:rPr>
              <w:t>Rendimiento (ton/ha)</w:t>
            </w:r>
          </w:p>
        </w:tc>
      </w:tr>
      <w:tr w:rsidR="004863D8" w:rsidRPr="009676D7" w14:paraId="2ACDA955" w14:textId="77777777" w:rsidTr="00F149A0">
        <w:trPr>
          <w:trHeight w:val="300"/>
        </w:trPr>
        <w:tc>
          <w:tcPr>
            <w:tcW w:w="1251" w:type="pct"/>
          </w:tcPr>
          <w:p w14:paraId="0C76BEE9"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Angostura</w:t>
            </w:r>
          </w:p>
        </w:tc>
        <w:tc>
          <w:tcPr>
            <w:tcW w:w="994" w:type="pct"/>
            <w:vAlign w:val="center"/>
          </w:tcPr>
          <w:p w14:paraId="4286B2CE"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2.733</w:t>
            </w:r>
          </w:p>
        </w:tc>
        <w:tc>
          <w:tcPr>
            <w:tcW w:w="994" w:type="pct"/>
            <w:vAlign w:val="center"/>
          </w:tcPr>
          <w:p w14:paraId="44867196"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2.562</w:t>
            </w:r>
          </w:p>
        </w:tc>
        <w:tc>
          <w:tcPr>
            <w:tcW w:w="994" w:type="pct"/>
            <w:vAlign w:val="center"/>
          </w:tcPr>
          <w:p w14:paraId="74C05EC8"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6,26</w:t>
            </w:r>
            <w:r w:rsidRPr="009676D7">
              <w:rPr>
                <w:rFonts w:ascii="Times New Roman" w:hAnsi="Times New Roman" w:cs="Times New Roman"/>
                <w:color w:val="000000"/>
                <w:sz w:val="16"/>
                <w:szCs w:val="16"/>
              </w:rPr>
              <w:t>%</w:t>
            </w:r>
          </w:p>
        </w:tc>
        <w:tc>
          <w:tcPr>
            <w:tcW w:w="767" w:type="pct"/>
            <w:vAlign w:val="center"/>
          </w:tcPr>
          <w:p w14:paraId="13010FF3" w14:textId="77777777" w:rsidR="004863D8" w:rsidRPr="009676D7" w:rsidRDefault="004863D8" w:rsidP="00F149A0">
            <w:pPr>
              <w:spacing w:line="276"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26,83</w:t>
            </w:r>
          </w:p>
        </w:tc>
      </w:tr>
      <w:tr w:rsidR="004863D8" w:rsidRPr="009676D7" w14:paraId="125E2DC2" w14:textId="77777777" w:rsidTr="00F149A0">
        <w:trPr>
          <w:trHeight w:val="300"/>
        </w:trPr>
        <w:tc>
          <w:tcPr>
            <w:tcW w:w="1251" w:type="pct"/>
          </w:tcPr>
          <w:p w14:paraId="2EE5E35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Anorí</w:t>
            </w:r>
          </w:p>
        </w:tc>
        <w:tc>
          <w:tcPr>
            <w:tcW w:w="994" w:type="pct"/>
            <w:vAlign w:val="center"/>
          </w:tcPr>
          <w:p w14:paraId="44505D8C"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1.398</w:t>
            </w:r>
          </w:p>
        </w:tc>
        <w:tc>
          <w:tcPr>
            <w:tcW w:w="994" w:type="pct"/>
            <w:vAlign w:val="center"/>
          </w:tcPr>
          <w:p w14:paraId="5A2199E0"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1.332</w:t>
            </w:r>
          </w:p>
        </w:tc>
        <w:tc>
          <w:tcPr>
            <w:tcW w:w="994" w:type="pct"/>
            <w:vAlign w:val="center"/>
          </w:tcPr>
          <w:p w14:paraId="5619144B"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4,72</w:t>
            </w:r>
            <w:r w:rsidRPr="009676D7">
              <w:rPr>
                <w:rFonts w:ascii="Times New Roman" w:hAnsi="Times New Roman" w:cs="Times New Roman"/>
                <w:color w:val="000000"/>
                <w:sz w:val="16"/>
                <w:szCs w:val="16"/>
              </w:rPr>
              <w:t>%</w:t>
            </w:r>
          </w:p>
        </w:tc>
        <w:tc>
          <w:tcPr>
            <w:tcW w:w="767" w:type="pct"/>
            <w:vAlign w:val="center"/>
          </w:tcPr>
          <w:p w14:paraId="1B2C6CFF" w14:textId="77777777" w:rsidR="004863D8" w:rsidRPr="009676D7" w:rsidRDefault="004863D8" w:rsidP="00F149A0">
            <w:pPr>
              <w:spacing w:line="276"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27,49</w:t>
            </w:r>
          </w:p>
        </w:tc>
      </w:tr>
      <w:tr w:rsidR="004863D8" w:rsidRPr="009676D7" w14:paraId="6951E0D4" w14:textId="77777777" w:rsidTr="00F149A0">
        <w:trPr>
          <w:trHeight w:val="300"/>
        </w:trPr>
        <w:tc>
          <w:tcPr>
            <w:tcW w:w="1251" w:type="pct"/>
          </w:tcPr>
          <w:p w14:paraId="420E2B04" w14:textId="77777777" w:rsidR="004863D8" w:rsidRPr="009676D7" w:rsidRDefault="004863D8" w:rsidP="00F149A0">
            <w:pPr>
              <w:spacing w:line="276" w:lineRule="auto"/>
              <w:jc w:val="left"/>
              <w:rPr>
                <w:rFonts w:ascii="Times New Roman" w:hAnsi="Times New Roman" w:cs="Times New Roman"/>
                <w:sz w:val="16"/>
                <w:szCs w:val="16"/>
                <w:highlight w:val="yellow"/>
              </w:rPr>
            </w:pPr>
            <w:r w:rsidRPr="009676D7">
              <w:rPr>
                <w:rFonts w:ascii="Times New Roman" w:eastAsia="Calibri" w:hAnsi="Times New Roman" w:cs="Times New Roman"/>
                <w:sz w:val="16"/>
                <w:szCs w:val="16"/>
                <w:highlight w:val="yellow"/>
              </w:rPr>
              <w:t>Briceño</w:t>
            </w:r>
          </w:p>
        </w:tc>
        <w:tc>
          <w:tcPr>
            <w:tcW w:w="994" w:type="pct"/>
            <w:vAlign w:val="center"/>
          </w:tcPr>
          <w:p w14:paraId="3495137E" w14:textId="77777777" w:rsidR="004863D8" w:rsidRPr="009676D7" w:rsidRDefault="004863D8" w:rsidP="00F149A0">
            <w:pPr>
              <w:spacing w:line="276" w:lineRule="auto"/>
              <w:jc w:val="center"/>
              <w:rPr>
                <w:rFonts w:ascii="Times New Roman" w:eastAsia="Calibri" w:hAnsi="Times New Roman" w:cs="Times New Roman"/>
                <w:sz w:val="16"/>
                <w:szCs w:val="16"/>
                <w:highlight w:val="yellow"/>
              </w:rPr>
            </w:pPr>
            <w:r w:rsidRPr="009676D7">
              <w:rPr>
                <w:rFonts w:ascii="Times New Roman" w:eastAsia="Calibri" w:hAnsi="Times New Roman" w:cs="Times New Roman"/>
                <w:sz w:val="16"/>
                <w:szCs w:val="16"/>
                <w:highlight w:val="yellow"/>
              </w:rPr>
              <w:t>1.090</w:t>
            </w:r>
          </w:p>
        </w:tc>
        <w:tc>
          <w:tcPr>
            <w:tcW w:w="994" w:type="pct"/>
            <w:vAlign w:val="center"/>
          </w:tcPr>
          <w:p w14:paraId="561996D9" w14:textId="77777777" w:rsidR="004863D8" w:rsidRPr="009676D7" w:rsidRDefault="004863D8" w:rsidP="00F149A0">
            <w:pPr>
              <w:spacing w:line="276" w:lineRule="auto"/>
              <w:jc w:val="center"/>
              <w:rPr>
                <w:rFonts w:ascii="Times New Roman" w:eastAsia="Calibri" w:hAnsi="Times New Roman" w:cs="Times New Roman"/>
                <w:sz w:val="16"/>
                <w:szCs w:val="16"/>
                <w:highlight w:val="yellow"/>
              </w:rPr>
            </w:pPr>
            <w:r w:rsidRPr="009676D7">
              <w:rPr>
                <w:rFonts w:ascii="Times New Roman" w:eastAsia="Calibri" w:hAnsi="Times New Roman" w:cs="Times New Roman"/>
                <w:sz w:val="16"/>
                <w:szCs w:val="16"/>
                <w:highlight w:val="yellow"/>
              </w:rPr>
              <w:t>935</w:t>
            </w:r>
          </w:p>
        </w:tc>
        <w:tc>
          <w:tcPr>
            <w:tcW w:w="994" w:type="pct"/>
            <w:vAlign w:val="center"/>
          </w:tcPr>
          <w:p w14:paraId="2EBCE703" w14:textId="77777777" w:rsidR="004863D8" w:rsidRPr="009676D7" w:rsidRDefault="004863D8" w:rsidP="00F149A0">
            <w:pPr>
              <w:spacing w:line="276" w:lineRule="auto"/>
              <w:jc w:val="center"/>
              <w:rPr>
                <w:rFonts w:ascii="Times New Roman" w:eastAsia="Calibri" w:hAnsi="Times New Roman" w:cs="Times New Roman"/>
                <w:sz w:val="16"/>
                <w:szCs w:val="16"/>
                <w:highlight w:val="yellow"/>
              </w:rPr>
            </w:pPr>
            <w:r>
              <w:rPr>
                <w:rFonts w:ascii="Times New Roman" w:hAnsi="Times New Roman" w:cs="Times New Roman"/>
                <w:color w:val="000000"/>
                <w:sz w:val="16"/>
                <w:szCs w:val="16"/>
                <w:highlight w:val="yellow"/>
              </w:rPr>
              <w:t>0,00</w:t>
            </w:r>
            <w:r w:rsidRPr="009676D7">
              <w:rPr>
                <w:rFonts w:ascii="Times New Roman" w:hAnsi="Times New Roman" w:cs="Times New Roman"/>
                <w:color w:val="000000"/>
                <w:sz w:val="16"/>
                <w:szCs w:val="16"/>
                <w:highlight w:val="yellow"/>
              </w:rPr>
              <w:t>%</w:t>
            </w:r>
          </w:p>
        </w:tc>
        <w:tc>
          <w:tcPr>
            <w:tcW w:w="767" w:type="pct"/>
            <w:vAlign w:val="center"/>
          </w:tcPr>
          <w:p w14:paraId="1FF73250" w14:textId="77777777" w:rsidR="004863D8" w:rsidRPr="009676D7" w:rsidRDefault="004863D8" w:rsidP="00F149A0">
            <w:pPr>
              <w:spacing w:line="276" w:lineRule="auto"/>
              <w:jc w:val="center"/>
              <w:rPr>
                <w:rFonts w:ascii="Times New Roman" w:hAnsi="Times New Roman" w:cs="Times New Roman"/>
                <w:color w:val="000000"/>
                <w:sz w:val="16"/>
                <w:szCs w:val="16"/>
                <w:highlight w:val="yellow"/>
              </w:rPr>
            </w:pPr>
            <w:r>
              <w:rPr>
                <w:rFonts w:ascii="Times New Roman" w:hAnsi="Times New Roman" w:cs="Times New Roman"/>
                <w:color w:val="000000"/>
                <w:sz w:val="16"/>
                <w:szCs w:val="16"/>
              </w:rPr>
              <w:t>5,63</w:t>
            </w:r>
          </w:p>
        </w:tc>
      </w:tr>
      <w:tr w:rsidR="004863D8" w:rsidRPr="009676D7" w14:paraId="5AE28CB2" w14:textId="77777777" w:rsidTr="00F149A0">
        <w:trPr>
          <w:trHeight w:val="300"/>
        </w:trPr>
        <w:tc>
          <w:tcPr>
            <w:tcW w:w="1251" w:type="pct"/>
          </w:tcPr>
          <w:p w14:paraId="052B26F2"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Campamento</w:t>
            </w:r>
          </w:p>
        </w:tc>
        <w:tc>
          <w:tcPr>
            <w:tcW w:w="994" w:type="pct"/>
            <w:vAlign w:val="center"/>
          </w:tcPr>
          <w:p w14:paraId="6381C40A"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4.164</w:t>
            </w:r>
          </w:p>
        </w:tc>
        <w:tc>
          <w:tcPr>
            <w:tcW w:w="994" w:type="pct"/>
            <w:vAlign w:val="center"/>
          </w:tcPr>
          <w:p w14:paraId="044AA155"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4.123</w:t>
            </w:r>
          </w:p>
        </w:tc>
        <w:tc>
          <w:tcPr>
            <w:tcW w:w="994" w:type="pct"/>
            <w:vAlign w:val="center"/>
          </w:tcPr>
          <w:p w14:paraId="3E1BEA5C"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0,98</w:t>
            </w:r>
            <w:r w:rsidRPr="009676D7">
              <w:rPr>
                <w:rFonts w:ascii="Times New Roman" w:hAnsi="Times New Roman" w:cs="Times New Roman"/>
                <w:color w:val="000000"/>
                <w:sz w:val="16"/>
                <w:szCs w:val="16"/>
              </w:rPr>
              <w:t>%</w:t>
            </w:r>
          </w:p>
        </w:tc>
        <w:tc>
          <w:tcPr>
            <w:tcW w:w="767" w:type="pct"/>
            <w:vAlign w:val="center"/>
          </w:tcPr>
          <w:p w14:paraId="4FFA92E7" w14:textId="77777777" w:rsidR="004863D8" w:rsidRPr="009676D7" w:rsidRDefault="004863D8" w:rsidP="00F149A0">
            <w:pPr>
              <w:spacing w:line="276"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35,89</w:t>
            </w:r>
          </w:p>
        </w:tc>
      </w:tr>
      <w:tr w:rsidR="004863D8" w:rsidRPr="009676D7" w14:paraId="4901CA9D" w14:textId="77777777" w:rsidTr="00F149A0">
        <w:trPr>
          <w:trHeight w:val="300"/>
        </w:trPr>
        <w:tc>
          <w:tcPr>
            <w:tcW w:w="1251" w:type="pct"/>
          </w:tcPr>
          <w:p w14:paraId="403C6E44"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Carolina del Príncipe</w:t>
            </w:r>
          </w:p>
        </w:tc>
        <w:tc>
          <w:tcPr>
            <w:tcW w:w="994" w:type="pct"/>
            <w:vAlign w:val="center"/>
          </w:tcPr>
          <w:p w14:paraId="695F0C3B"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76</w:t>
            </w:r>
          </w:p>
        </w:tc>
        <w:tc>
          <w:tcPr>
            <w:tcW w:w="994" w:type="pct"/>
            <w:vAlign w:val="center"/>
          </w:tcPr>
          <w:p w14:paraId="7E6511FD"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71</w:t>
            </w:r>
          </w:p>
        </w:tc>
        <w:tc>
          <w:tcPr>
            <w:tcW w:w="994" w:type="pct"/>
            <w:vAlign w:val="center"/>
          </w:tcPr>
          <w:p w14:paraId="06701FF5"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6,58</w:t>
            </w:r>
            <w:r w:rsidRPr="009676D7">
              <w:rPr>
                <w:rFonts w:ascii="Times New Roman" w:hAnsi="Times New Roman" w:cs="Times New Roman"/>
                <w:color w:val="000000"/>
                <w:sz w:val="16"/>
                <w:szCs w:val="16"/>
              </w:rPr>
              <w:t>%</w:t>
            </w:r>
          </w:p>
        </w:tc>
        <w:tc>
          <w:tcPr>
            <w:tcW w:w="767" w:type="pct"/>
            <w:vAlign w:val="center"/>
          </w:tcPr>
          <w:p w14:paraId="1686B606" w14:textId="77777777" w:rsidR="004863D8" w:rsidRPr="009676D7" w:rsidRDefault="004863D8" w:rsidP="00F149A0">
            <w:pPr>
              <w:spacing w:line="276"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14,01</w:t>
            </w:r>
          </w:p>
        </w:tc>
      </w:tr>
      <w:tr w:rsidR="004863D8" w:rsidRPr="009676D7" w14:paraId="20005EBC" w14:textId="77777777" w:rsidTr="00F149A0">
        <w:trPr>
          <w:trHeight w:val="300"/>
        </w:trPr>
        <w:tc>
          <w:tcPr>
            <w:tcW w:w="1251" w:type="pct"/>
          </w:tcPr>
          <w:p w14:paraId="64C6B8FB"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Gómez Plata</w:t>
            </w:r>
          </w:p>
        </w:tc>
        <w:tc>
          <w:tcPr>
            <w:tcW w:w="994" w:type="pct"/>
            <w:vAlign w:val="center"/>
          </w:tcPr>
          <w:p w14:paraId="36B36E1E"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1.915</w:t>
            </w:r>
          </w:p>
        </w:tc>
        <w:tc>
          <w:tcPr>
            <w:tcW w:w="994" w:type="pct"/>
            <w:vAlign w:val="center"/>
          </w:tcPr>
          <w:p w14:paraId="1C94552F"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1.748</w:t>
            </w:r>
          </w:p>
        </w:tc>
        <w:tc>
          <w:tcPr>
            <w:tcW w:w="994" w:type="pct"/>
            <w:vAlign w:val="center"/>
          </w:tcPr>
          <w:p w14:paraId="0194AF37"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8,72</w:t>
            </w:r>
            <w:r w:rsidRPr="009676D7">
              <w:rPr>
                <w:rFonts w:ascii="Times New Roman" w:hAnsi="Times New Roman" w:cs="Times New Roman"/>
                <w:color w:val="000000"/>
                <w:sz w:val="16"/>
                <w:szCs w:val="16"/>
              </w:rPr>
              <w:t>%</w:t>
            </w:r>
          </w:p>
        </w:tc>
        <w:tc>
          <w:tcPr>
            <w:tcW w:w="767" w:type="pct"/>
            <w:vAlign w:val="center"/>
          </w:tcPr>
          <w:p w14:paraId="40127ADE" w14:textId="77777777" w:rsidR="004863D8" w:rsidRPr="009676D7" w:rsidRDefault="004863D8" w:rsidP="00F149A0">
            <w:pPr>
              <w:spacing w:line="276"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11,87</w:t>
            </w:r>
          </w:p>
        </w:tc>
      </w:tr>
      <w:tr w:rsidR="004863D8" w:rsidRPr="009676D7" w14:paraId="071CAC89" w14:textId="77777777" w:rsidTr="00F149A0">
        <w:trPr>
          <w:trHeight w:val="300"/>
        </w:trPr>
        <w:tc>
          <w:tcPr>
            <w:tcW w:w="1251" w:type="pct"/>
          </w:tcPr>
          <w:p w14:paraId="493F0732"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Guadalupe</w:t>
            </w:r>
          </w:p>
        </w:tc>
        <w:tc>
          <w:tcPr>
            <w:tcW w:w="994" w:type="pct"/>
            <w:vAlign w:val="center"/>
          </w:tcPr>
          <w:p w14:paraId="1203EC26"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775</w:t>
            </w:r>
          </w:p>
        </w:tc>
        <w:tc>
          <w:tcPr>
            <w:tcW w:w="994" w:type="pct"/>
            <w:vAlign w:val="center"/>
          </w:tcPr>
          <w:p w14:paraId="3B871F42"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688</w:t>
            </w:r>
          </w:p>
        </w:tc>
        <w:tc>
          <w:tcPr>
            <w:tcW w:w="994" w:type="pct"/>
            <w:vAlign w:val="center"/>
          </w:tcPr>
          <w:p w14:paraId="49C6FC52"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11,23</w:t>
            </w:r>
            <w:r w:rsidRPr="009676D7">
              <w:rPr>
                <w:rFonts w:ascii="Times New Roman" w:hAnsi="Times New Roman" w:cs="Times New Roman"/>
                <w:color w:val="000000"/>
                <w:sz w:val="16"/>
                <w:szCs w:val="16"/>
              </w:rPr>
              <w:t>%</w:t>
            </w:r>
          </w:p>
        </w:tc>
        <w:tc>
          <w:tcPr>
            <w:tcW w:w="767" w:type="pct"/>
            <w:vAlign w:val="center"/>
          </w:tcPr>
          <w:p w14:paraId="71CAAB5B" w14:textId="77777777" w:rsidR="004863D8" w:rsidRPr="009676D7" w:rsidRDefault="004863D8" w:rsidP="00F149A0">
            <w:pPr>
              <w:spacing w:line="276"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15,11</w:t>
            </w:r>
          </w:p>
        </w:tc>
      </w:tr>
      <w:tr w:rsidR="004863D8" w:rsidRPr="009676D7" w14:paraId="557270CB" w14:textId="77777777" w:rsidTr="00F149A0">
        <w:trPr>
          <w:trHeight w:val="300"/>
        </w:trPr>
        <w:tc>
          <w:tcPr>
            <w:tcW w:w="1251" w:type="pct"/>
          </w:tcPr>
          <w:p w14:paraId="7213BB97"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Ituango</w:t>
            </w:r>
          </w:p>
        </w:tc>
        <w:tc>
          <w:tcPr>
            <w:tcW w:w="994" w:type="pct"/>
            <w:vAlign w:val="center"/>
          </w:tcPr>
          <w:p w14:paraId="7A10760E"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3.922</w:t>
            </w:r>
          </w:p>
        </w:tc>
        <w:tc>
          <w:tcPr>
            <w:tcW w:w="994" w:type="pct"/>
            <w:vAlign w:val="center"/>
          </w:tcPr>
          <w:p w14:paraId="648DEDFF"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3.557</w:t>
            </w:r>
          </w:p>
        </w:tc>
        <w:tc>
          <w:tcPr>
            <w:tcW w:w="994" w:type="pct"/>
            <w:vAlign w:val="center"/>
          </w:tcPr>
          <w:p w14:paraId="33F033AB"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9,31</w:t>
            </w:r>
            <w:r w:rsidRPr="009676D7">
              <w:rPr>
                <w:rFonts w:ascii="Times New Roman" w:hAnsi="Times New Roman" w:cs="Times New Roman"/>
                <w:color w:val="000000"/>
                <w:sz w:val="16"/>
                <w:szCs w:val="16"/>
              </w:rPr>
              <w:t>%</w:t>
            </w:r>
          </w:p>
        </w:tc>
        <w:tc>
          <w:tcPr>
            <w:tcW w:w="767" w:type="pct"/>
            <w:vAlign w:val="center"/>
          </w:tcPr>
          <w:p w14:paraId="20FAED68" w14:textId="77777777" w:rsidR="004863D8" w:rsidRPr="009676D7" w:rsidRDefault="004863D8" w:rsidP="00F149A0">
            <w:pPr>
              <w:spacing w:line="276"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7,88</w:t>
            </w:r>
          </w:p>
        </w:tc>
      </w:tr>
      <w:tr w:rsidR="004863D8" w:rsidRPr="009676D7" w14:paraId="5DDABE86" w14:textId="77777777" w:rsidTr="00F149A0">
        <w:trPr>
          <w:trHeight w:val="300"/>
        </w:trPr>
        <w:tc>
          <w:tcPr>
            <w:tcW w:w="1251" w:type="pct"/>
          </w:tcPr>
          <w:p w14:paraId="225DF690"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San Andrés de Cuerquia</w:t>
            </w:r>
          </w:p>
        </w:tc>
        <w:tc>
          <w:tcPr>
            <w:tcW w:w="994" w:type="pct"/>
            <w:vAlign w:val="center"/>
          </w:tcPr>
          <w:p w14:paraId="09C8AB7D"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1.374</w:t>
            </w:r>
          </w:p>
        </w:tc>
        <w:tc>
          <w:tcPr>
            <w:tcW w:w="994" w:type="pct"/>
            <w:vAlign w:val="center"/>
          </w:tcPr>
          <w:p w14:paraId="72677E39"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1.215</w:t>
            </w:r>
          </w:p>
        </w:tc>
        <w:tc>
          <w:tcPr>
            <w:tcW w:w="994" w:type="pct"/>
            <w:vAlign w:val="center"/>
          </w:tcPr>
          <w:p w14:paraId="07624A2B"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11,57</w:t>
            </w:r>
            <w:r w:rsidRPr="009676D7">
              <w:rPr>
                <w:rFonts w:ascii="Times New Roman" w:hAnsi="Times New Roman" w:cs="Times New Roman"/>
                <w:color w:val="000000"/>
                <w:sz w:val="16"/>
                <w:szCs w:val="16"/>
              </w:rPr>
              <w:t>%</w:t>
            </w:r>
          </w:p>
        </w:tc>
        <w:tc>
          <w:tcPr>
            <w:tcW w:w="767" w:type="pct"/>
            <w:vAlign w:val="center"/>
          </w:tcPr>
          <w:p w14:paraId="60C41807" w14:textId="77777777" w:rsidR="004863D8" w:rsidRPr="009676D7" w:rsidRDefault="004863D8" w:rsidP="00F149A0">
            <w:pPr>
              <w:spacing w:line="276"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3,53</w:t>
            </w:r>
          </w:p>
        </w:tc>
      </w:tr>
      <w:tr w:rsidR="004863D8" w:rsidRPr="009676D7" w14:paraId="198C2228" w14:textId="77777777" w:rsidTr="00F149A0">
        <w:trPr>
          <w:trHeight w:val="300"/>
        </w:trPr>
        <w:tc>
          <w:tcPr>
            <w:tcW w:w="1251" w:type="pct"/>
          </w:tcPr>
          <w:p w14:paraId="2BCC0FCB"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San José de la Montaña</w:t>
            </w:r>
          </w:p>
        </w:tc>
        <w:tc>
          <w:tcPr>
            <w:tcW w:w="994" w:type="pct"/>
            <w:vAlign w:val="center"/>
          </w:tcPr>
          <w:p w14:paraId="4E86B4EA"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5</w:t>
            </w:r>
          </w:p>
        </w:tc>
        <w:tc>
          <w:tcPr>
            <w:tcW w:w="994" w:type="pct"/>
            <w:vAlign w:val="center"/>
          </w:tcPr>
          <w:p w14:paraId="20D74A81"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4</w:t>
            </w:r>
          </w:p>
        </w:tc>
        <w:tc>
          <w:tcPr>
            <w:tcW w:w="994" w:type="pct"/>
            <w:vAlign w:val="center"/>
          </w:tcPr>
          <w:p w14:paraId="7E51F400"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20,00</w:t>
            </w:r>
            <w:r w:rsidRPr="009676D7">
              <w:rPr>
                <w:rFonts w:ascii="Times New Roman" w:hAnsi="Times New Roman" w:cs="Times New Roman"/>
                <w:color w:val="000000"/>
                <w:sz w:val="16"/>
                <w:szCs w:val="16"/>
              </w:rPr>
              <w:t>%</w:t>
            </w:r>
          </w:p>
        </w:tc>
        <w:tc>
          <w:tcPr>
            <w:tcW w:w="767" w:type="pct"/>
            <w:vAlign w:val="center"/>
          </w:tcPr>
          <w:p w14:paraId="290AAC99" w14:textId="77777777" w:rsidR="004863D8" w:rsidRPr="009676D7" w:rsidRDefault="004863D8" w:rsidP="00F149A0">
            <w:pPr>
              <w:spacing w:line="276"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16,00</w:t>
            </w:r>
          </w:p>
        </w:tc>
      </w:tr>
      <w:tr w:rsidR="004863D8" w:rsidRPr="009676D7" w14:paraId="406C1937" w14:textId="77777777" w:rsidTr="00F149A0">
        <w:trPr>
          <w:trHeight w:val="300"/>
        </w:trPr>
        <w:tc>
          <w:tcPr>
            <w:tcW w:w="1251" w:type="pct"/>
          </w:tcPr>
          <w:p w14:paraId="30071154"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Toledo</w:t>
            </w:r>
          </w:p>
        </w:tc>
        <w:tc>
          <w:tcPr>
            <w:tcW w:w="994" w:type="pct"/>
            <w:vAlign w:val="center"/>
          </w:tcPr>
          <w:p w14:paraId="1A309138"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1.347</w:t>
            </w:r>
          </w:p>
        </w:tc>
        <w:tc>
          <w:tcPr>
            <w:tcW w:w="994" w:type="pct"/>
            <w:vAlign w:val="center"/>
          </w:tcPr>
          <w:p w14:paraId="543FD2AE"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1.006</w:t>
            </w:r>
          </w:p>
        </w:tc>
        <w:tc>
          <w:tcPr>
            <w:tcW w:w="994" w:type="pct"/>
            <w:vAlign w:val="center"/>
          </w:tcPr>
          <w:p w14:paraId="2F824609"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25,32</w:t>
            </w:r>
            <w:r w:rsidRPr="009676D7">
              <w:rPr>
                <w:rFonts w:ascii="Times New Roman" w:hAnsi="Times New Roman" w:cs="Times New Roman"/>
                <w:color w:val="000000"/>
                <w:sz w:val="16"/>
                <w:szCs w:val="16"/>
              </w:rPr>
              <w:t>%</w:t>
            </w:r>
          </w:p>
        </w:tc>
        <w:tc>
          <w:tcPr>
            <w:tcW w:w="767" w:type="pct"/>
            <w:vAlign w:val="center"/>
          </w:tcPr>
          <w:p w14:paraId="33C5A588" w14:textId="77777777" w:rsidR="004863D8" w:rsidRPr="009676D7" w:rsidRDefault="004863D8" w:rsidP="00F149A0">
            <w:pPr>
              <w:spacing w:line="276"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1,47</w:t>
            </w:r>
          </w:p>
        </w:tc>
      </w:tr>
      <w:tr w:rsidR="004863D8" w:rsidRPr="009676D7" w14:paraId="6C7AE32A" w14:textId="77777777" w:rsidTr="00F149A0">
        <w:trPr>
          <w:trHeight w:val="300"/>
        </w:trPr>
        <w:tc>
          <w:tcPr>
            <w:tcW w:w="1251" w:type="pct"/>
          </w:tcPr>
          <w:p w14:paraId="0E101F69"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Valdivia</w:t>
            </w:r>
          </w:p>
        </w:tc>
        <w:tc>
          <w:tcPr>
            <w:tcW w:w="994" w:type="pct"/>
            <w:vAlign w:val="center"/>
          </w:tcPr>
          <w:p w14:paraId="1B91BD1D"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1.338</w:t>
            </w:r>
          </w:p>
        </w:tc>
        <w:tc>
          <w:tcPr>
            <w:tcW w:w="994" w:type="pct"/>
            <w:vAlign w:val="center"/>
          </w:tcPr>
          <w:p w14:paraId="4110BD54"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1.185</w:t>
            </w:r>
          </w:p>
        </w:tc>
        <w:tc>
          <w:tcPr>
            <w:tcW w:w="994" w:type="pct"/>
            <w:vAlign w:val="center"/>
          </w:tcPr>
          <w:p w14:paraId="3A3C1768"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11,43</w:t>
            </w:r>
            <w:r w:rsidRPr="009676D7">
              <w:rPr>
                <w:rFonts w:ascii="Times New Roman" w:hAnsi="Times New Roman" w:cs="Times New Roman"/>
                <w:color w:val="000000"/>
                <w:sz w:val="16"/>
                <w:szCs w:val="16"/>
              </w:rPr>
              <w:t>%</w:t>
            </w:r>
          </w:p>
        </w:tc>
        <w:tc>
          <w:tcPr>
            <w:tcW w:w="767" w:type="pct"/>
            <w:vAlign w:val="center"/>
          </w:tcPr>
          <w:p w14:paraId="2E5ACD18" w14:textId="77777777" w:rsidR="004863D8" w:rsidRPr="009676D7" w:rsidRDefault="004863D8" w:rsidP="00F149A0">
            <w:pPr>
              <w:spacing w:line="276"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2,45</w:t>
            </w:r>
          </w:p>
        </w:tc>
      </w:tr>
      <w:tr w:rsidR="004863D8" w:rsidRPr="009676D7" w14:paraId="2CB0D6A7" w14:textId="77777777" w:rsidTr="00F149A0">
        <w:trPr>
          <w:trHeight w:val="300"/>
        </w:trPr>
        <w:tc>
          <w:tcPr>
            <w:tcW w:w="1251" w:type="pct"/>
          </w:tcPr>
          <w:p w14:paraId="4169AD1B"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Yarumal</w:t>
            </w:r>
          </w:p>
        </w:tc>
        <w:tc>
          <w:tcPr>
            <w:tcW w:w="994" w:type="pct"/>
            <w:vAlign w:val="center"/>
          </w:tcPr>
          <w:p w14:paraId="0E22BF8D"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1.264</w:t>
            </w:r>
          </w:p>
        </w:tc>
        <w:tc>
          <w:tcPr>
            <w:tcW w:w="994" w:type="pct"/>
            <w:vAlign w:val="center"/>
          </w:tcPr>
          <w:p w14:paraId="661B366C"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973</w:t>
            </w:r>
          </w:p>
        </w:tc>
        <w:tc>
          <w:tcPr>
            <w:tcW w:w="994" w:type="pct"/>
            <w:vAlign w:val="center"/>
          </w:tcPr>
          <w:p w14:paraId="3D03C1E6"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23,02</w:t>
            </w:r>
            <w:r w:rsidRPr="009676D7">
              <w:rPr>
                <w:rFonts w:ascii="Times New Roman" w:hAnsi="Times New Roman" w:cs="Times New Roman"/>
                <w:color w:val="000000"/>
                <w:sz w:val="16"/>
                <w:szCs w:val="16"/>
              </w:rPr>
              <w:t>%</w:t>
            </w:r>
          </w:p>
        </w:tc>
        <w:tc>
          <w:tcPr>
            <w:tcW w:w="767" w:type="pct"/>
            <w:vAlign w:val="center"/>
          </w:tcPr>
          <w:p w14:paraId="54326746" w14:textId="77777777" w:rsidR="004863D8" w:rsidRPr="009676D7" w:rsidRDefault="004863D8" w:rsidP="00F149A0">
            <w:pPr>
              <w:spacing w:line="276" w:lineRule="auto"/>
              <w:jc w:val="center"/>
              <w:rPr>
                <w:rFonts w:ascii="Times New Roman" w:hAnsi="Times New Roman" w:cs="Times New Roman"/>
                <w:color w:val="000000"/>
                <w:sz w:val="16"/>
                <w:szCs w:val="16"/>
              </w:rPr>
            </w:pPr>
            <w:r>
              <w:rPr>
                <w:rFonts w:ascii="Times New Roman" w:hAnsi="Times New Roman" w:cs="Times New Roman"/>
                <w:color w:val="000000"/>
                <w:sz w:val="16"/>
                <w:szCs w:val="16"/>
              </w:rPr>
              <w:t>15,74</w:t>
            </w:r>
          </w:p>
        </w:tc>
      </w:tr>
      <w:tr w:rsidR="004863D8" w:rsidRPr="009676D7" w14:paraId="56D33AFF" w14:textId="77777777" w:rsidTr="00F149A0">
        <w:trPr>
          <w:trHeight w:val="300"/>
        </w:trPr>
        <w:tc>
          <w:tcPr>
            <w:tcW w:w="1251" w:type="pct"/>
          </w:tcPr>
          <w:p w14:paraId="17277F90" w14:textId="77777777" w:rsidR="004863D8" w:rsidRPr="009676D7" w:rsidRDefault="004863D8" w:rsidP="00F149A0">
            <w:pPr>
              <w:spacing w:line="276" w:lineRule="auto"/>
              <w:jc w:val="left"/>
              <w:rPr>
                <w:rFonts w:ascii="Times New Roman" w:hAnsi="Times New Roman" w:cs="Times New Roman"/>
                <w:b/>
                <w:sz w:val="16"/>
                <w:szCs w:val="16"/>
              </w:rPr>
            </w:pPr>
            <w:r w:rsidRPr="009676D7">
              <w:rPr>
                <w:rFonts w:ascii="Times New Roman" w:eastAsia="Calibri" w:hAnsi="Times New Roman" w:cs="Times New Roman"/>
                <w:b/>
                <w:sz w:val="16"/>
                <w:szCs w:val="16"/>
              </w:rPr>
              <w:t>Provincia</w:t>
            </w:r>
          </w:p>
        </w:tc>
        <w:tc>
          <w:tcPr>
            <w:tcW w:w="994" w:type="pct"/>
            <w:vAlign w:val="center"/>
          </w:tcPr>
          <w:p w14:paraId="6155884F"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21.401</w:t>
            </w:r>
          </w:p>
        </w:tc>
        <w:tc>
          <w:tcPr>
            <w:tcW w:w="994" w:type="pct"/>
            <w:vAlign w:val="center"/>
          </w:tcPr>
          <w:p w14:paraId="295B261A"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19.398</w:t>
            </w:r>
          </w:p>
        </w:tc>
        <w:tc>
          <w:tcPr>
            <w:tcW w:w="994" w:type="pct"/>
            <w:vAlign w:val="center"/>
          </w:tcPr>
          <w:p w14:paraId="28D18066" w14:textId="77777777" w:rsidR="004863D8" w:rsidRPr="009676D7" w:rsidRDefault="004863D8" w:rsidP="00F149A0">
            <w:pPr>
              <w:spacing w:line="276" w:lineRule="auto"/>
              <w:jc w:val="center"/>
              <w:rPr>
                <w:rFonts w:ascii="Times New Roman" w:eastAsia="Calibri" w:hAnsi="Times New Roman" w:cs="Times New Roman"/>
                <w:b/>
                <w:sz w:val="16"/>
                <w:szCs w:val="16"/>
              </w:rPr>
            </w:pPr>
            <w:r>
              <w:rPr>
                <w:rFonts w:ascii="Times New Roman" w:hAnsi="Times New Roman" w:cs="Times New Roman"/>
                <w:b/>
                <w:color w:val="000000"/>
                <w:sz w:val="16"/>
                <w:szCs w:val="16"/>
              </w:rPr>
              <w:t>9,36</w:t>
            </w:r>
            <w:r w:rsidRPr="009676D7">
              <w:rPr>
                <w:rFonts w:ascii="Times New Roman" w:hAnsi="Times New Roman" w:cs="Times New Roman"/>
                <w:b/>
                <w:color w:val="000000"/>
                <w:sz w:val="16"/>
                <w:szCs w:val="16"/>
              </w:rPr>
              <w:t>%</w:t>
            </w:r>
          </w:p>
        </w:tc>
        <w:tc>
          <w:tcPr>
            <w:tcW w:w="767" w:type="pct"/>
            <w:vAlign w:val="center"/>
          </w:tcPr>
          <w:p w14:paraId="08379170" w14:textId="77777777" w:rsidR="004863D8" w:rsidRPr="009676D7" w:rsidRDefault="004863D8" w:rsidP="00F149A0">
            <w:pPr>
              <w:spacing w:line="276" w:lineRule="auto"/>
              <w:jc w:val="center"/>
              <w:rPr>
                <w:rFonts w:ascii="Times New Roman" w:hAnsi="Times New Roman" w:cs="Times New Roman"/>
                <w:b/>
                <w:color w:val="000000"/>
                <w:sz w:val="16"/>
                <w:szCs w:val="16"/>
              </w:rPr>
            </w:pPr>
            <w:r>
              <w:rPr>
                <w:rFonts w:ascii="Times New Roman" w:hAnsi="Times New Roman" w:cs="Times New Roman"/>
                <w:b/>
                <w:color w:val="000000"/>
                <w:sz w:val="16"/>
                <w:szCs w:val="16"/>
              </w:rPr>
              <w:t>17,00</w:t>
            </w:r>
          </w:p>
        </w:tc>
      </w:tr>
      <w:tr w:rsidR="004863D8" w:rsidRPr="009676D7" w14:paraId="565F6524" w14:textId="77777777" w:rsidTr="00F149A0">
        <w:trPr>
          <w:trHeight w:val="300"/>
        </w:trPr>
        <w:tc>
          <w:tcPr>
            <w:tcW w:w="1251" w:type="pct"/>
          </w:tcPr>
          <w:p w14:paraId="008B2327" w14:textId="77777777" w:rsidR="004863D8" w:rsidRPr="009676D7" w:rsidRDefault="004863D8" w:rsidP="00F149A0">
            <w:pPr>
              <w:spacing w:line="276" w:lineRule="auto"/>
              <w:jc w:val="left"/>
              <w:rPr>
                <w:rFonts w:ascii="Times New Roman" w:hAnsi="Times New Roman" w:cs="Times New Roman"/>
                <w:b/>
                <w:sz w:val="16"/>
                <w:szCs w:val="16"/>
              </w:rPr>
            </w:pPr>
            <w:r w:rsidRPr="009676D7">
              <w:rPr>
                <w:rFonts w:ascii="Times New Roman" w:eastAsia="Calibri" w:hAnsi="Times New Roman" w:cs="Times New Roman"/>
                <w:b/>
                <w:sz w:val="16"/>
                <w:szCs w:val="16"/>
              </w:rPr>
              <w:t>Antioquia</w:t>
            </w:r>
          </w:p>
        </w:tc>
        <w:tc>
          <w:tcPr>
            <w:tcW w:w="994" w:type="pct"/>
            <w:vAlign w:val="center"/>
          </w:tcPr>
          <w:p w14:paraId="74D052D3"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2.311.059</w:t>
            </w:r>
          </w:p>
        </w:tc>
        <w:tc>
          <w:tcPr>
            <w:tcW w:w="994" w:type="pct"/>
            <w:vAlign w:val="center"/>
          </w:tcPr>
          <w:p w14:paraId="770669AD"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2.026.660</w:t>
            </w:r>
          </w:p>
        </w:tc>
        <w:tc>
          <w:tcPr>
            <w:tcW w:w="994" w:type="pct"/>
            <w:vAlign w:val="center"/>
          </w:tcPr>
          <w:p w14:paraId="4C111559" w14:textId="77777777" w:rsidR="004863D8" w:rsidRPr="009676D7" w:rsidRDefault="004863D8" w:rsidP="00F149A0">
            <w:pPr>
              <w:spacing w:line="276" w:lineRule="auto"/>
              <w:jc w:val="center"/>
              <w:rPr>
                <w:rFonts w:ascii="Times New Roman" w:eastAsia="Calibri" w:hAnsi="Times New Roman" w:cs="Times New Roman"/>
                <w:b/>
                <w:sz w:val="16"/>
                <w:szCs w:val="16"/>
              </w:rPr>
            </w:pPr>
            <w:r>
              <w:rPr>
                <w:rFonts w:ascii="Times New Roman" w:hAnsi="Times New Roman" w:cs="Times New Roman"/>
                <w:b/>
                <w:color w:val="000000"/>
                <w:sz w:val="16"/>
                <w:szCs w:val="16"/>
              </w:rPr>
              <w:t>12,31</w:t>
            </w:r>
            <w:r w:rsidRPr="009676D7">
              <w:rPr>
                <w:rFonts w:ascii="Times New Roman" w:hAnsi="Times New Roman" w:cs="Times New Roman"/>
                <w:b/>
                <w:color w:val="000000"/>
                <w:sz w:val="16"/>
                <w:szCs w:val="16"/>
              </w:rPr>
              <w:t>%</w:t>
            </w:r>
          </w:p>
        </w:tc>
        <w:tc>
          <w:tcPr>
            <w:tcW w:w="767" w:type="pct"/>
            <w:vAlign w:val="center"/>
          </w:tcPr>
          <w:p w14:paraId="466CC8C7" w14:textId="77777777" w:rsidR="004863D8" w:rsidRPr="009676D7" w:rsidRDefault="004863D8" w:rsidP="00F149A0">
            <w:pPr>
              <w:spacing w:line="276" w:lineRule="auto"/>
              <w:jc w:val="center"/>
              <w:rPr>
                <w:rFonts w:ascii="Times New Roman" w:hAnsi="Times New Roman" w:cs="Times New Roman"/>
                <w:b/>
                <w:color w:val="000000"/>
                <w:sz w:val="16"/>
                <w:szCs w:val="16"/>
              </w:rPr>
            </w:pPr>
            <w:r>
              <w:rPr>
                <w:rFonts w:ascii="Times New Roman" w:hAnsi="Times New Roman" w:cs="Times New Roman"/>
                <w:b/>
                <w:color w:val="000000"/>
                <w:sz w:val="16"/>
                <w:szCs w:val="16"/>
              </w:rPr>
              <w:t>12,43</w:t>
            </w:r>
          </w:p>
        </w:tc>
      </w:tr>
    </w:tbl>
    <w:p w14:paraId="24B7F0AB" w14:textId="77777777" w:rsidR="004863D8" w:rsidRDefault="004863D8" w:rsidP="004863D8">
      <w:pPr>
        <w:pStyle w:val="ListParagraph"/>
        <w:spacing w:before="0" w:after="0"/>
        <w:ind w:left="0"/>
        <w:rPr>
          <w:rFonts w:ascii="Times New Roman" w:eastAsia="Calibri" w:hAnsi="Times New Roman" w:cs="Times New Roman"/>
          <w:sz w:val="18"/>
          <w:szCs w:val="18"/>
        </w:rPr>
      </w:pPr>
      <w:r w:rsidRPr="73BC2806">
        <w:rPr>
          <w:rFonts w:ascii="Times New Roman" w:eastAsia="Calibri" w:hAnsi="Times New Roman" w:cs="Times New Roman"/>
          <w:b/>
          <w:bCs/>
          <w:sz w:val="18"/>
          <w:szCs w:val="18"/>
        </w:rPr>
        <w:t>Fuente:</w:t>
      </w:r>
      <w:r w:rsidRPr="73BC2806">
        <w:rPr>
          <w:rFonts w:ascii="Times New Roman" w:eastAsia="Calibri" w:hAnsi="Times New Roman" w:cs="Times New Roman"/>
          <w:sz w:val="18"/>
          <w:szCs w:val="18"/>
        </w:rPr>
        <w:t xml:space="preserve"> UPRA (2025).</w:t>
      </w:r>
    </w:p>
    <w:p w14:paraId="3F989AC0" w14:textId="77777777" w:rsidR="004863D8" w:rsidRDefault="004863D8" w:rsidP="004863D8">
      <w:pPr>
        <w:spacing w:after="0"/>
        <w:contextualSpacing/>
        <w:rPr>
          <w:rFonts w:ascii="Times New Roman" w:eastAsia="Arial" w:hAnsi="Times New Roman" w:cs="Times New Roman"/>
        </w:rPr>
      </w:pPr>
    </w:p>
    <w:p w14:paraId="5C758E4A" w14:textId="77777777" w:rsidR="004863D8" w:rsidRDefault="004863D8" w:rsidP="004863D8">
      <w:pPr>
        <w:spacing w:after="200" w:line="240" w:lineRule="auto"/>
        <w:jc w:val="center"/>
      </w:pPr>
      <w:r w:rsidRPr="75AA67FD">
        <w:rPr>
          <w:rFonts w:ascii="Times New Roman" w:eastAsia="Times New Roman" w:hAnsi="Times New Roman" w:cs="Times New Roman"/>
          <w:color w:val="44546A" w:themeColor="text2"/>
          <w:sz w:val="20"/>
          <w:szCs w:val="20"/>
        </w:rPr>
        <w:t>Gráfica X. Porcentaje de Área perdida vs. Rendimiento (ton/ha) por municipio — 2025</w:t>
      </w:r>
    </w:p>
    <w:p w14:paraId="24E0A538" w14:textId="77777777" w:rsidR="004863D8" w:rsidRDefault="004863D8" w:rsidP="004863D8">
      <w:pPr>
        <w:spacing w:after="0"/>
        <w:contextualSpacing/>
        <w:jc w:val="center"/>
        <w:rPr>
          <w:rFonts w:ascii="Times New Roman" w:eastAsia="Arial" w:hAnsi="Times New Roman" w:cs="Times New Roman"/>
        </w:rPr>
      </w:pPr>
      <w:r>
        <w:rPr>
          <w:noProof/>
          <w:lang w:eastAsia="es-CO"/>
        </w:rPr>
        <w:drawing>
          <wp:inline distT="0" distB="0" distL="0" distR="0" wp14:anchorId="7F3C3810" wp14:editId="443FAF7B">
            <wp:extent cx="4025480" cy="2518341"/>
            <wp:effectExtent l="0" t="0" r="0" b="0"/>
            <wp:docPr id="1936824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4994" name="Picture 1936824994"/>
                    <pic:cNvPicPr/>
                  </pic:nvPicPr>
                  <pic:blipFill>
                    <a:blip r:embed="rId56">
                      <a:extLst>
                        <a:ext uri="{28A0092B-C50C-407E-A947-70E740481C1C}">
                          <a14:useLocalDpi xmlns:a14="http://schemas.microsoft.com/office/drawing/2010/main"/>
                        </a:ext>
                      </a:extLst>
                    </a:blip>
                    <a:stretch>
                      <a:fillRect/>
                    </a:stretch>
                  </pic:blipFill>
                  <pic:spPr>
                    <a:xfrm>
                      <a:off x="0" y="0"/>
                      <a:ext cx="4025480" cy="2518341"/>
                    </a:xfrm>
                    <a:prstGeom prst="rect">
                      <a:avLst/>
                    </a:prstGeom>
                  </pic:spPr>
                </pic:pic>
              </a:graphicData>
            </a:graphic>
          </wp:inline>
        </w:drawing>
      </w:r>
    </w:p>
    <w:p w14:paraId="592F243E" w14:textId="77777777" w:rsidR="004863D8" w:rsidRDefault="004863D8" w:rsidP="004863D8">
      <w:pPr>
        <w:pStyle w:val="ListParagraph"/>
        <w:spacing w:before="0" w:after="0"/>
        <w:ind w:left="0"/>
        <w:jc w:val="center"/>
      </w:pPr>
      <w:r w:rsidRPr="7A5A1C4E">
        <w:rPr>
          <w:rFonts w:ascii="Times New Roman" w:eastAsia="Calibri" w:hAnsi="Times New Roman" w:cs="Times New Roman"/>
          <w:b/>
          <w:bCs/>
          <w:sz w:val="18"/>
          <w:szCs w:val="18"/>
        </w:rPr>
        <w:t>Fuente:</w:t>
      </w:r>
      <w:r w:rsidRPr="7A5A1C4E">
        <w:rPr>
          <w:rFonts w:ascii="Times New Roman" w:eastAsia="Calibri" w:hAnsi="Times New Roman" w:cs="Times New Roman"/>
          <w:sz w:val="18"/>
          <w:szCs w:val="18"/>
        </w:rPr>
        <w:t xml:space="preserve"> UPRA (2025). Nota: Porcentaje de área perdida en el eje secundario.</w:t>
      </w:r>
    </w:p>
    <w:p w14:paraId="008E42A2" w14:textId="77777777" w:rsidR="004863D8" w:rsidRDefault="004863D8" w:rsidP="004863D8">
      <w:pPr>
        <w:rPr>
          <w:rFonts w:ascii="Times New Roman" w:eastAsia="Arial" w:hAnsi="Times New Roman" w:cs="Times New Roman"/>
        </w:rPr>
      </w:pPr>
    </w:p>
    <w:p w14:paraId="6C9EE7BD"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La </w:t>
      </w:r>
      <w:r w:rsidRPr="009676D7">
        <w:rPr>
          <w:rFonts w:ascii="Times New Roman" w:eastAsia="Arial" w:hAnsi="Times New Roman" w:cs="Times New Roman"/>
          <w:color w:val="000000" w:themeColor="text1"/>
        </w:rPr>
        <w:t>Tabla 37</w:t>
      </w:r>
      <w:r w:rsidRPr="009676D7">
        <w:rPr>
          <w:rFonts w:ascii="Times New Roman" w:eastAsia="Arial" w:hAnsi="Times New Roman" w:cs="Times New Roman"/>
        </w:rPr>
        <w:t xml:space="preserve"> evidencia que, aunque la Provincia registra 21.401 hectáreas sembradas de cultivos permanentes y 19.398 hectáreas cosechadas, persiste una </w:t>
      </w:r>
      <w:r>
        <w:rPr>
          <w:rFonts w:ascii="Times New Roman" w:eastAsia="Arial" w:hAnsi="Times New Roman" w:cs="Times New Roman"/>
        </w:rPr>
        <w:t>pérdida promedio del 10,7%</w:t>
      </w:r>
      <w:r w:rsidRPr="009676D7">
        <w:rPr>
          <w:rFonts w:ascii="Times New Roman" w:eastAsia="Arial" w:hAnsi="Times New Roman" w:cs="Times New Roman"/>
        </w:rPr>
        <w:t xml:space="preserve">, con variaciones significativas entre municipios: </w:t>
      </w:r>
      <w:r>
        <w:rPr>
          <w:rFonts w:ascii="Times New Roman" w:eastAsia="Arial" w:hAnsi="Times New Roman" w:cs="Times New Roman"/>
        </w:rPr>
        <w:t>Toledo (25,3%)</w:t>
      </w:r>
      <w:r w:rsidRPr="009676D7">
        <w:rPr>
          <w:rFonts w:ascii="Times New Roman" w:eastAsia="Arial" w:hAnsi="Times New Roman" w:cs="Times New Roman"/>
        </w:rPr>
        <w:t xml:space="preserve">, </w:t>
      </w:r>
      <w:r>
        <w:rPr>
          <w:rFonts w:ascii="Times New Roman" w:eastAsia="Arial" w:hAnsi="Times New Roman" w:cs="Times New Roman"/>
        </w:rPr>
        <w:t>Yarumal (23,0%)</w:t>
      </w:r>
      <w:r w:rsidRPr="009676D7">
        <w:rPr>
          <w:rFonts w:ascii="Times New Roman" w:eastAsia="Arial" w:hAnsi="Times New Roman" w:cs="Times New Roman"/>
        </w:rPr>
        <w:t xml:space="preserve"> y San José de la Montaña (20%) presentan los mayores porcentajes de área perdida, mientras que Campamento (1%), </w:t>
      </w:r>
      <w:r>
        <w:rPr>
          <w:rFonts w:ascii="Times New Roman" w:eastAsia="Arial" w:hAnsi="Times New Roman" w:cs="Times New Roman"/>
        </w:rPr>
        <w:t>Anorí (4,7%)</w:t>
      </w:r>
      <w:r w:rsidRPr="009676D7">
        <w:rPr>
          <w:rFonts w:ascii="Times New Roman" w:eastAsia="Arial" w:hAnsi="Times New Roman" w:cs="Times New Roman"/>
        </w:rPr>
        <w:t xml:space="preserve"> y </w:t>
      </w:r>
      <w:r>
        <w:rPr>
          <w:rFonts w:ascii="Times New Roman" w:eastAsia="Arial" w:hAnsi="Times New Roman" w:cs="Times New Roman"/>
        </w:rPr>
        <w:t>Angostura (6,3%)</w:t>
      </w:r>
      <w:r w:rsidRPr="009676D7">
        <w:rPr>
          <w:rFonts w:ascii="Times New Roman" w:eastAsia="Arial" w:hAnsi="Times New Roman" w:cs="Times New Roman"/>
        </w:rPr>
        <w:t xml:space="preserve"> muestran mejores indicadores de eficiencia productiva. Estas pérdidas, asociadas a factores climáticos, fitosanitarios y de manejo agronómico, inciden directamente en la competitividad rural y en la estabilidad de los ingresos campesinos.</w:t>
      </w:r>
    </w:p>
    <w:p w14:paraId="272D21EB"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En conjunto, el análisis muestra una tensión estructural entre el potencial agropecuario del territorio y los bajos niveles de productividad y agregación de valor. Aunque la agricultura familiar sostiene el empleo rural, su contribución al valor agregado municipal es reducida, como lo demuestra Toledo, donde el sector agropecuario representa apenas el 21,4% del valor agregado frente al 77% del sector terciario, mientras que la gran mayoría de sus 3.181 habitantes rurales viven de la agricultura familiar (Alcaldía de Toledo, 2024). Esta paradoja —alta dependencia del empleo rural con baja participación económica— se replica en municipios como Carolina del Príncipe (Alcaldía de Carolina del Príncipe, 2024), San José de la Montaña (Alcaldía de San José de la Montaña, 2024) y Guadalupe (Alcaldía de Guadalupe, 2024), donde la limitada infraestructura vial terciaria, la escasa asistencia técnica y la débil articulación comercial restringen la competitividad rural.</w:t>
      </w:r>
    </w:p>
    <w:p w14:paraId="097AF4BD"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En este contexto, el desarrollo rural debe asumirse como un proceso integral que articula producción, inclusión social, sostenibilidad ambiental y fortalecimiento institucional, orientado a dinamizar las cadenas de valor provinciales y mejorar las condiciones de vida de la población rural. Para ello, el PEMP deberá priorizar acciones que impulsen la asociatividad productiva, la transformación agroindustrial, la mejora de la conectividad vial y el fortalecimiento de las cadenas de valor, entendidas como palancas estratégicas para cerrar brechas históricas de productividad, ampliar oportunidades económicas y avanzar hacia un modelo de desarrollo rural sostenible y territorialmente equilibrado.</w:t>
      </w:r>
      <w:r w:rsidRPr="009676D7">
        <w:rPr>
          <w:rFonts w:ascii="Times New Roman" w:hAnsi="Times New Roman" w:cs="Times New Roman"/>
        </w:rPr>
        <w:t xml:space="preserve"> </w:t>
      </w:r>
    </w:p>
    <w:p w14:paraId="4D0BAB42" w14:textId="77777777" w:rsidR="004863D8" w:rsidRPr="009676D7" w:rsidRDefault="004863D8" w:rsidP="004863D8">
      <w:pPr>
        <w:contextualSpacing/>
        <w:rPr>
          <w:rFonts w:ascii="Times New Roman" w:eastAsia="Arial" w:hAnsi="Times New Roman" w:cs="Times New Roman"/>
        </w:rPr>
      </w:pPr>
    </w:p>
    <w:p w14:paraId="53B5F072" w14:textId="77777777" w:rsidR="004863D8" w:rsidRPr="009676D7" w:rsidRDefault="004863D8" w:rsidP="004863D8">
      <w:pPr>
        <w:pStyle w:val="Heading3"/>
        <w:rPr>
          <w:rFonts w:ascii="Times New Roman" w:hAnsi="Times New Roman" w:cs="Times New Roman"/>
        </w:rPr>
      </w:pPr>
      <w:commentRangeStart w:id="41"/>
      <w:r w:rsidRPr="009676D7">
        <w:rPr>
          <w:rFonts w:ascii="Times New Roman" w:hAnsi="Times New Roman" w:cs="Times New Roman"/>
        </w:rPr>
        <w:t>Ambiental</w:t>
      </w:r>
      <w:commentRangeEnd w:id="41"/>
      <w:r w:rsidRPr="009676D7">
        <w:rPr>
          <w:rStyle w:val="CommentReference"/>
          <w:rFonts w:ascii="Times New Roman" w:hAnsi="Times New Roman" w:cs="Times New Roman"/>
        </w:rPr>
        <w:commentReference w:id="41"/>
      </w:r>
    </w:p>
    <w:p w14:paraId="05D62DB8" w14:textId="77777777" w:rsidR="004863D8" w:rsidRPr="009676D7" w:rsidRDefault="004863D8" w:rsidP="004863D8">
      <w:pPr>
        <w:rPr>
          <w:rFonts w:ascii="Times New Roman" w:eastAsia="Arial" w:hAnsi="Times New Roman" w:cs="Times New Roman"/>
          <w:color w:val="000000" w:themeColor="text1"/>
        </w:rPr>
      </w:pPr>
      <w:r w:rsidRPr="009676D7">
        <w:rPr>
          <w:rFonts w:ascii="Times New Roman" w:eastAsia="Arial" w:hAnsi="Times New Roman" w:cs="Times New Roman"/>
          <w:color w:val="000000" w:themeColor="text1"/>
        </w:rPr>
        <w:t>El territorio de la PAP Bio‑energética del Norte de Antioquia se caracteriza por una alta diversidad ecosistémica, derivada de la presencia de múltiples pisos térmicos y una biodiversidad de gran valor, condiciones que ofrecen oportunidades para impulsar un modelo de desarrollo sostenible basado en el aprovechamiento responsable de recursos renovables y no renovables, así como en la recuperación de ecosistemas degradados. La creación de la Provincia responde precisamente a estas potencialidades, reforzadas por proyectos estratégicos como Hidroituango. No obstante, la región también enfrenta retos ambientales significativos, entre ellos la conservación de áreas protegidas, la presión por deforestación y expansión agrícola, y la necesidad de proteger sus recursos hídricos, lo que exige implementar prácticas productivas sostenibles y fortalecer la gestión ambiental. En este contexto, las características geográficas y ambientales de los municipios ofrecen condiciones favorables para consolidar un desarrollo articulado alrededor de la generación energética y la protección de la biodiversidad, haciendo indispensable la cooperación intermunicipal y la planificación territorial conjunta como pilares para avanzar hacia un desarrollo verdaderamente sostenible.</w:t>
      </w:r>
    </w:p>
    <w:p w14:paraId="04A49954" w14:textId="77777777" w:rsidR="004863D8" w:rsidRPr="009676D7" w:rsidRDefault="004863D8" w:rsidP="004863D8">
      <w:pPr>
        <w:pStyle w:val="Heading4"/>
        <w:rPr>
          <w:rFonts w:ascii="Times New Roman" w:hAnsi="Times New Roman" w:cs="Times New Roman"/>
        </w:rPr>
      </w:pPr>
      <w:r w:rsidRPr="009676D7">
        <w:rPr>
          <w:rFonts w:ascii="Times New Roman" w:eastAsia="Arial" w:hAnsi="Times New Roman" w:cs="Times New Roman"/>
        </w:rPr>
        <w:t>Recursos naturales</w:t>
      </w:r>
    </w:p>
    <w:p w14:paraId="399AE8CF"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Como se ha mencionado ya </w:t>
      </w:r>
      <w:r>
        <w:rPr>
          <w:rFonts w:ascii="Times New Roman" w:eastAsia="Arial" w:hAnsi="Times New Roman" w:cs="Times New Roman"/>
        </w:rPr>
        <w:t>en varios apartados</w:t>
      </w:r>
      <w:r w:rsidRPr="009676D7">
        <w:rPr>
          <w:rFonts w:ascii="Times New Roman" w:eastAsia="Arial" w:hAnsi="Times New Roman" w:cs="Times New Roman"/>
        </w:rPr>
        <w:t xml:space="preserve">, esta subregión posee una gran riqueza hídrica, lo que constituye un elemento ordenador del territorio; a partir del cual </w:t>
      </w:r>
      <w:r>
        <w:rPr>
          <w:rFonts w:ascii="Times New Roman" w:eastAsia="Arial" w:hAnsi="Times New Roman" w:cs="Times New Roman"/>
        </w:rPr>
        <w:t>se configuran los determinantes</w:t>
      </w:r>
      <w:r w:rsidRPr="009676D7">
        <w:rPr>
          <w:rFonts w:ascii="Times New Roman" w:eastAsia="Arial" w:hAnsi="Times New Roman" w:cs="Times New Roman"/>
        </w:rPr>
        <w:t xml:space="preserve"> para la estructuración del territorio a través de la conservación de ecosistemas, relaciones bióticas, climas, y en últimas instancias, relaciones humanas al actuar como determinantes para la construcción de asentamientos, vías de comunicación e interdependencia entre comunidades. </w:t>
      </w:r>
    </w:p>
    <w:p w14:paraId="06E21702" w14:textId="77777777" w:rsidR="004863D8" w:rsidRPr="009676D7" w:rsidRDefault="004863D8" w:rsidP="004863D8">
      <w:pPr>
        <w:rPr>
          <w:rFonts w:ascii="Times New Roman" w:hAnsi="Times New Roman" w:cs="Times New Roman"/>
        </w:rPr>
      </w:pPr>
      <w:r>
        <w:rPr>
          <w:rFonts w:ascii="Times New Roman" w:eastAsia="Arial" w:hAnsi="Times New Roman" w:cs="Times New Roman"/>
        </w:rPr>
        <w:t>Esta riqueza se encuentra representada</w:t>
      </w:r>
      <w:r w:rsidRPr="009676D7">
        <w:rPr>
          <w:rFonts w:ascii="Times New Roman" w:eastAsia="Arial" w:hAnsi="Times New Roman" w:cs="Times New Roman"/>
        </w:rPr>
        <w:t xml:space="preserve"> en las cuatro cuencas hidrográficas cruciales para el desarrollo de la agricultura, el abastecimiento de agua potable y la biodiversidad local, así como la generación de energía hidráulica fundamental para el sistema interconectado nacional. A continuación, se hace una breve descripción de dichas cuencas y se listan los proyectos hidroeléctricos que alimentan con sus aguas.</w:t>
      </w:r>
    </w:p>
    <w:p w14:paraId="2A9957FB" w14:textId="77777777" w:rsidR="004863D8" w:rsidRPr="009676D7" w:rsidRDefault="004863D8" w:rsidP="004863D8">
      <w:pPr>
        <w:pStyle w:val="ListParagraph"/>
        <w:numPr>
          <w:ilvl w:val="0"/>
          <w:numId w:val="22"/>
        </w:numPr>
        <w:ind w:left="360" w:hanging="274"/>
        <w:contextualSpacing w:val="0"/>
        <w:rPr>
          <w:rFonts w:ascii="Times New Roman" w:eastAsia="Arial" w:hAnsi="Times New Roman" w:cs="Times New Roman"/>
        </w:rPr>
      </w:pPr>
      <w:r w:rsidRPr="009676D7">
        <w:rPr>
          <w:rFonts w:ascii="Times New Roman" w:eastAsia="Arial" w:hAnsi="Times New Roman" w:cs="Times New Roman"/>
          <w:b/>
          <w:bCs/>
        </w:rPr>
        <w:t>Cuenca del río Cauca:</w:t>
      </w:r>
      <w:r w:rsidRPr="009676D7">
        <w:rPr>
          <w:rFonts w:ascii="Times New Roman" w:eastAsia="Arial" w:hAnsi="Times New Roman" w:cs="Times New Roman"/>
        </w:rPr>
        <w:t xml:space="preserve"> El río Cauca es el eje del sistema hidrográfico, incluye los ríos San Andrés, Valdivia, Espíritu Santo, Sinitavé, Ituango, Pescador, San Juanito, San Matías, San Agustín, San Sereno, Tarazá y Aurrá. Es la más extensa y cuenta con el embalse de Hidroituango. </w:t>
      </w:r>
    </w:p>
    <w:p w14:paraId="57D1111F" w14:textId="77777777" w:rsidR="004863D8" w:rsidRPr="009676D7" w:rsidRDefault="004863D8" w:rsidP="004863D8">
      <w:pPr>
        <w:pStyle w:val="ListParagraph"/>
        <w:numPr>
          <w:ilvl w:val="0"/>
          <w:numId w:val="22"/>
        </w:numPr>
        <w:ind w:left="360" w:hanging="274"/>
        <w:contextualSpacing w:val="0"/>
        <w:rPr>
          <w:rFonts w:ascii="Times New Roman" w:eastAsia="Arial" w:hAnsi="Times New Roman" w:cs="Times New Roman"/>
        </w:rPr>
      </w:pPr>
      <w:r w:rsidRPr="009676D7">
        <w:rPr>
          <w:rFonts w:ascii="Times New Roman" w:eastAsia="Arial" w:hAnsi="Times New Roman" w:cs="Times New Roman"/>
          <w:b/>
          <w:bCs/>
        </w:rPr>
        <w:t>Cuenca del río Nechí:</w:t>
      </w:r>
      <w:r w:rsidRPr="009676D7">
        <w:rPr>
          <w:rFonts w:ascii="Times New Roman" w:eastAsia="Arial" w:hAnsi="Times New Roman" w:cs="Times New Roman"/>
        </w:rPr>
        <w:t xml:space="preserve"> Hacia éste fluyen los ríos Dolores, Pajarito, San Alejandro, Tenche, Mina Vieja-Concepción, San José, San Julián y San Pablo. Es la segunda cuenca más extensa y en su territorio está el embalse de Miraflores.</w:t>
      </w:r>
    </w:p>
    <w:p w14:paraId="0A8AC368" w14:textId="77777777" w:rsidR="004863D8" w:rsidRPr="009676D7" w:rsidRDefault="004863D8" w:rsidP="004863D8">
      <w:pPr>
        <w:pStyle w:val="ListParagraph"/>
        <w:numPr>
          <w:ilvl w:val="0"/>
          <w:numId w:val="22"/>
        </w:numPr>
        <w:ind w:left="360" w:hanging="274"/>
        <w:contextualSpacing w:val="0"/>
        <w:rPr>
          <w:rFonts w:ascii="Times New Roman" w:eastAsia="Arial" w:hAnsi="Times New Roman" w:cs="Times New Roman"/>
        </w:rPr>
      </w:pPr>
      <w:r w:rsidRPr="009676D7">
        <w:rPr>
          <w:rFonts w:ascii="Times New Roman" w:eastAsia="Arial" w:hAnsi="Times New Roman" w:cs="Times New Roman"/>
          <w:b/>
          <w:bCs/>
        </w:rPr>
        <w:t>Cuenca del río Grande:</w:t>
      </w:r>
      <w:r w:rsidRPr="009676D7">
        <w:rPr>
          <w:rFonts w:ascii="Times New Roman" w:eastAsia="Arial" w:hAnsi="Times New Roman" w:cs="Times New Roman"/>
        </w:rPr>
        <w:t xml:space="preserve"> Nace y muere dentro de la subregión, hacia este convergen los ríos Chico y Chocó. Es la cuenca más extensa e importante del altiplano, cuenta con los embalses de Quebradona, Riogrande I y II.</w:t>
      </w:r>
    </w:p>
    <w:p w14:paraId="08772AE7" w14:textId="77777777" w:rsidR="004863D8" w:rsidRPr="009676D7" w:rsidRDefault="004863D8" w:rsidP="004863D8">
      <w:pPr>
        <w:pStyle w:val="ListParagraph"/>
        <w:numPr>
          <w:ilvl w:val="0"/>
          <w:numId w:val="22"/>
        </w:numPr>
        <w:ind w:left="360" w:hanging="274"/>
        <w:contextualSpacing w:val="0"/>
        <w:rPr>
          <w:rFonts w:ascii="Times New Roman" w:eastAsia="Arial" w:hAnsi="Times New Roman" w:cs="Times New Roman"/>
        </w:rPr>
      </w:pPr>
      <w:r w:rsidRPr="009676D7">
        <w:rPr>
          <w:rFonts w:ascii="Times New Roman" w:eastAsia="Arial" w:hAnsi="Times New Roman" w:cs="Times New Roman"/>
          <w:b/>
          <w:bCs/>
        </w:rPr>
        <w:t>Cuenca del río Guadalupe:</w:t>
      </w:r>
      <w:r w:rsidRPr="009676D7">
        <w:rPr>
          <w:rFonts w:ascii="Times New Roman" w:eastAsia="Arial" w:hAnsi="Times New Roman" w:cs="Times New Roman"/>
        </w:rPr>
        <w:t xml:space="preserve"> En esta confluyen la quebrada Guadalupe 1, la quebrada de las Cruces, la quebrada La Avispa, la quebrada Sacatín – Santa Isabel, el río Hojas Anchas y la quebrada Los Cachorros o Los Chorros. En su jurisdicción se encuentra el embalse de Troneras.</w:t>
      </w:r>
    </w:p>
    <w:p w14:paraId="5EB58348"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Además de los anteriores, discurren por el noroccidente de la Provincia, los ríos San Jorge y Sinú que nacen en jurisdicción de Ituango, en el accidente geográfico más importante de la subregión, el Nudo de Paramillo.</w:t>
      </w:r>
    </w:p>
    <w:p w14:paraId="747A572A"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La PAP Bio-energética del Norte de Antioquia presenta una variedad de climas que van desde templado hasta húmedo tropical y frío, siendo el templado el que predomina, con temperaturas promedio alrededor de los 18°C; </w:t>
      </w:r>
      <w:r>
        <w:rPr>
          <w:rFonts w:ascii="Times New Roman" w:eastAsia="Arial" w:hAnsi="Times New Roman" w:cs="Times New Roman"/>
        </w:rPr>
        <w:t>municipios como Ituango y Valdivia presentan</w:t>
      </w:r>
      <w:r w:rsidRPr="009676D7">
        <w:rPr>
          <w:rFonts w:ascii="Times New Roman" w:eastAsia="Arial" w:hAnsi="Times New Roman" w:cs="Times New Roman"/>
        </w:rPr>
        <w:t xml:space="preserve"> un clima húmedo tropical, en tanto San José de la Montaña se caracteriza por un clima frío.</w:t>
      </w:r>
      <w:r w:rsidRPr="009676D7">
        <w:rPr>
          <w:rFonts w:ascii="Times New Roman" w:eastAsia="Calibri" w:hAnsi="Times New Roman" w:cs="Times New Roman"/>
        </w:rPr>
        <w:t xml:space="preserve"> </w:t>
      </w:r>
      <w:r w:rsidRPr="009676D7">
        <w:rPr>
          <w:rFonts w:ascii="Times New Roman" w:eastAsia="Arial" w:hAnsi="Times New Roman" w:cs="Times New Roman"/>
        </w:rPr>
        <w:t>La vegetación varía desde bosques andinos y selvas húmedas hasta bosques de niebla, en 9 de los 13 municipios predominan los bosques andinos con cultivos de café y caña de azúcar, San José de la Montaña presenta bosques de niebla con cultivos de papa y Anorí, Ituango y Valdivia se caracterizan por una vegetación de selvas húmedas y bosques de galería.</w:t>
      </w:r>
    </w:p>
    <w:p w14:paraId="146EE9AF" w14:textId="77777777" w:rsidR="004863D8" w:rsidRPr="009676D7" w:rsidRDefault="004863D8" w:rsidP="004863D8">
      <w:pPr>
        <w:pStyle w:val="Caption"/>
        <w:keepNext/>
        <w:rPr>
          <w:rFonts w:ascii="Times New Roman" w:hAnsi="Times New Roman" w:cs="Times New Roman"/>
          <w:i w:val="0"/>
          <w:sz w:val="20"/>
          <w:szCs w:val="20"/>
        </w:rPr>
      </w:pPr>
      <w:commentRangeStart w:id="42"/>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39</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Clima, Hidrografía y Vegetación de los municipios de la PAP Bio-energética del Norte de Antioquia</w:t>
      </w:r>
      <w:commentRangeEnd w:id="42"/>
      <w:r w:rsidRPr="009676D7">
        <w:rPr>
          <w:rStyle w:val="CommentReference"/>
          <w:rFonts w:ascii="Times New Roman" w:hAnsi="Times New Roman" w:cs="Times New Roman"/>
          <w:i w:val="0"/>
          <w:sz w:val="20"/>
          <w:szCs w:val="20"/>
        </w:rPr>
        <w:commentReference w:id="42"/>
      </w:r>
    </w:p>
    <w:tbl>
      <w:tblPr>
        <w:tblStyle w:val="TableGrid"/>
        <w:tblW w:w="0" w:type="auto"/>
        <w:tblLook w:val="04A0" w:firstRow="1" w:lastRow="0" w:firstColumn="1" w:lastColumn="0" w:noHBand="0" w:noVBand="1"/>
      </w:tblPr>
      <w:tblGrid>
        <w:gridCol w:w="1772"/>
        <w:gridCol w:w="1489"/>
        <w:gridCol w:w="2458"/>
        <w:gridCol w:w="3109"/>
      </w:tblGrid>
      <w:tr w:rsidR="004863D8" w:rsidRPr="009676D7" w14:paraId="6675B7BE" w14:textId="77777777" w:rsidTr="00F149A0">
        <w:trPr>
          <w:trHeight w:val="300"/>
        </w:trPr>
        <w:tc>
          <w:tcPr>
            <w:tcW w:w="1774" w:type="dxa"/>
            <w:shd w:val="clear" w:color="auto" w:fill="002060"/>
            <w:vAlign w:val="center"/>
          </w:tcPr>
          <w:p w14:paraId="7E07A920" w14:textId="77777777" w:rsidR="004863D8" w:rsidRPr="009676D7" w:rsidRDefault="004863D8" w:rsidP="00F149A0">
            <w:pPr>
              <w:spacing w:after="120" w:line="276" w:lineRule="auto"/>
              <w:jc w:val="center"/>
              <w:rPr>
                <w:rFonts w:ascii="Times New Roman" w:hAnsi="Times New Roman" w:cs="Times New Roman"/>
                <w:color w:val="FFFFFF" w:themeColor="background1"/>
                <w:sz w:val="16"/>
                <w:szCs w:val="16"/>
              </w:rPr>
            </w:pPr>
            <w:r w:rsidRPr="009676D7">
              <w:rPr>
                <w:rFonts w:ascii="Times New Roman" w:eastAsia="Arial Narrow" w:hAnsi="Times New Roman" w:cs="Times New Roman"/>
                <w:b/>
                <w:bCs/>
                <w:color w:val="FFFFFF" w:themeColor="background1"/>
                <w:sz w:val="16"/>
                <w:szCs w:val="16"/>
              </w:rPr>
              <w:t>Municipio</w:t>
            </w:r>
          </w:p>
        </w:tc>
        <w:tc>
          <w:tcPr>
            <w:tcW w:w="1490" w:type="dxa"/>
            <w:shd w:val="clear" w:color="auto" w:fill="002060"/>
            <w:vAlign w:val="center"/>
          </w:tcPr>
          <w:p w14:paraId="06F02691" w14:textId="77777777" w:rsidR="004863D8" w:rsidRPr="009676D7" w:rsidRDefault="004863D8" w:rsidP="00F149A0">
            <w:pPr>
              <w:spacing w:after="120" w:line="276" w:lineRule="auto"/>
              <w:jc w:val="center"/>
              <w:rPr>
                <w:rFonts w:ascii="Times New Roman" w:hAnsi="Times New Roman" w:cs="Times New Roman"/>
                <w:color w:val="FFFFFF" w:themeColor="background1"/>
                <w:sz w:val="16"/>
                <w:szCs w:val="16"/>
              </w:rPr>
            </w:pPr>
            <w:r w:rsidRPr="009676D7">
              <w:rPr>
                <w:rFonts w:ascii="Times New Roman" w:eastAsia="Arial Narrow" w:hAnsi="Times New Roman" w:cs="Times New Roman"/>
                <w:b/>
                <w:bCs/>
                <w:color w:val="FFFFFF" w:themeColor="background1"/>
                <w:sz w:val="16"/>
                <w:szCs w:val="16"/>
              </w:rPr>
              <w:t>Clima</w:t>
            </w:r>
          </w:p>
        </w:tc>
        <w:tc>
          <w:tcPr>
            <w:tcW w:w="2461" w:type="dxa"/>
            <w:shd w:val="clear" w:color="auto" w:fill="002060"/>
            <w:vAlign w:val="center"/>
          </w:tcPr>
          <w:p w14:paraId="4604388E" w14:textId="77777777" w:rsidR="004863D8" w:rsidRPr="009676D7" w:rsidRDefault="004863D8" w:rsidP="00F149A0">
            <w:pPr>
              <w:spacing w:after="120" w:line="276" w:lineRule="auto"/>
              <w:jc w:val="center"/>
              <w:rPr>
                <w:rFonts w:ascii="Times New Roman" w:hAnsi="Times New Roman" w:cs="Times New Roman"/>
                <w:color w:val="FFFFFF" w:themeColor="background1"/>
                <w:sz w:val="16"/>
                <w:szCs w:val="16"/>
              </w:rPr>
            </w:pPr>
            <w:r w:rsidRPr="009676D7">
              <w:rPr>
                <w:rFonts w:ascii="Times New Roman" w:eastAsia="Arial Narrow" w:hAnsi="Times New Roman" w:cs="Times New Roman"/>
                <w:b/>
                <w:bCs/>
                <w:color w:val="FFFFFF" w:themeColor="background1"/>
                <w:sz w:val="16"/>
                <w:szCs w:val="16"/>
              </w:rPr>
              <w:t>Hidrografía</w:t>
            </w:r>
          </w:p>
        </w:tc>
        <w:tc>
          <w:tcPr>
            <w:tcW w:w="3113" w:type="dxa"/>
            <w:shd w:val="clear" w:color="auto" w:fill="002060"/>
            <w:vAlign w:val="center"/>
          </w:tcPr>
          <w:p w14:paraId="2AFA7C0D" w14:textId="77777777" w:rsidR="004863D8" w:rsidRPr="009676D7" w:rsidRDefault="004863D8" w:rsidP="00F149A0">
            <w:pPr>
              <w:spacing w:after="120" w:line="276" w:lineRule="auto"/>
              <w:jc w:val="center"/>
              <w:rPr>
                <w:rFonts w:ascii="Times New Roman" w:hAnsi="Times New Roman" w:cs="Times New Roman"/>
                <w:color w:val="FFFFFF" w:themeColor="background1"/>
                <w:sz w:val="16"/>
                <w:szCs w:val="16"/>
              </w:rPr>
            </w:pPr>
            <w:r w:rsidRPr="009676D7">
              <w:rPr>
                <w:rFonts w:ascii="Times New Roman" w:eastAsia="Arial Narrow" w:hAnsi="Times New Roman" w:cs="Times New Roman"/>
                <w:b/>
                <w:bCs/>
                <w:color w:val="FFFFFF" w:themeColor="background1"/>
                <w:sz w:val="16"/>
                <w:szCs w:val="16"/>
              </w:rPr>
              <w:t>Vegetación</w:t>
            </w:r>
          </w:p>
        </w:tc>
      </w:tr>
      <w:tr w:rsidR="004863D8" w:rsidRPr="009676D7" w14:paraId="2668C7AC" w14:textId="77777777" w:rsidTr="00F149A0">
        <w:trPr>
          <w:trHeight w:val="300"/>
        </w:trPr>
        <w:tc>
          <w:tcPr>
            <w:tcW w:w="1774" w:type="dxa"/>
          </w:tcPr>
          <w:p w14:paraId="4D16D6A1"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b/>
                <w:bCs/>
                <w:sz w:val="16"/>
                <w:szCs w:val="16"/>
              </w:rPr>
              <w:t>Angostura</w:t>
            </w:r>
          </w:p>
        </w:tc>
        <w:tc>
          <w:tcPr>
            <w:tcW w:w="1490" w:type="dxa"/>
          </w:tcPr>
          <w:p w14:paraId="0034B9D5"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sz w:val="16"/>
                <w:szCs w:val="16"/>
              </w:rPr>
              <w:t>Templado</w:t>
            </w:r>
          </w:p>
        </w:tc>
        <w:tc>
          <w:tcPr>
            <w:tcW w:w="2461" w:type="dxa"/>
          </w:tcPr>
          <w:p w14:paraId="01C9BD9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Río Guadalupe y quebradas menores</w:t>
            </w:r>
          </w:p>
        </w:tc>
        <w:tc>
          <w:tcPr>
            <w:tcW w:w="3113" w:type="dxa"/>
          </w:tcPr>
          <w:p w14:paraId="337B90A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Bosques andinos y cultivos de café y caña de azúcar</w:t>
            </w:r>
          </w:p>
        </w:tc>
      </w:tr>
      <w:tr w:rsidR="004863D8" w:rsidRPr="009676D7" w14:paraId="44C6BF7C" w14:textId="77777777" w:rsidTr="00F149A0">
        <w:trPr>
          <w:trHeight w:val="300"/>
        </w:trPr>
        <w:tc>
          <w:tcPr>
            <w:tcW w:w="1774" w:type="dxa"/>
          </w:tcPr>
          <w:p w14:paraId="1CC0DEDA"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b/>
                <w:bCs/>
                <w:color w:val="000000" w:themeColor="text1"/>
                <w:sz w:val="16"/>
                <w:szCs w:val="16"/>
              </w:rPr>
              <w:t>Anorí</w:t>
            </w:r>
          </w:p>
        </w:tc>
        <w:tc>
          <w:tcPr>
            <w:tcW w:w="1490" w:type="dxa"/>
          </w:tcPr>
          <w:p w14:paraId="2E32065C"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Húmedo tropical</w:t>
            </w:r>
          </w:p>
        </w:tc>
        <w:tc>
          <w:tcPr>
            <w:tcW w:w="2461" w:type="dxa"/>
          </w:tcPr>
          <w:p w14:paraId="502AB93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Ríos Anorí y Nechí</w:t>
            </w:r>
          </w:p>
        </w:tc>
        <w:tc>
          <w:tcPr>
            <w:tcW w:w="3113" w:type="dxa"/>
          </w:tcPr>
          <w:p w14:paraId="1211827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Selvas húmedas y bosques de galería</w:t>
            </w:r>
          </w:p>
        </w:tc>
      </w:tr>
      <w:tr w:rsidR="004863D8" w:rsidRPr="009676D7" w14:paraId="2333E599" w14:textId="77777777" w:rsidTr="00F149A0">
        <w:trPr>
          <w:trHeight w:val="300"/>
        </w:trPr>
        <w:tc>
          <w:tcPr>
            <w:tcW w:w="1774" w:type="dxa"/>
          </w:tcPr>
          <w:p w14:paraId="17ACD0FD"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b/>
                <w:bCs/>
                <w:sz w:val="16"/>
                <w:szCs w:val="16"/>
              </w:rPr>
              <w:t>Briceño</w:t>
            </w:r>
          </w:p>
        </w:tc>
        <w:tc>
          <w:tcPr>
            <w:tcW w:w="1490" w:type="dxa"/>
          </w:tcPr>
          <w:p w14:paraId="5BDA44B0"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sz w:val="16"/>
                <w:szCs w:val="16"/>
              </w:rPr>
              <w:t>Templado</w:t>
            </w:r>
          </w:p>
        </w:tc>
        <w:tc>
          <w:tcPr>
            <w:tcW w:w="2461" w:type="dxa"/>
          </w:tcPr>
          <w:p w14:paraId="5F89F86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Río Cauca y sus afluentes</w:t>
            </w:r>
          </w:p>
        </w:tc>
        <w:tc>
          <w:tcPr>
            <w:tcW w:w="3113" w:type="dxa"/>
          </w:tcPr>
          <w:p w14:paraId="4B0BEA9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Bosques andinos y cultivos de café</w:t>
            </w:r>
          </w:p>
        </w:tc>
      </w:tr>
      <w:tr w:rsidR="004863D8" w:rsidRPr="009676D7" w14:paraId="25D302D0" w14:textId="77777777" w:rsidTr="00F149A0">
        <w:trPr>
          <w:trHeight w:val="300"/>
        </w:trPr>
        <w:tc>
          <w:tcPr>
            <w:tcW w:w="1774" w:type="dxa"/>
          </w:tcPr>
          <w:p w14:paraId="18FBD548"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b/>
                <w:bCs/>
                <w:color w:val="000000" w:themeColor="text1"/>
                <w:sz w:val="16"/>
                <w:szCs w:val="16"/>
              </w:rPr>
              <w:t>Campamento</w:t>
            </w:r>
          </w:p>
        </w:tc>
        <w:tc>
          <w:tcPr>
            <w:tcW w:w="1490" w:type="dxa"/>
          </w:tcPr>
          <w:p w14:paraId="1031F590"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Templado</w:t>
            </w:r>
          </w:p>
        </w:tc>
        <w:tc>
          <w:tcPr>
            <w:tcW w:w="2461" w:type="dxa"/>
          </w:tcPr>
          <w:p w14:paraId="67A656F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Río Campamento y quebradas</w:t>
            </w:r>
          </w:p>
        </w:tc>
        <w:tc>
          <w:tcPr>
            <w:tcW w:w="3113" w:type="dxa"/>
          </w:tcPr>
          <w:p w14:paraId="7362869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Bosques andinos y cultivos de café y caña de azúcar</w:t>
            </w:r>
          </w:p>
        </w:tc>
      </w:tr>
      <w:tr w:rsidR="004863D8" w:rsidRPr="009676D7" w14:paraId="61E1B50D" w14:textId="77777777" w:rsidTr="00F149A0">
        <w:trPr>
          <w:trHeight w:val="300"/>
        </w:trPr>
        <w:tc>
          <w:tcPr>
            <w:tcW w:w="1774" w:type="dxa"/>
          </w:tcPr>
          <w:p w14:paraId="2B1FAE05"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b/>
                <w:bCs/>
                <w:sz w:val="16"/>
                <w:szCs w:val="16"/>
              </w:rPr>
              <w:t>Carolina del Príncipe</w:t>
            </w:r>
          </w:p>
        </w:tc>
        <w:tc>
          <w:tcPr>
            <w:tcW w:w="1490" w:type="dxa"/>
          </w:tcPr>
          <w:p w14:paraId="7963C217"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sz w:val="16"/>
                <w:szCs w:val="16"/>
              </w:rPr>
              <w:t>Templado</w:t>
            </w:r>
          </w:p>
        </w:tc>
        <w:tc>
          <w:tcPr>
            <w:tcW w:w="2461" w:type="dxa"/>
          </w:tcPr>
          <w:p w14:paraId="0319E91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Rio Guadalupe</w:t>
            </w:r>
          </w:p>
        </w:tc>
        <w:tc>
          <w:tcPr>
            <w:tcW w:w="3113" w:type="dxa"/>
          </w:tcPr>
          <w:p w14:paraId="1410C1A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Bosques andinos y cultivos de café</w:t>
            </w:r>
          </w:p>
        </w:tc>
      </w:tr>
      <w:tr w:rsidR="004863D8" w:rsidRPr="009676D7" w14:paraId="3AB6AA1C" w14:textId="77777777" w:rsidTr="00F149A0">
        <w:trPr>
          <w:trHeight w:val="300"/>
        </w:trPr>
        <w:tc>
          <w:tcPr>
            <w:tcW w:w="1774" w:type="dxa"/>
          </w:tcPr>
          <w:p w14:paraId="2AEBA9F6"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b/>
                <w:bCs/>
                <w:color w:val="000000" w:themeColor="text1"/>
                <w:sz w:val="16"/>
                <w:szCs w:val="16"/>
              </w:rPr>
              <w:t>Gómez Plata</w:t>
            </w:r>
          </w:p>
        </w:tc>
        <w:tc>
          <w:tcPr>
            <w:tcW w:w="1490" w:type="dxa"/>
          </w:tcPr>
          <w:p w14:paraId="2DE40DF9"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Templado</w:t>
            </w:r>
          </w:p>
        </w:tc>
        <w:tc>
          <w:tcPr>
            <w:tcW w:w="2461" w:type="dxa"/>
          </w:tcPr>
          <w:p w14:paraId="20F8C78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Rio Porce</w:t>
            </w:r>
          </w:p>
        </w:tc>
        <w:tc>
          <w:tcPr>
            <w:tcW w:w="3113" w:type="dxa"/>
          </w:tcPr>
          <w:p w14:paraId="030A3C4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Bosques andinos y cultivos de café y caña de azúcar</w:t>
            </w:r>
          </w:p>
        </w:tc>
      </w:tr>
      <w:tr w:rsidR="004863D8" w:rsidRPr="009676D7" w14:paraId="5B4BDA6B" w14:textId="77777777" w:rsidTr="00F149A0">
        <w:trPr>
          <w:trHeight w:val="300"/>
        </w:trPr>
        <w:tc>
          <w:tcPr>
            <w:tcW w:w="1774" w:type="dxa"/>
          </w:tcPr>
          <w:p w14:paraId="0CA8D0DD"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b/>
                <w:bCs/>
                <w:sz w:val="16"/>
                <w:szCs w:val="16"/>
              </w:rPr>
              <w:t>Guadalupe</w:t>
            </w:r>
          </w:p>
        </w:tc>
        <w:tc>
          <w:tcPr>
            <w:tcW w:w="1490" w:type="dxa"/>
          </w:tcPr>
          <w:p w14:paraId="43616CDA"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sz w:val="16"/>
                <w:szCs w:val="16"/>
              </w:rPr>
              <w:t>Templado</w:t>
            </w:r>
          </w:p>
        </w:tc>
        <w:tc>
          <w:tcPr>
            <w:tcW w:w="2461" w:type="dxa"/>
          </w:tcPr>
          <w:p w14:paraId="0B99B46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Rio Guadalupe</w:t>
            </w:r>
          </w:p>
        </w:tc>
        <w:tc>
          <w:tcPr>
            <w:tcW w:w="3113" w:type="dxa"/>
          </w:tcPr>
          <w:p w14:paraId="22A97DC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Bosques andinos y cultivos de café</w:t>
            </w:r>
          </w:p>
        </w:tc>
      </w:tr>
      <w:tr w:rsidR="004863D8" w:rsidRPr="009676D7" w14:paraId="2845A224" w14:textId="77777777" w:rsidTr="00F149A0">
        <w:trPr>
          <w:trHeight w:val="300"/>
        </w:trPr>
        <w:tc>
          <w:tcPr>
            <w:tcW w:w="1774" w:type="dxa"/>
          </w:tcPr>
          <w:p w14:paraId="08071683"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b/>
                <w:bCs/>
                <w:color w:val="000000" w:themeColor="text1"/>
                <w:sz w:val="16"/>
                <w:szCs w:val="16"/>
              </w:rPr>
              <w:t>Ituango</w:t>
            </w:r>
          </w:p>
        </w:tc>
        <w:tc>
          <w:tcPr>
            <w:tcW w:w="1490" w:type="dxa"/>
          </w:tcPr>
          <w:p w14:paraId="12F758B0"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Húmedo tropical</w:t>
            </w:r>
          </w:p>
        </w:tc>
        <w:tc>
          <w:tcPr>
            <w:tcW w:w="2461" w:type="dxa"/>
          </w:tcPr>
          <w:p w14:paraId="36121B2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Rio Cauca y sus afluentes</w:t>
            </w:r>
          </w:p>
        </w:tc>
        <w:tc>
          <w:tcPr>
            <w:tcW w:w="3113" w:type="dxa"/>
          </w:tcPr>
          <w:p w14:paraId="6FA8580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Selvas húmedas y bosques de galería</w:t>
            </w:r>
          </w:p>
        </w:tc>
      </w:tr>
      <w:tr w:rsidR="004863D8" w:rsidRPr="009676D7" w14:paraId="236D8453" w14:textId="77777777" w:rsidTr="00F149A0">
        <w:trPr>
          <w:trHeight w:val="300"/>
        </w:trPr>
        <w:tc>
          <w:tcPr>
            <w:tcW w:w="1774" w:type="dxa"/>
          </w:tcPr>
          <w:p w14:paraId="126A0F54"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b/>
                <w:bCs/>
                <w:sz w:val="16"/>
                <w:szCs w:val="16"/>
              </w:rPr>
              <w:t>San Andrés de Cuerquia</w:t>
            </w:r>
          </w:p>
        </w:tc>
        <w:tc>
          <w:tcPr>
            <w:tcW w:w="1490" w:type="dxa"/>
          </w:tcPr>
          <w:p w14:paraId="09DAD19A"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sz w:val="16"/>
                <w:szCs w:val="16"/>
              </w:rPr>
              <w:t>Templado</w:t>
            </w:r>
          </w:p>
        </w:tc>
        <w:tc>
          <w:tcPr>
            <w:tcW w:w="2461" w:type="dxa"/>
          </w:tcPr>
          <w:p w14:paraId="2AA7AA6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Ríos y quebradas menores</w:t>
            </w:r>
          </w:p>
        </w:tc>
        <w:tc>
          <w:tcPr>
            <w:tcW w:w="3113" w:type="dxa"/>
          </w:tcPr>
          <w:p w14:paraId="7D40363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Bosques andinos y cultivos de café</w:t>
            </w:r>
          </w:p>
        </w:tc>
      </w:tr>
      <w:tr w:rsidR="004863D8" w:rsidRPr="009676D7" w14:paraId="58CBA1F0" w14:textId="77777777" w:rsidTr="00F149A0">
        <w:trPr>
          <w:trHeight w:val="300"/>
        </w:trPr>
        <w:tc>
          <w:tcPr>
            <w:tcW w:w="1774" w:type="dxa"/>
          </w:tcPr>
          <w:p w14:paraId="3B7A269D"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b/>
                <w:bCs/>
                <w:color w:val="000000" w:themeColor="text1"/>
                <w:sz w:val="16"/>
                <w:szCs w:val="16"/>
              </w:rPr>
              <w:t>San José de la Montaña</w:t>
            </w:r>
          </w:p>
        </w:tc>
        <w:tc>
          <w:tcPr>
            <w:tcW w:w="1490" w:type="dxa"/>
          </w:tcPr>
          <w:p w14:paraId="5828334B"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Frio</w:t>
            </w:r>
          </w:p>
        </w:tc>
        <w:tc>
          <w:tcPr>
            <w:tcW w:w="2461" w:type="dxa"/>
          </w:tcPr>
          <w:p w14:paraId="1944B16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Ríos y quebradas menores</w:t>
            </w:r>
          </w:p>
        </w:tc>
        <w:tc>
          <w:tcPr>
            <w:tcW w:w="3113" w:type="dxa"/>
          </w:tcPr>
          <w:p w14:paraId="7B57224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Bosques de niebla y cultivos de papa</w:t>
            </w:r>
          </w:p>
        </w:tc>
      </w:tr>
      <w:tr w:rsidR="004863D8" w:rsidRPr="009676D7" w14:paraId="56C70CBD" w14:textId="77777777" w:rsidTr="00F149A0">
        <w:trPr>
          <w:trHeight w:val="300"/>
        </w:trPr>
        <w:tc>
          <w:tcPr>
            <w:tcW w:w="1774" w:type="dxa"/>
          </w:tcPr>
          <w:p w14:paraId="1710566C"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b/>
                <w:bCs/>
                <w:sz w:val="16"/>
                <w:szCs w:val="16"/>
              </w:rPr>
              <w:t>Toledo</w:t>
            </w:r>
          </w:p>
        </w:tc>
        <w:tc>
          <w:tcPr>
            <w:tcW w:w="1490" w:type="dxa"/>
          </w:tcPr>
          <w:p w14:paraId="68D025BA"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sz w:val="16"/>
                <w:szCs w:val="16"/>
              </w:rPr>
              <w:t>Templado</w:t>
            </w:r>
          </w:p>
        </w:tc>
        <w:tc>
          <w:tcPr>
            <w:tcW w:w="2461" w:type="dxa"/>
          </w:tcPr>
          <w:p w14:paraId="14444F2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Río Cauca y sus afluentes</w:t>
            </w:r>
          </w:p>
        </w:tc>
        <w:tc>
          <w:tcPr>
            <w:tcW w:w="3113" w:type="dxa"/>
          </w:tcPr>
          <w:p w14:paraId="1B9C507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Bosques andinos y cultivos de café</w:t>
            </w:r>
          </w:p>
        </w:tc>
      </w:tr>
      <w:tr w:rsidR="004863D8" w:rsidRPr="009676D7" w14:paraId="3E1F0B57" w14:textId="77777777" w:rsidTr="00F149A0">
        <w:trPr>
          <w:trHeight w:val="300"/>
        </w:trPr>
        <w:tc>
          <w:tcPr>
            <w:tcW w:w="1774" w:type="dxa"/>
          </w:tcPr>
          <w:p w14:paraId="2D409B02"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b/>
                <w:bCs/>
                <w:color w:val="000000" w:themeColor="text1"/>
                <w:sz w:val="16"/>
                <w:szCs w:val="16"/>
              </w:rPr>
              <w:t>Valdivia</w:t>
            </w:r>
          </w:p>
        </w:tc>
        <w:tc>
          <w:tcPr>
            <w:tcW w:w="1490" w:type="dxa"/>
          </w:tcPr>
          <w:p w14:paraId="2287683B"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Húmedo tropical</w:t>
            </w:r>
          </w:p>
        </w:tc>
        <w:tc>
          <w:tcPr>
            <w:tcW w:w="2461" w:type="dxa"/>
          </w:tcPr>
          <w:p w14:paraId="3FB6645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Río Cauca y sus afluentes</w:t>
            </w:r>
          </w:p>
        </w:tc>
        <w:tc>
          <w:tcPr>
            <w:tcW w:w="3113" w:type="dxa"/>
          </w:tcPr>
          <w:p w14:paraId="5335482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color w:val="000000" w:themeColor="text1"/>
                <w:sz w:val="16"/>
                <w:szCs w:val="16"/>
              </w:rPr>
              <w:t>Selvas húmedas y bosques de galería</w:t>
            </w:r>
          </w:p>
        </w:tc>
      </w:tr>
      <w:tr w:rsidR="004863D8" w:rsidRPr="009676D7" w14:paraId="6E3F449A" w14:textId="77777777" w:rsidTr="00F149A0">
        <w:trPr>
          <w:trHeight w:val="300"/>
        </w:trPr>
        <w:tc>
          <w:tcPr>
            <w:tcW w:w="1774" w:type="dxa"/>
          </w:tcPr>
          <w:p w14:paraId="4802E165"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b/>
                <w:bCs/>
                <w:sz w:val="16"/>
                <w:szCs w:val="16"/>
              </w:rPr>
              <w:t>Yarumal</w:t>
            </w:r>
          </w:p>
        </w:tc>
        <w:tc>
          <w:tcPr>
            <w:tcW w:w="1490" w:type="dxa"/>
          </w:tcPr>
          <w:p w14:paraId="318DC2E6"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Arial Narrow" w:hAnsi="Times New Roman" w:cs="Times New Roman"/>
                <w:sz w:val="16"/>
                <w:szCs w:val="16"/>
              </w:rPr>
              <w:t>Templado</w:t>
            </w:r>
          </w:p>
        </w:tc>
        <w:tc>
          <w:tcPr>
            <w:tcW w:w="2461" w:type="dxa"/>
          </w:tcPr>
          <w:p w14:paraId="267AB7E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Ríos y quebradas menores</w:t>
            </w:r>
          </w:p>
        </w:tc>
        <w:tc>
          <w:tcPr>
            <w:tcW w:w="3113" w:type="dxa"/>
          </w:tcPr>
          <w:p w14:paraId="4CEE54F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Arial Narrow" w:hAnsi="Times New Roman" w:cs="Times New Roman"/>
                <w:sz w:val="16"/>
                <w:szCs w:val="16"/>
              </w:rPr>
              <w:t>Bosques andinos y cultivos de café</w:t>
            </w:r>
          </w:p>
        </w:tc>
      </w:tr>
    </w:tbl>
    <w:p w14:paraId="0C37A7DB" w14:textId="77777777" w:rsidR="004863D8" w:rsidRPr="009676D7" w:rsidRDefault="004863D8" w:rsidP="004863D8">
      <w:pPr>
        <w:pBdr>
          <w:top w:val="single" w:sz="8" w:space="1" w:color="000000"/>
        </w:pBdr>
        <w:contextualSpacing/>
        <w:rPr>
          <w:rFonts w:ascii="Times New Roman" w:hAnsi="Times New Roman" w:cs="Times New Roman"/>
          <w:sz w:val="18"/>
          <w:szCs w:val="18"/>
        </w:rPr>
      </w:pPr>
      <w:r w:rsidRPr="5015BD7C">
        <w:rPr>
          <w:rFonts w:ascii="Times New Roman" w:eastAsia="Arial Narrow" w:hAnsi="Times New Roman" w:cs="Times New Roman"/>
          <w:b/>
          <w:bCs/>
          <w:color w:val="000000" w:themeColor="text1"/>
          <w:sz w:val="18"/>
          <w:szCs w:val="18"/>
        </w:rPr>
        <w:t>Fuente</w:t>
      </w:r>
      <w:r w:rsidRPr="5015BD7C">
        <w:rPr>
          <w:rFonts w:ascii="Times New Roman" w:eastAsia="Arial Narrow" w:hAnsi="Times New Roman" w:cs="Times New Roman"/>
          <w:color w:val="000000" w:themeColor="text1"/>
          <w:sz w:val="18"/>
          <w:szCs w:val="18"/>
        </w:rPr>
        <w:t>: DAP, Gobernación de Antioquia, 2024.</w:t>
      </w:r>
    </w:p>
    <w:p w14:paraId="4E2F4337" w14:textId="77777777" w:rsidR="004863D8" w:rsidRPr="009676D7" w:rsidRDefault="004863D8" w:rsidP="004863D8">
      <w:pPr>
        <w:contextualSpacing/>
        <w:rPr>
          <w:rFonts w:ascii="Times New Roman" w:hAnsi="Times New Roman" w:cs="Times New Roman"/>
        </w:rPr>
      </w:pPr>
      <w:r w:rsidRPr="009676D7">
        <w:rPr>
          <w:rFonts w:ascii="Times New Roman" w:eastAsia="Arial" w:hAnsi="Times New Roman" w:cs="Times New Roman"/>
        </w:rPr>
        <w:t xml:space="preserve"> </w:t>
      </w:r>
    </w:p>
    <w:p w14:paraId="063279D6"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En general, las características biofísicas de los municipios </w:t>
      </w:r>
      <w:r>
        <w:rPr>
          <w:rFonts w:ascii="Times New Roman" w:eastAsia="Arial" w:hAnsi="Times New Roman" w:cs="Times New Roman"/>
        </w:rPr>
        <w:t>que conforman la PAP, aunados a los procesos</w:t>
      </w:r>
      <w:r w:rsidRPr="009676D7">
        <w:rPr>
          <w:rFonts w:ascii="Times New Roman" w:eastAsia="Arial" w:hAnsi="Times New Roman" w:cs="Times New Roman"/>
        </w:rPr>
        <w:t xml:space="preserve"> antrópicos de apropiación del territorio, configuran el papel de desarrollo provincial alrededor de la biodiversidad generada por la variedad de climas y tipos de vegetación presente, la abundancia de recursos hídricos y la variedad de cultivos como café, caña de azúcar y papa; no obstante, la región enfrenta desafíos ambientales como la deforestación, la contaminación de cuerpos de agua así como la necesidad de prácticas agrícolas sostenibles para preservar los recursos naturales.</w:t>
      </w:r>
    </w:p>
    <w:p w14:paraId="5978CCF3" w14:textId="77777777" w:rsidR="004863D8" w:rsidRPr="009676D7" w:rsidRDefault="004863D8" w:rsidP="004863D8">
      <w:r w:rsidRPr="73BC2806">
        <w:rPr>
          <w:rFonts w:ascii="Times New Roman" w:eastAsia="Arial" w:hAnsi="Times New Roman" w:cs="Times New Roman"/>
        </w:rPr>
        <w:t>Esta Provincia cuenta con un sistema de áreas protegidas cruciales para la diversidad biológica y la interrelación de los municipios que la integran, entre los cuales se destacan el Parque Nacional Natural Nudo del Paramillo en los municipios de Ituango y Valdivia, la Reserva Nacional de las Aves en Anorí, el Parque Natural Regional Cerro Plateado en Briceño, la Reserva Forestal Protectora de la Cuenca Alta del Río Guadalupe en Guadalupe y Carolina del Príncipe, la Reserva Forestal Protectora de la Cuenca Alta del Río Cauca en San Andrés de Cuerquia, San José de la Montaña, Toledo y Yarumal, la Reserva Forestal Protectora de la Cuenca Alta del Río Nechí en Campamento, la Reserva Forestal Protectora de la Cuenca Alta del Río Porce en Gómez Plata y la Reserva Forestal Protectora de la Cuenca Alta del Río Grande en Angostura.</w:t>
      </w:r>
    </w:p>
    <w:p w14:paraId="0A5B67B0" w14:textId="77777777" w:rsidR="004863D8" w:rsidRDefault="004863D8" w:rsidP="004863D8">
      <w:pPr>
        <w:pStyle w:val="Caption"/>
        <w:keepNext/>
        <w:jc w:val="center"/>
      </w:pPr>
      <w:r w:rsidRPr="73BC2806">
        <w:rPr>
          <w:rFonts w:ascii="Times New Roman" w:hAnsi="Times New Roman" w:cs="Times New Roman"/>
          <w:i w:val="0"/>
          <w:iCs w:val="0"/>
          <w:sz w:val="20"/>
          <w:szCs w:val="20"/>
        </w:rPr>
        <w:t>Mapa X. Áreas protegidas en la PAP Bio-energética del Norte de Antioquia.</w:t>
      </w:r>
    </w:p>
    <w:p w14:paraId="6FA58381" w14:textId="77777777" w:rsidR="004863D8" w:rsidRDefault="004863D8" w:rsidP="004863D8">
      <w:pPr>
        <w:rPr>
          <w:rFonts w:ascii="Times New Roman" w:eastAsia="Arial" w:hAnsi="Times New Roman" w:cs="Times New Roman"/>
        </w:rPr>
      </w:pPr>
    </w:p>
    <w:p w14:paraId="3BB2F163" w14:textId="77777777" w:rsidR="004863D8" w:rsidRPr="009676D7" w:rsidRDefault="004863D8" w:rsidP="004863D8">
      <w:pPr>
        <w:contextualSpacing/>
        <w:rPr>
          <w:rFonts w:ascii="Times New Roman" w:hAnsi="Times New Roman" w:cs="Times New Roman"/>
        </w:rPr>
      </w:pPr>
      <w:r>
        <w:rPr>
          <w:noProof/>
          <w:lang w:eastAsia="es-CO"/>
        </w:rPr>
        <w:drawing>
          <wp:inline distT="0" distB="0" distL="0" distR="0" wp14:anchorId="5A3BCA4A" wp14:editId="42CC5319">
            <wp:extent cx="5248275" cy="5619750"/>
            <wp:effectExtent l="0" t="0" r="0" b="0"/>
            <wp:docPr id="19684428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42867" name="Picture 1968442867"/>
                    <pic:cNvPicPr/>
                  </pic:nvPicPr>
                  <pic:blipFill>
                    <a:blip r:embed="rId57">
                      <a:extLst>
                        <a:ext uri="{28A0092B-C50C-407E-A947-70E740481C1C}">
                          <a14:useLocalDpi xmlns:a14="http://schemas.microsoft.com/office/drawing/2010/main"/>
                        </a:ext>
                      </a:extLst>
                    </a:blip>
                    <a:stretch>
                      <a:fillRect/>
                    </a:stretch>
                  </pic:blipFill>
                  <pic:spPr>
                    <a:xfrm>
                      <a:off x="0" y="0"/>
                      <a:ext cx="5248275" cy="5619750"/>
                    </a:xfrm>
                    <a:prstGeom prst="rect">
                      <a:avLst/>
                    </a:prstGeom>
                  </pic:spPr>
                </pic:pic>
              </a:graphicData>
            </a:graphic>
          </wp:inline>
        </w:drawing>
      </w:r>
    </w:p>
    <w:p w14:paraId="5AE330D0" w14:textId="77777777" w:rsidR="004863D8" w:rsidRDefault="004863D8" w:rsidP="004863D8">
      <w:pPr>
        <w:contextualSpacing/>
      </w:pPr>
      <w:r w:rsidRPr="73BC2806">
        <w:rPr>
          <w:rFonts w:ascii="Times New Roman" w:hAnsi="Times New Roman" w:cs="Times New Roman"/>
          <w:b/>
          <w:bCs/>
        </w:rPr>
        <w:t xml:space="preserve">Fuente: </w:t>
      </w:r>
      <w:r w:rsidRPr="73BC2806">
        <w:rPr>
          <w:rFonts w:ascii="Times New Roman" w:hAnsi="Times New Roman" w:cs="Times New Roman"/>
        </w:rPr>
        <w:t>PNNC (s.f.). Elaboración propia.</w:t>
      </w:r>
    </w:p>
    <w:p w14:paraId="58D49133" w14:textId="77777777" w:rsidR="004863D8" w:rsidRPr="009676D7" w:rsidRDefault="004863D8" w:rsidP="004863D8">
      <w:pPr>
        <w:pStyle w:val="Caption"/>
        <w:keepNext/>
        <w:jc w:val="center"/>
        <w:rPr>
          <w:rFonts w:ascii="Times New Roman" w:hAnsi="Times New Roman" w:cs="Times New Roman"/>
          <w:i w:val="0"/>
          <w:iCs w:val="0"/>
          <w:sz w:val="20"/>
          <w:szCs w:val="20"/>
        </w:rPr>
      </w:pPr>
      <w:commentRangeStart w:id="43"/>
      <w:r w:rsidRPr="73BC2806">
        <w:rPr>
          <w:rFonts w:ascii="Times New Roman" w:hAnsi="Times New Roman" w:cs="Times New Roman"/>
          <w:i w:val="0"/>
          <w:iCs w:val="0"/>
          <w:sz w:val="20"/>
          <w:szCs w:val="20"/>
        </w:rPr>
        <w:t xml:space="preserve">Tabla </w:t>
      </w:r>
      <w:r w:rsidRPr="73BC2806">
        <w:rPr>
          <w:rFonts w:ascii="Times New Roman" w:hAnsi="Times New Roman" w:cs="Times New Roman"/>
          <w:i w:val="0"/>
          <w:iCs w:val="0"/>
          <w:sz w:val="20"/>
          <w:szCs w:val="20"/>
        </w:rPr>
        <w:fldChar w:fldCharType="begin"/>
      </w:r>
      <w:r w:rsidRPr="73BC2806">
        <w:rPr>
          <w:rFonts w:ascii="Times New Roman" w:hAnsi="Times New Roman" w:cs="Times New Roman"/>
          <w:i w:val="0"/>
          <w:iCs w:val="0"/>
          <w:sz w:val="20"/>
          <w:szCs w:val="20"/>
        </w:rPr>
        <w:instrText xml:space="preserve"> SEQ Tabla \* ARABIC </w:instrText>
      </w:r>
      <w:r w:rsidRPr="73BC2806">
        <w:rPr>
          <w:rFonts w:ascii="Times New Roman" w:hAnsi="Times New Roman" w:cs="Times New Roman"/>
          <w:i w:val="0"/>
          <w:iCs w:val="0"/>
          <w:sz w:val="20"/>
          <w:szCs w:val="20"/>
        </w:rPr>
        <w:fldChar w:fldCharType="separate"/>
      </w:r>
      <w:r>
        <w:rPr>
          <w:rFonts w:ascii="Times New Roman" w:hAnsi="Times New Roman" w:cs="Times New Roman"/>
          <w:i w:val="0"/>
          <w:iCs w:val="0"/>
          <w:noProof/>
          <w:sz w:val="20"/>
          <w:szCs w:val="20"/>
        </w:rPr>
        <w:t>40</w:t>
      </w:r>
      <w:r w:rsidRPr="73BC2806">
        <w:rPr>
          <w:rFonts w:ascii="Times New Roman" w:hAnsi="Times New Roman" w:cs="Times New Roman"/>
          <w:i w:val="0"/>
          <w:iCs w:val="0"/>
          <w:sz w:val="20"/>
          <w:szCs w:val="20"/>
        </w:rPr>
        <w:fldChar w:fldCharType="end"/>
      </w:r>
      <w:r w:rsidRPr="73BC2806">
        <w:rPr>
          <w:rFonts w:ascii="Times New Roman" w:hAnsi="Times New Roman" w:cs="Times New Roman"/>
          <w:i w:val="0"/>
          <w:iCs w:val="0"/>
          <w:sz w:val="20"/>
          <w:szCs w:val="20"/>
        </w:rPr>
        <w:t>. Áreas Protegidas en la PAP Bio-energética del Norte de Antioquia</w:t>
      </w:r>
      <w:commentRangeEnd w:id="43"/>
      <w:r w:rsidRPr="009676D7">
        <w:rPr>
          <w:rStyle w:val="CommentReference"/>
          <w:rFonts w:ascii="Times New Roman" w:hAnsi="Times New Roman" w:cs="Times New Roman"/>
          <w:i w:val="0"/>
          <w:iCs w:val="0"/>
          <w:sz w:val="20"/>
          <w:szCs w:val="20"/>
        </w:rPr>
        <w:commentReference w:id="43"/>
      </w:r>
    </w:p>
    <w:tbl>
      <w:tblPr>
        <w:tblStyle w:val="TableGrid"/>
        <w:tblW w:w="8205" w:type="dxa"/>
        <w:tblLook w:val="04A0" w:firstRow="1" w:lastRow="0" w:firstColumn="1" w:lastColumn="0" w:noHBand="0" w:noVBand="1"/>
      </w:tblPr>
      <w:tblGrid>
        <w:gridCol w:w="1828"/>
        <w:gridCol w:w="1828"/>
        <w:gridCol w:w="1828"/>
        <w:gridCol w:w="1247"/>
        <w:gridCol w:w="1474"/>
      </w:tblGrid>
      <w:tr w:rsidR="004863D8" w:rsidRPr="009676D7" w14:paraId="69916859" w14:textId="77777777" w:rsidTr="00F149A0">
        <w:trPr>
          <w:trHeight w:val="300"/>
        </w:trPr>
        <w:tc>
          <w:tcPr>
            <w:tcW w:w="1828" w:type="dxa"/>
            <w:shd w:val="clear" w:color="auto" w:fill="002060"/>
            <w:vAlign w:val="center"/>
          </w:tcPr>
          <w:p w14:paraId="6DD3321C" w14:textId="77777777" w:rsidR="004863D8" w:rsidRPr="009676D7" w:rsidRDefault="004863D8" w:rsidP="00F149A0">
            <w:pPr>
              <w:spacing w:line="276" w:lineRule="auto"/>
              <w:jc w:val="center"/>
              <w:rPr>
                <w:rFonts w:ascii="Times New Roman" w:hAnsi="Times New Roman" w:cs="Times New Roman"/>
                <w:color w:val="FFFFFF" w:themeColor="background1"/>
                <w:sz w:val="16"/>
                <w:szCs w:val="16"/>
              </w:rPr>
            </w:pPr>
            <w:r w:rsidRPr="009676D7">
              <w:rPr>
                <w:rFonts w:ascii="Times New Roman" w:eastAsia="Arial Narrow" w:hAnsi="Times New Roman" w:cs="Times New Roman"/>
                <w:b/>
                <w:bCs/>
                <w:color w:val="FFFFFF" w:themeColor="background1"/>
                <w:sz w:val="16"/>
                <w:szCs w:val="16"/>
              </w:rPr>
              <w:t>Municipio</w:t>
            </w:r>
          </w:p>
        </w:tc>
        <w:tc>
          <w:tcPr>
            <w:tcW w:w="1828" w:type="dxa"/>
            <w:shd w:val="clear" w:color="auto" w:fill="002060"/>
            <w:vAlign w:val="center"/>
          </w:tcPr>
          <w:p w14:paraId="5A363B2E" w14:textId="77777777" w:rsidR="004863D8" w:rsidRDefault="004863D8" w:rsidP="00F149A0">
            <w:pPr>
              <w:spacing w:line="276" w:lineRule="auto"/>
              <w:jc w:val="center"/>
            </w:pPr>
            <w:r w:rsidRPr="5015BD7C">
              <w:rPr>
                <w:rFonts w:ascii="Times New Roman" w:eastAsia="Arial Narrow" w:hAnsi="Times New Roman" w:cs="Times New Roman"/>
                <w:b/>
                <w:bCs/>
                <w:color w:val="FFFFFF" w:themeColor="background1"/>
                <w:sz w:val="16"/>
                <w:szCs w:val="16"/>
              </w:rPr>
              <w:t>Nombre área protegida</w:t>
            </w:r>
          </w:p>
        </w:tc>
        <w:tc>
          <w:tcPr>
            <w:tcW w:w="1828" w:type="dxa"/>
            <w:shd w:val="clear" w:color="auto" w:fill="002060"/>
            <w:vAlign w:val="center"/>
          </w:tcPr>
          <w:p w14:paraId="6D8939D6" w14:textId="77777777" w:rsidR="004863D8" w:rsidRDefault="004863D8" w:rsidP="00F149A0">
            <w:pPr>
              <w:spacing w:line="276" w:lineRule="auto"/>
              <w:jc w:val="center"/>
            </w:pPr>
            <w:r w:rsidRPr="5015BD7C">
              <w:rPr>
                <w:rFonts w:ascii="Times New Roman" w:eastAsia="Arial Narrow" w:hAnsi="Times New Roman" w:cs="Times New Roman"/>
                <w:b/>
                <w:bCs/>
                <w:color w:val="FFFFFF" w:themeColor="background1"/>
                <w:sz w:val="16"/>
                <w:szCs w:val="16"/>
              </w:rPr>
              <w:t>Tipo de área protegida</w:t>
            </w:r>
          </w:p>
        </w:tc>
        <w:tc>
          <w:tcPr>
            <w:tcW w:w="1247" w:type="dxa"/>
            <w:shd w:val="clear" w:color="auto" w:fill="002060"/>
            <w:vAlign w:val="center"/>
          </w:tcPr>
          <w:p w14:paraId="447CB6AF" w14:textId="77777777" w:rsidR="004863D8" w:rsidRPr="009676D7" w:rsidRDefault="004863D8" w:rsidP="00F149A0">
            <w:pPr>
              <w:spacing w:line="276" w:lineRule="auto"/>
              <w:jc w:val="center"/>
              <w:rPr>
                <w:rFonts w:ascii="Times New Roman" w:hAnsi="Times New Roman" w:cs="Times New Roman"/>
                <w:color w:val="FFFFFF" w:themeColor="background1"/>
                <w:sz w:val="16"/>
                <w:szCs w:val="16"/>
              </w:rPr>
            </w:pPr>
            <w:r w:rsidRPr="009676D7">
              <w:rPr>
                <w:rFonts w:ascii="Times New Roman" w:eastAsia="Arial Narrow" w:hAnsi="Times New Roman" w:cs="Times New Roman"/>
                <w:b/>
                <w:bCs/>
                <w:color w:val="FFFFFF" w:themeColor="background1"/>
                <w:sz w:val="16"/>
                <w:szCs w:val="16"/>
              </w:rPr>
              <w:t>Área (ha)</w:t>
            </w:r>
          </w:p>
        </w:tc>
        <w:tc>
          <w:tcPr>
            <w:tcW w:w="1474" w:type="dxa"/>
            <w:shd w:val="clear" w:color="auto" w:fill="002060"/>
            <w:vAlign w:val="center"/>
          </w:tcPr>
          <w:p w14:paraId="7F793FCC" w14:textId="77777777" w:rsidR="004863D8" w:rsidRPr="009676D7" w:rsidRDefault="004863D8" w:rsidP="00F149A0">
            <w:pPr>
              <w:spacing w:line="276" w:lineRule="auto"/>
              <w:jc w:val="center"/>
              <w:rPr>
                <w:rFonts w:ascii="Times New Roman" w:hAnsi="Times New Roman" w:cs="Times New Roman"/>
                <w:color w:val="FFFFFF" w:themeColor="background1"/>
                <w:sz w:val="16"/>
                <w:szCs w:val="16"/>
              </w:rPr>
            </w:pPr>
            <w:r w:rsidRPr="009676D7">
              <w:rPr>
                <w:rFonts w:ascii="Times New Roman" w:eastAsia="Arial Narrow" w:hAnsi="Times New Roman" w:cs="Times New Roman"/>
                <w:b/>
                <w:bCs/>
                <w:color w:val="FFFFFF" w:themeColor="background1"/>
                <w:sz w:val="16"/>
                <w:szCs w:val="16"/>
                <w:highlight w:val="yellow"/>
              </w:rPr>
              <w:t>Participación Provincia</w:t>
            </w:r>
          </w:p>
        </w:tc>
      </w:tr>
      <w:tr w:rsidR="004863D8" w:rsidRPr="009676D7" w14:paraId="40AF2826" w14:textId="77777777" w:rsidTr="00F149A0">
        <w:trPr>
          <w:trHeight w:val="300"/>
        </w:trPr>
        <w:tc>
          <w:tcPr>
            <w:tcW w:w="1828" w:type="dxa"/>
            <w:vAlign w:val="center"/>
          </w:tcPr>
          <w:p w14:paraId="0A5D0643" w14:textId="77777777" w:rsidR="004863D8" w:rsidRPr="009676D7" w:rsidRDefault="004863D8" w:rsidP="00F149A0">
            <w:pPr>
              <w:spacing w:before="0" w:line="276" w:lineRule="auto"/>
              <w:contextualSpacing/>
              <w:jc w:val="left"/>
              <w:rPr>
                <w:rFonts w:ascii="Times New Roman" w:hAnsi="Times New Roman" w:cs="Times New Roman"/>
                <w:sz w:val="16"/>
                <w:szCs w:val="16"/>
              </w:rPr>
            </w:pPr>
            <w:r w:rsidRPr="009676D7">
              <w:rPr>
                <w:rFonts w:ascii="Times New Roman" w:eastAsia="Arial Narrow" w:hAnsi="Times New Roman" w:cs="Times New Roman"/>
                <w:b/>
                <w:bCs/>
                <w:color w:val="000000" w:themeColor="text1"/>
                <w:sz w:val="16"/>
                <w:szCs w:val="16"/>
              </w:rPr>
              <w:t>Anorí</w:t>
            </w:r>
          </w:p>
        </w:tc>
        <w:tc>
          <w:tcPr>
            <w:tcW w:w="1828" w:type="dxa"/>
            <w:vAlign w:val="center"/>
          </w:tcPr>
          <w:p w14:paraId="2DC5E958"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Cacica Noria</w:t>
            </w:r>
          </w:p>
        </w:tc>
        <w:tc>
          <w:tcPr>
            <w:tcW w:w="1828" w:type="dxa"/>
            <w:vAlign w:val="center"/>
          </w:tcPr>
          <w:p w14:paraId="1C95A6DE"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Distritos Regionales de Manejo Integrado</w:t>
            </w:r>
          </w:p>
        </w:tc>
        <w:tc>
          <w:tcPr>
            <w:tcW w:w="1247" w:type="dxa"/>
            <w:vAlign w:val="center"/>
          </w:tcPr>
          <w:p w14:paraId="342F5A95"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5.197,60</w:t>
            </w:r>
          </w:p>
        </w:tc>
        <w:tc>
          <w:tcPr>
            <w:tcW w:w="1474" w:type="dxa"/>
            <w:vAlign w:val="center"/>
          </w:tcPr>
          <w:p w14:paraId="17B2C7FE"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3,34%</w:t>
            </w:r>
          </w:p>
        </w:tc>
      </w:tr>
      <w:tr w:rsidR="004863D8" w:rsidRPr="009676D7" w14:paraId="5F21ED5B" w14:textId="77777777" w:rsidTr="00F149A0">
        <w:trPr>
          <w:trHeight w:val="300"/>
        </w:trPr>
        <w:tc>
          <w:tcPr>
            <w:tcW w:w="1828" w:type="dxa"/>
            <w:vAlign w:val="center"/>
          </w:tcPr>
          <w:p w14:paraId="1AA42195" w14:textId="77777777" w:rsidR="004863D8" w:rsidRPr="009676D7" w:rsidRDefault="004863D8" w:rsidP="00F149A0">
            <w:pPr>
              <w:spacing w:before="0" w:line="276" w:lineRule="auto"/>
              <w:contextualSpacing/>
              <w:jc w:val="left"/>
              <w:rPr>
                <w:rFonts w:ascii="Times New Roman" w:hAnsi="Times New Roman" w:cs="Times New Roman"/>
                <w:sz w:val="16"/>
                <w:szCs w:val="16"/>
              </w:rPr>
            </w:pPr>
            <w:r w:rsidRPr="009676D7">
              <w:rPr>
                <w:rFonts w:ascii="Times New Roman" w:eastAsia="Arial Narrow" w:hAnsi="Times New Roman" w:cs="Times New Roman"/>
                <w:b/>
                <w:bCs/>
                <w:sz w:val="16"/>
                <w:szCs w:val="16"/>
              </w:rPr>
              <w:t>Briceño</w:t>
            </w:r>
          </w:p>
        </w:tc>
        <w:tc>
          <w:tcPr>
            <w:tcW w:w="1828" w:type="dxa"/>
            <w:vAlign w:val="center"/>
          </w:tcPr>
          <w:p w14:paraId="25A91A90"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Alto de Ventanas</w:t>
            </w:r>
          </w:p>
        </w:tc>
        <w:tc>
          <w:tcPr>
            <w:tcW w:w="1828" w:type="dxa"/>
            <w:vAlign w:val="center"/>
          </w:tcPr>
          <w:p w14:paraId="636CBA16"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Distritos Regionales de Manejo Integrado</w:t>
            </w:r>
          </w:p>
        </w:tc>
        <w:tc>
          <w:tcPr>
            <w:tcW w:w="1247" w:type="dxa"/>
            <w:vAlign w:val="center"/>
          </w:tcPr>
          <w:p w14:paraId="5D2BCB89"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773,75</w:t>
            </w:r>
          </w:p>
        </w:tc>
        <w:tc>
          <w:tcPr>
            <w:tcW w:w="1474" w:type="dxa"/>
            <w:vAlign w:val="center"/>
          </w:tcPr>
          <w:p w14:paraId="742C3609"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0,50%</w:t>
            </w:r>
          </w:p>
        </w:tc>
      </w:tr>
      <w:tr w:rsidR="004863D8" w:rsidRPr="009676D7" w14:paraId="1368981B" w14:textId="77777777" w:rsidTr="00F149A0">
        <w:trPr>
          <w:trHeight w:val="300"/>
        </w:trPr>
        <w:tc>
          <w:tcPr>
            <w:tcW w:w="1828" w:type="dxa"/>
            <w:vAlign w:val="center"/>
          </w:tcPr>
          <w:p w14:paraId="339BA017" w14:textId="77777777" w:rsidR="004863D8" w:rsidRPr="009676D7" w:rsidRDefault="004863D8" w:rsidP="00F149A0">
            <w:pPr>
              <w:spacing w:before="0" w:line="276" w:lineRule="auto"/>
              <w:contextualSpacing/>
              <w:jc w:val="left"/>
              <w:rPr>
                <w:rFonts w:ascii="Times New Roman" w:hAnsi="Times New Roman" w:cs="Times New Roman"/>
                <w:sz w:val="16"/>
                <w:szCs w:val="16"/>
              </w:rPr>
            </w:pPr>
            <w:r w:rsidRPr="009676D7">
              <w:rPr>
                <w:rFonts w:ascii="Times New Roman" w:eastAsia="Arial Narrow" w:hAnsi="Times New Roman" w:cs="Times New Roman"/>
                <w:b/>
                <w:bCs/>
                <w:color w:val="000000" w:themeColor="text1"/>
                <w:sz w:val="16"/>
                <w:szCs w:val="16"/>
              </w:rPr>
              <w:t>Ituango</w:t>
            </w:r>
          </w:p>
        </w:tc>
        <w:tc>
          <w:tcPr>
            <w:tcW w:w="1828" w:type="dxa"/>
            <w:vAlign w:val="center"/>
          </w:tcPr>
          <w:p w14:paraId="745958A3"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Paramillo</w:t>
            </w:r>
          </w:p>
        </w:tc>
        <w:tc>
          <w:tcPr>
            <w:tcW w:w="1828" w:type="dxa"/>
            <w:vAlign w:val="center"/>
          </w:tcPr>
          <w:p w14:paraId="22AA4D98"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Parque Nacional Natural</w:t>
            </w:r>
          </w:p>
        </w:tc>
        <w:tc>
          <w:tcPr>
            <w:tcW w:w="1247" w:type="dxa"/>
            <w:vAlign w:val="center"/>
          </w:tcPr>
          <w:p w14:paraId="7A6F74BE"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120.616,21</w:t>
            </w:r>
          </w:p>
        </w:tc>
        <w:tc>
          <w:tcPr>
            <w:tcW w:w="1474" w:type="dxa"/>
            <w:vAlign w:val="center"/>
          </w:tcPr>
          <w:p w14:paraId="20DE8387"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77,48%</w:t>
            </w:r>
          </w:p>
        </w:tc>
      </w:tr>
      <w:tr w:rsidR="004863D8" w:rsidRPr="009676D7" w14:paraId="13B7488B" w14:textId="77777777" w:rsidTr="00F149A0">
        <w:trPr>
          <w:trHeight w:val="300"/>
        </w:trPr>
        <w:tc>
          <w:tcPr>
            <w:tcW w:w="1828" w:type="dxa"/>
            <w:vAlign w:val="center"/>
          </w:tcPr>
          <w:p w14:paraId="2E9FF0EB" w14:textId="77777777" w:rsidR="004863D8" w:rsidRPr="009676D7" w:rsidRDefault="004863D8" w:rsidP="00F149A0">
            <w:pPr>
              <w:spacing w:before="0" w:line="276" w:lineRule="auto"/>
              <w:contextualSpacing/>
              <w:jc w:val="left"/>
              <w:rPr>
                <w:rFonts w:ascii="Times New Roman" w:hAnsi="Times New Roman" w:cs="Times New Roman"/>
                <w:sz w:val="16"/>
                <w:szCs w:val="16"/>
              </w:rPr>
            </w:pPr>
            <w:r w:rsidRPr="009676D7">
              <w:rPr>
                <w:rFonts w:ascii="Times New Roman" w:eastAsia="Arial Narrow" w:hAnsi="Times New Roman" w:cs="Times New Roman"/>
                <w:b/>
                <w:bCs/>
                <w:sz w:val="16"/>
                <w:szCs w:val="16"/>
              </w:rPr>
              <w:t>San Andrés de Cuerquia</w:t>
            </w:r>
          </w:p>
        </w:tc>
        <w:tc>
          <w:tcPr>
            <w:tcW w:w="1828" w:type="dxa"/>
            <w:vAlign w:val="center"/>
          </w:tcPr>
          <w:p w14:paraId="48EA282F"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Sistema de Paramos y Bosques Altoandinos del Noroccidente Medio Antioqueno</w:t>
            </w:r>
          </w:p>
        </w:tc>
        <w:tc>
          <w:tcPr>
            <w:tcW w:w="1828" w:type="dxa"/>
            <w:vAlign w:val="center"/>
          </w:tcPr>
          <w:p w14:paraId="5A14717C"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Distritos Regionales de Manejo Integrado</w:t>
            </w:r>
          </w:p>
        </w:tc>
        <w:tc>
          <w:tcPr>
            <w:tcW w:w="1247" w:type="dxa"/>
            <w:vAlign w:val="center"/>
          </w:tcPr>
          <w:p w14:paraId="5D5276CA"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1.447,93</w:t>
            </w:r>
          </w:p>
        </w:tc>
        <w:tc>
          <w:tcPr>
            <w:tcW w:w="1474" w:type="dxa"/>
            <w:vAlign w:val="center"/>
          </w:tcPr>
          <w:p w14:paraId="3FA40DEE"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0,93%</w:t>
            </w:r>
          </w:p>
        </w:tc>
      </w:tr>
      <w:tr w:rsidR="004863D8" w:rsidRPr="009676D7" w14:paraId="3F45C5E6" w14:textId="77777777" w:rsidTr="00F149A0">
        <w:trPr>
          <w:trHeight w:val="300"/>
        </w:trPr>
        <w:tc>
          <w:tcPr>
            <w:tcW w:w="1828" w:type="dxa"/>
            <w:vAlign w:val="center"/>
          </w:tcPr>
          <w:p w14:paraId="7966B13E" w14:textId="77777777" w:rsidR="004863D8" w:rsidRPr="009676D7" w:rsidRDefault="004863D8" w:rsidP="00F149A0">
            <w:pPr>
              <w:spacing w:before="0" w:line="276" w:lineRule="auto"/>
              <w:contextualSpacing/>
              <w:jc w:val="left"/>
              <w:rPr>
                <w:rFonts w:ascii="Times New Roman" w:hAnsi="Times New Roman" w:cs="Times New Roman"/>
                <w:sz w:val="16"/>
                <w:szCs w:val="16"/>
              </w:rPr>
            </w:pPr>
            <w:r w:rsidRPr="009676D7">
              <w:rPr>
                <w:rFonts w:ascii="Times New Roman" w:eastAsia="Arial Narrow" w:hAnsi="Times New Roman" w:cs="Times New Roman"/>
                <w:b/>
                <w:bCs/>
                <w:color w:val="000000" w:themeColor="text1"/>
                <w:sz w:val="16"/>
                <w:szCs w:val="16"/>
              </w:rPr>
              <w:t>San José de la Montaña</w:t>
            </w:r>
          </w:p>
        </w:tc>
        <w:tc>
          <w:tcPr>
            <w:tcW w:w="1828" w:type="dxa"/>
            <w:vAlign w:val="center"/>
          </w:tcPr>
          <w:p w14:paraId="73AA92ED"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Sistema de Paramos y Bosques Altoandinos del Noroccidente Medio Antioqueno</w:t>
            </w:r>
          </w:p>
        </w:tc>
        <w:tc>
          <w:tcPr>
            <w:tcW w:w="1828" w:type="dxa"/>
            <w:vAlign w:val="center"/>
          </w:tcPr>
          <w:p w14:paraId="71D39497"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Distritos Regionales de Manejo Integrado</w:t>
            </w:r>
          </w:p>
        </w:tc>
        <w:tc>
          <w:tcPr>
            <w:tcW w:w="1247" w:type="dxa"/>
            <w:vAlign w:val="center"/>
          </w:tcPr>
          <w:p w14:paraId="5CF866DB"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4.875,74</w:t>
            </w:r>
          </w:p>
        </w:tc>
        <w:tc>
          <w:tcPr>
            <w:tcW w:w="1474" w:type="dxa"/>
            <w:vAlign w:val="center"/>
          </w:tcPr>
          <w:p w14:paraId="408EBF18"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3,13%</w:t>
            </w:r>
          </w:p>
        </w:tc>
      </w:tr>
      <w:tr w:rsidR="004863D8" w:rsidRPr="009676D7" w14:paraId="028332EF" w14:textId="77777777" w:rsidTr="00F149A0">
        <w:trPr>
          <w:trHeight w:val="300"/>
        </w:trPr>
        <w:tc>
          <w:tcPr>
            <w:tcW w:w="1828" w:type="dxa"/>
            <w:vAlign w:val="center"/>
          </w:tcPr>
          <w:p w14:paraId="72C5DBA6" w14:textId="77777777" w:rsidR="004863D8" w:rsidRDefault="004863D8" w:rsidP="00F149A0">
            <w:pPr>
              <w:spacing w:before="0" w:line="276" w:lineRule="auto"/>
              <w:contextualSpacing/>
              <w:jc w:val="left"/>
              <w:rPr>
                <w:rFonts w:ascii="Times New Roman" w:hAnsi="Times New Roman" w:cs="Times New Roman"/>
                <w:sz w:val="16"/>
                <w:szCs w:val="16"/>
              </w:rPr>
            </w:pPr>
            <w:r w:rsidRPr="5015BD7C">
              <w:rPr>
                <w:rFonts w:ascii="Times New Roman" w:eastAsia="Arial Narrow" w:hAnsi="Times New Roman" w:cs="Times New Roman"/>
                <w:b/>
                <w:bCs/>
                <w:color w:val="000000" w:themeColor="text1"/>
                <w:sz w:val="16"/>
                <w:szCs w:val="16"/>
              </w:rPr>
              <w:t>Valdivia</w:t>
            </w:r>
          </w:p>
        </w:tc>
        <w:tc>
          <w:tcPr>
            <w:tcW w:w="1828" w:type="dxa"/>
            <w:vAlign w:val="center"/>
          </w:tcPr>
          <w:p w14:paraId="2B885A01"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Alto de Ventanas</w:t>
            </w:r>
          </w:p>
        </w:tc>
        <w:tc>
          <w:tcPr>
            <w:tcW w:w="1828" w:type="dxa"/>
            <w:vAlign w:val="center"/>
          </w:tcPr>
          <w:p w14:paraId="28F1A504"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Distritos Regionales de Manejo Integrado</w:t>
            </w:r>
          </w:p>
        </w:tc>
        <w:tc>
          <w:tcPr>
            <w:tcW w:w="1247" w:type="dxa"/>
            <w:vAlign w:val="center"/>
          </w:tcPr>
          <w:p w14:paraId="59545D53"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7.104,99</w:t>
            </w:r>
          </w:p>
        </w:tc>
        <w:tc>
          <w:tcPr>
            <w:tcW w:w="1474" w:type="dxa"/>
            <w:vAlign w:val="center"/>
          </w:tcPr>
          <w:p w14:paraId="148D0EF3"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4,56%</w:t>
            </w:r>
          </w:p>
        </w:tc>
      </w:tr>
      <w:tr w:rsidR="004863D8" w:rsidRPr="009676D7" w14:paraId="61E122D8" w14:textId="77777777" w:rsidTr="00F149A0">
        <w:trPr>
          <w:trHeight w:val="300"/>
        </w:trPr>
        <w:tc>
          <w:tcPr>
            <w:tcW w:w="1828" w:type="dxa"/>
            <w:vAlign w:val="center"/>
          </w:tcPr>
          <w:p w14:paraId="7E45A634" w14:textId="77777777" w:rsidR="004863D8" w:rsidRDefault="004863D8" w:rsidP="00F149A0">
            <w:pPr>
              <w:spacing w:before="0" w:line="276" w:lineRule="auto"/>
              <w:contextualSpacing/>
              <w:jc w:val="left"/>
              <w:rPr>
                <w:rFonts w:ascii="Times New Roman" w:hAnsi="Times New Roman" w:cs="Times New Roman"/>
                <w:sz w:val="16"/>
                <w:szCs w:val="16"/>
              </w:rPr>
            </w:pPr>
            <w:r w:rsidRPr="5015BD7C">
              <w:rPr>
                <w:rFonts w:ascii="Times New Roman" w:eastAsia="Arial Narrow" w:hAnsi="Times New Roman" w:cs="Times New Roman"/>
                <w:b/>
                <w:bCs/>
                <w:sz w:val="16"/>
                <w:szCs w:val="16"/>
              </w:rPr>
              <w:t>Yarumal</w:t>
            </w:r>
          </w:p>
        </w:tc>
        <w:tc>
          <w:tcPr>
            <w:tcW w:w="1828" w:type="dxa"/>
            <w:vAlign w:val="center"/>
          </w:tcPr>
          <w:p w14:paraId="51061F9D"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Alto de Ventanas</w:t>
            </w:r>
          </w:p>
        </w:tc>
        <w:tc>
          <w:tcPr>
            <w:tcW w:w="1828" w:type="dxa"/>
            <w:vAlign w:val="center"/>
          </w:tcPr>
          <w:p w14:paraId="72F7AB37"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Distritos Regionales de Manejo Integrado</w:t>
            </w:r>
          </w:p>
        </w:tc>
        <w:tc>
          <w:tcPr>
            <w:tcW w:w="1247" w:type="dxa"/>
            <w:vAlign w:val="center"/>
          </w:tcPr>
          <w:p w14:paraId="22704D60"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15.650,97</w:t>
            </w:r>
          </w:p>
        </w:tc>
        <w:tc>
          <w:tcPr>
            <w:tcW w:w="1474" w:type="dxa"/>
            <w:vAlign w:val="center"/>
          </w:tcPr>
          <w:p w14:paraId="49552109" w14:textId="77777777" w:rsidR="004863D8" w:rsidRDefault="004863D8" w:rsidP="00F149A0">
            <w:pPr>
              <w:spacing w:before="0" w:line="276" w:lineRule="auto"/>
              <w:jc w:val="left"/>
              <w:rPr>
                <w:rFonts w:ascii="Times New Roman" w:eastAsia="Arial Narrow" w:hAnsi="Times New Roman" w:cs="Times New Roman"/>
                <w:color w:val="000000" w:themeColor="text1"/>
                <w:sz w:val="16"/>
                <w:szCs w:val="16"/>
              </w:rPr>
            </w:pPr>
            <w:r w:rsidRPr="5015BD7C">
              <w:rPr>
                <w:rFonts w:ascii="Times New Roman" w:eastAsia="Arial Narrow" w:hAnsi="Times New Roman" w:cs="Times New Roman"/>
                <w:color w:val="000000" w:themeColor="text1"/>
                <w:sz w:val="16"/>
                <w:szCs w:val="16"/>
              </w:rPr>
              <w:t>10,05%</w:t>
            </w:r>
          </w:p>
        </w:tc>
      </w:tr>
      <w:tr w:rsidR="004863D8" w:rsidRPr="009676D7" w14:paraId="671A9FA4" w14:textId="77777777" w:rsidTr="00F149A0">
        <w:trPr>
          <w:trHeight w:val="300"/>
        </w:trPr>
        <w:tc>
          <w:tcPr>
            <w:tcW w:w="1828" w:type="dxa"/>
            <w:vAlign w:val="center"/>
          </w:tcPr>
          <w:p w14:paraId="1502AABD" w14:textId="77777777" w:rsidR="004863D8" w:rsidRDefault="004863D8" w:rsidP="00F149A0">
            <w:pPr>
              <w:spacing w:before="0" w:line="276" w:lineRule="auto"/>
              <w:contextualSpacing/>
              <w:jc w:val="left"/>
              <w:rPr>
                <w:rFonts w:ascii="Times New Roman" w:hAnsi="Times New Roman" w:cs="Times New Roman"/>
                <w:b/>
                <w:bCs/>
                <w:sz w:val="16"/>
                <w:szCs w:val="16"/>
              </w:rPr>
            </w:pPr>
            <w:r w:rsidRPr="5015BD7C">
              <w:rPr>
                <w:rFonts w:ascii="Times New Roman" w:eastAsia="Arial Narrow" w:hAnsi="Times New Roman" w:cs="Times New Roman"/>
                <w:b/>
                <w:bCs/>
                <w:color w:val="000000" w:themeColor="text1"/>
                <w:sz w:val="16"/>
                <w:szCs w:val="16"/>
              </w:rPr>
              <w:t>Total (ha), Provincia</w:t>
            </w:r>
          </w:p>
        </w:tc>
        <w:tc>
          <w:tcPr>
            <w:tcW w:w="1828" w:type="dxa"/>
            <w:vAlign w:val="center"/>
          </w:tcPr>
          <w:p w14:paraId="225CC837" w14:textId="77777777" w:rsidR="004863D8" w:rsidRDefault="004863D8" w:rsidP="00F149A0">
            <w:pPr>
              <w:spacing w:line="276" w:lineRule="auto"/>
              <w:jc w:val="left"/>
              <w:rPr>
                <w:rFonts w:ascii="Times New Roman" w:hAnsi="Times New Roman" w:cs="Times New Roman"/>
                <w:b/>
                <w:bCs/>
                <w:sz w:val="16"/>
                <w:szCs w:val="16"/>
              </w:rPr>
            </w:pPr>
          </w:p>
        </w:tc>
        <w:tc>
          <w:tcPr>
            <w:tcW w:w="1828" w:type="dxa"/>
            <w:vAlign w:val="center"/>
          </w:tcPr>
          <w:p w14:paraId="5C799842" w14:textId="77777777" w:rsidR="004863D8" w:rsidRDefault="004863D8" w:rsidP="00F149A0">
            <w:pPr>
              <w:spacing w:line="276" w:lineRule="auto"/>
              <w:jc w:val="left"/>
              <w:rPr>
                <w:rFonts w:ascii="Times New Roman" w:hAnsi="Times New Roman" w:cs="Times New Roman"/>
                <w:b/>
                <w:bCs/>
                <w:sz w:val="16"/>
                <w:szCs w:val="16"/>
              </w:rPr>
            </w:pPr>
          </w:p>
        </w:tc>
        <w:tc>
          <w:tcPr>
            <w:tcW w:w="1247" w:type="dxa"/>
            <w:vAlign w:val="center"/>
          </w:tcPr>
          <w:p w14:paraId="3FD2F13F" w14:textId="77777777" w:rsidR="004863D8" w:rsidRPr="009676D7" w:rsidRDefault="004863D8" w:rsidP="00F149A0">
            <w:pPr>
              <w:spacing w:before="0" w:line="276" w:lineRule="auto"/>
              <w:contextualSpacing/>
              <w:jc w:val="left"/>
              <w:rPr>
                <w:rFonts w:ascii="Times New Roman" w:hAnsi="Times New Roman" w:cs="Times New Roman"/>
                <w:b/>
                <w:bCs/>
                <w:sz w:val="16"/>
                <w:szCs w:val="16"/>
              </w:rPr>
            </w:pPr>
            <w:r w:rsidRPr="5015BD7C">
              <w:rPr>
                <w:rFonts w:ascii="Times New Roman" w:hAnsi="Times New Roman" w:cs="Times New Roman"/>
                <w:b/>
                <w:bCs/>
                <w:sz w:val="16"/>
                <w:szCs w:val="16"/>
              </w:rPr>
              <w:t>155.667,19</w:t>
            </w:r>
          </w:p>
        </w:tc>
        <w:tc>
          <w:tcPr>
            <w:tcW w:w="1474" w:type="dxa"/>
          </w:tcPr>
          <w:p w14:paraId="1A7DCC7D" w14:textId="77777777" w:rsidR="004863D8" w:rsidRPr="009676D7" w:rsidRDefault="004863D8" w:rsidP="00F149A0">
            <w:pPr>
              <w:spacing w:before="0" w:line="276" w:lineRule="auto"/>
              <w:contextualSpacing/>
              <w:jc w:val="center"/>
              <w:rPr>
                <w:rFonts w:ascii="Times New Roman" w:hAnsi="Times New Roman" w:cs="Times New Roman"/>
                <w:sz w:val="16"/>
                <w:szCs w:val="16"/>
              </w:rPr>
            </w:pPr>
            <w:r w:rsidRPr="009676D7">
              <w:rPr>
                <w:rFonts w:ascii="Times New Roman" w:eastAsia="Arial Narrow" w:hAnsi="Times New Roman" w:cs="Times New Roman"/>
                <w:sz w:val="16"/>
                <w:szCs w:val="16"/>
              </w:rPr>
              <w:t xml:space="preserve"> </w:t>
            </w:r>
          </w:p>
        </w:tc>
      </w:tr>
      <w:tr w:rsidR="004863D8" w:rsidRPr="009676D7" w14:paraId="07A5F334" w14:textId="77777777" w:rsidTr="00F149A0">
        <w:trPr>
          <w:trHeight w:val="300"/>
        </w:trPr>
        <w:tc>
          <w:tcPr>
            <w:tcW w:w="1828" w:type="dxa"/>
            <w:vAlign w:val="center"/>
          </w:tcPr>
          <w:p w14:paraId="036B3451" w14:textId="77777777" w:rsidR="004863D8" w:rsidRDefault="004863D8" w:rsidP="00F149A0">
            <w:pPr>
              <w:spacing w:before="0" w:line="276" w:lineRule="auto"/>
              <w:contextualSpacing/>
              <w:jc w:val="left"/>
              <w:rPr>
                <w:rFonts w:ascii="Times New Roman" w:hAnsi="Times New Roman" w:cs="Times New Roman"/>
                <w:b/>
                <w:bCs/>
                <w:sz w:val="16"/>
                <w:szCs w:val="16"/>
              </w:rPr>
            </w:pPr>
            <w:r w:rsidRPr="5015BD7C">
              <w:rPr>
                <w:rFonts w:ascii="Times New Roman" w:eastAsia="Arial Narrow" w:hAnsi="Times New Roman" w:cs="Times New Roman"/>
                <w:b/>
                <w:bCs/>
                <w:color w:val="000000" w:themeColor="text1"/>
                <w:sz w:val="16"/>
                <w:szCs w:val="16"/>
              </w:rPr>
              <w:t xml:space="preserve">Total (ha), Departamento </w:t>
            </w:r>
          </w:p>
        </w:tc>
        <w:tc>
          <w:tcPr>
            <w:tcW w:w="1828" w:type="dxa"/>
          </w:tcPr>
          <w:p w14:paraId="42C2C3D1" w14:textId="77777777" w:rsidR="004863D8" w:rsidRDefault="004863D8" w:rsidP="00F149A0">
            <w:pPr>
              <w:spacing w:line="276" w:lineRule="auto"/>
              <w:jc w:val="center"/>
              <w:rPr>
                <w:rFonts w:ascii="Times New Roman" w:eastAsia="Arial Narrow" w:hAnsi="Times New Roman" w:cs="Times New Roman"/>
                <w:b/>
                <w:bCs/>
                <w:sz w:val="16"/>
                <w:szCs w:val="16"/>
              </w:rPr>
            </w:pPr>
          </w:p>
        </w:tc>
        <w:tc>
          <w:tcPr>
            <w:tcW w:w="1828" w:type="dxa"/>
          </w:tcPr>
          <w:p w14:paraId="44DF1233" w14:textId="77777777" w:rsidR="004863D8" w:rsidRDefault="004863D8" w:rsidP="00F149A0">
            <w:pPr>
              <w:spacing w:line="276" w:lineRule="auto"/>
              <w:jc w:val="center"/>
              <w:rPr>
                <w:rFonts w:ascii="Times New Roman" w:eastAsia="Arial Narrow" w:hAnsi="Times New Roman" w:cs="Times New Roman"/>
                <w:b/>
                <w:bCs/>
                <w:sz w:val="16"/>
                <w:szCs w:val="16"/>
              </w:rPr>
            </w:pPr>
          </w:p>
        </w:tc>
        <w:tc>
          <w:tcPr>
            <w:tcW w:w="1247" w:type="dxa"/>
            <w:vAlign w:val="center"/>
          </w:tcPr>
          <w:p w14:paraId="3CCA103C" w14:textId="77777777" w:rsidR="004863D8" w:rsidRPr="009676D7" w:rsidRDefault="004863D8" w:rsidP="00F149A0">
            <w:pPr>
              <w:spacing w:before="0" w:line="276" w:lineRule="auto"/>
              <w:contextualSpacing/>
              <w:jc w:val="left"/>
              <w:rPr>
                <w:rFonts w:ascii="Times New Roman" w:hAnsi="Times New Roman" w:cs="Times New Roman"/>
                <w:b/>
                <w:bCs/>
                <w:sz w:val="16"/>
                <w:szCs w:val="16"/>
              </w:rPr>
            </w:pPr>
            <w:r w:rsidRPr="5015BD7C">
              <w:rPr>
                <w:rFonts w:ascii="Times New Roman" w:eastAsia="Arial Narrow" w:hAnsi="Times New Roman" w:cs="Times New Roman"/>
                <w:b/>
                <w:bCs/>
                <w:sz w:val="16"/>
                <w:szCs w:val="16"/>
              </w:rPr>
              <w:t xml:space="preserve"> 756.129.74</w:t>
            </w:r>
          </w:p>
        </w:tc>
        <w:tc>
          <w:tcPr>
            <w:tcW w:w="1474" w:type="dxa"/>
          </w:tcPr>
          <w:p w14:paraId="2EDDA23E" w14:textId="77777777" w:rsidR="004863D8" w:rsidRPr="009676D7" w:rsidRDefault="004863D8" w:rsidP="00F149A0">
            <w:pPr>
              <w:spacing w:before="0" w:line="276" w:lineRule="auto"/>
              <w:contextualSpacing/>
              <w:jc w:val="center"/>
              <w:rPr>
                <w:rFonts w:ascii="Times New Roman" w:hAnsi="Times New Roman" w:cs="Times New Roman"/>
                <w:b/>
                <w:sz w:val="16"/>
                <w:szCs w:val="16"/>
              </w:rPr>
            </w:pPr>
            <w:r w:rsidRPr="009676D7">
              <w:rPr>
                <w:rFonts w:ascii="Times New Roman" w:eastAsia="Arial Narrow" w:hAnsi="Times New Roman" w:cs="Times New Roman"/>
                <w:b/>
                <w:sz w:val="16"/>
                <w:szCs w:val="16"/>
              </w:rPr>
              <w:t xml:space="preserve"> </w:t>
            </w:r>
          </w:p>
        </w:tc>
      </w:tr>
    </w:tbl>
    <w:p w14:paraId="046FBABB" w14:textId="77777777" w:rsidR="004863D8" w:rsidRPr="009676D7" w:rsidRDefault="004863D8" w:rsidP="004863D8">
      <w:pPr>
        <w:pBdr>
          <w:top w:val="single" w:sz="8" w:space="0" w:color="000000"/>
        </w:pBdr>
      </w:pPr>
      <w:r w:rsidRPr="73BC2806">
        <w:rPr>
          <w:rFonts w:ascii="Times New Roman" w:eastAsia="Arial Narrow" w:hAnsi="Times New Roman" w:cs="Times New Roman"/>
          <w:b/>
          <w:bCs/>
          <w:color w:val="000000" w:themeColor="text1"/>
          <w:sz w:val="18"/>
          <w:szCs w:val="18"/>
        </w:rPr>
        <w:t>Fuente:</w:t>
      </w:r>
      <w:r w:rsidRPr="73BC2806">
        <w:rPr>
          <w:rFonts w:ascii="Times New Roman" w:eastAsia="Arial Narrow" w:hAnsi="Times New Roman" w:cs="Times New Roman"/>
          <w:color w:val="000000" w:themeColor="text1"/>
          <w:sz w:val="18"/>
          <w:szCs w:val="18"/>
        </w:rPr>
        <w:t xml:space="preserve"> </w:t>
      </w:r>
      <w:r w:rsidRPr="73BC2806">
        <w:rPr>
          <w:rFonts w:ascii="Times New Roman" w:eastAsia="Times New Roman" w:hAnsi="Times New Roman" w:cs="Times New Roman"/>
          <w:sz w:val="18"/>
          <w:szCs w:val="18"/>
        </w:rPr>
        <w:t>PNNC (s.f.). Cálculos propios.</w:t>
      </w:r>
    </w:p>
    <w:p w14:paraId="4D5B4B2F" w14:textId="77777777" w:rsidR="004863D8" w:rsidRPr="009676D7" w:rsidRDefault="004863D8" w:rsidP="004863D8">
      <w:pPr>
        <w:pBdr>
          <w:top w:val="single" w:sz="8" w:space="0" w:color="000000"/>
        </w:pBdr>
        <w:rPr>
          <w:rFonts w:ascii="Times New Roman" w:eastAsia="Arial" w:hAnsi="Times New Roman" w:cs="Times New Roman"/>
          <w:color w:val="000000" w:themeColor="text1"/>
        </w:rPr>
      </w:pPr>
      <w:r w:rsidRPr="009676D7">
        <w:rPr>
          <w:rFonts w:ascii="Times New Roman" w:eastAsia="Arial" w:hAnsi="Times New Roman" w:cs="Times New Roman"/>
          <w:color w:val="000000" w:themeColor="text1"/>
        </w:rPr>
        <w:t xml:space="preserve">En relación con el índice de Riesgo de Calidad del Agua (IRCA) que califica el grado de peligro sanitario al consumir agua, las mediciones al interior de los municipios que conforman la Provincia evidencian que a nivel urbano es satisfactorio en los trece municipios. En relación con la información rural solo cuatro municipios reportan datos, de estos Anorí y Guadalupe se clasifican como </w:t>
      </w:r>
      <w:r w:rsidRPr="009676D7">
        <w:rPr>
          <w:rFonts w:ascii="Times New Roman" w:eastAsia="Arial" w:hAnsi="Times New Roman" w:cs="Times New Roman"/>
          <w:i/>
          <w:iCs/>
          <w:color w:val="000000" w:themeColor="text1"/>
        </w:rPr>
        <w:t>sin riesgo</w:t>
      </w:r>
      <w:r w:rsidRPr="009676D7">
        <w:rPr>
          <w:rFonts w:ascii="Times New Roman" w:eastAsia="Arial" w:hAnsi="Times New Roman" w:cs="Times New Roman"/>
          <w:color w:val="000000" w:themeColor="text1"/>
        </w:rPr>
        <w:t xml:space="preserve"> en tanto que Angostura (16,3) y Yarumal (29,5) presentan </w:t>
      </w:r>
      <w:r w:rsidRPr="009676D7">
        <w:rPr>
          <w:rFonts w:ascii="Times New Roman" w:eastAsia="Arial" w:hAnsi="Times New Roman" w:cs="Times New Roman"/>
          <w:i/>
          <w:iCs/>
          <w:color w:val="000000" w:themeColor="text1"/>
        </w:rPr>
        <w:t>riesgo medio</w:t>
      </w:r>
      <w:r w:rsidRPr="009676D7">
        <w:rPr>
          <w:rFonts w:ascii="Times New Roman" w:eastAsia="Arial" w:hAnsi="Times New Roman" w:cs="Times New Roman"/>
          <w:color w:val="000000" w:themeColor="text1"/>
        </w:rPr>
        <w:t>. La ausencia de datos rurales en nueve municipios impide dimensionar la situación de potabilidad donde reside la mayor parte de la población.</w:t>
      </w:r>
    </w:p>
    <w:p w14:paraId="42602D34" w14:textId="77777777" w:rsidR="004863D8" w:rsidRPr="009676D7" w:rsidRDefault="004863D8" w:rsidP="004863D8">
      <w:pPr>
        <w:pBdr>
          <w:top w:val="single" w:sz="8" w:space="0" w:color="000000"/>
        </w:pBdr>
        <w:rPr>
          <w:rFonts w:ascii="Times New Roman" w:hAnsi="Times New Roman" w:cs="Times New Roman"/>
        </w:rPr>
      </w:pPr>
    </w:p>
    <w:p w14:paraId="7EB309A4" w14:textId="77777777" w:rsidR="004863D8" w:rsidRPr="009676D7" w:rsidRDefault="004863D8" w:rsidP="004863D8">
      <w:pPr>
        <w:pStyle w:val="Caption"/>
        <w:keepNext/>
        <w:jc w:val="center"/>
        <w:rPr>
          <w:rFonts w:ascii="Times New Roman" w:hAnsi="Times New Roman" w:cs="Times New Roman"/>
          <w:i w:val="0"/>
          <w:sz w:val="20"/>
          <w:szCs w:val="20"/>
        </w:rPr>
      </w:pPr>
      <w:commentRangeStart w:id="44"/>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41</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IRCA en los municipios de la PAP Bio-energética del Norte de Antioquia - 2024</w:t>
      </w:r>
      <w:commentRangeEnd w:id="44"/>
      <w:r w:rsidRPr="009676D7">
        <w:rPr>
          <w:rStyle w:val="CommentReference"/>
          <w:rFonts w:ascii="Times New Roman" w:hAnsi="Times New Roman" w:cs="Times New Roman"/>
          <w:i w:val="0"/>
          <w:sz w:val="20"/>
          <w:szCs w:val="20"/>
        </w:rPr>
        <w:commentReference w:id="44"/>
      </w:r>
    </w:p>
    <w:tbl>
      <w:tblPr>
        <w:tblStyle w:val="TableGrid"/>
        <w:tblW w:w="0" w:type="auto"/>
        <w:tblLook w:val="04A0" w:firstRow="1" w:lastRow="0" w:firstColumn="1" w:lastColumn="0" w:noHBand="0" w:noVBand="1"/>
      </w:tblPr>
      <w:tblGrid>
        <w:gridCol w:w="2377"/>
        <w:gridCol w:w="1618"/>
        <w:gridCol w:w="1615"/>
        <w:gridCol w:w="1606"/>
        <w:gridCol w:w="1612"/>
      </w:tblGrid>
      <w:tr w:rsidR="004863D8" w:rsidRPr="009676D7" w14:paraId="4820EF6F" w14:textId="77777777" w:rsidTr="00F149A0">
        <w:trPr>
          <w:trHeight w:val="300"/>
        </w:trPr>
        <w:tc>
          <w:tcPr>
            <w:tcW w:w="2377" w:type="dxa"/>
            <w:shd w:val="clear" w:color="auto" w:fill="002060"/>
            <w:vAlign w:val="center"/>
          </w:tcPr>
          <w:p w14:paraId="3585CC0B" w14:textId="77777777" w:rsidR="004863D8" w:rsidRPr="009676D7" w:rsidRDefault="004863D8" w:rsidP="00F149A0">
            <w:pPr>
              <w:spacing w:line="276" w:lineRule="auto"/>
              <w:jc w:val="center"/>
              <w:rPr>
                <w:rFonts w:ascii="Times New Roman" w:hAnsi="Times New Roman" w:cs="Times New Roman"/>
                <w:color w:val="FFFFFF" w:themeColor="background1"/>
                <w:sz w:val="16"/>
                <w:szCs w:val="16"/>
              </w:rPr>
            </w:pPr>
            <w:r w:rsidRPr="009676D7">
              <w:rPr>
                <w:rFonts w:ascii="Times New Roman" w:eastAsia="Calibri" w:hAnsi="Times New Roman" w:cs="Times New Roman"/>
                <w:b/>
                <w:bCs/>
                <w:color w:val="FFFFFF" w:themeColor="background1"/>
                <w:sz w:val="16"/>
                <w:szCs w:val="16"/>
              </w:rPr>
              <w:t>Municipio</w:t>
            </w:r>
          </w:p>
        </w:tc>
        <w:tc>
          <w:tcPr>
            <w:tcW w:w="1618" w:type="dxa"/>
            <w:shd w:val="clear" w:color="auto" w:fill="002060"/>
            <w:vAlign w:val="center"/>
          </w:tcPr>
          <w:p w14:paraId="68F19863" w14:textId="77777777" w:rsidR="004863D8" w:rsidRPr="009676D7" w:rsidRDefault="004863D8" w:rsidP="00F149A0">
            <w:pPr>
              <w:spacing w:line="276" w:lineRule="auto"/>
              <w:jc w:val="center"/>
              <w:rPr>
                <w:rFonts w:ascii="Times New Roman" w:hAnsi="Times New Roman" w:cs="Times New Roman"/>
                <w:color w:val="FFFFFF" w:themeColor="background1"/>
                <w:sz w:val="16"/>
                <w:szCs w:val="16"/>
              </w:rPr>
            </w:pPr>
            <w:r w:rsidRPr="009676D7">
              <w:rPr>
                <w:rFonts w:ascii="Times New Roman" w:eastAsia="Arial" w:hAnsi="Times New Roman" w:cs="Times New Roman"/>
                <w:b/>
                <w:bCs/>
                <w:color w:val="FFFFFF" w:themeColor="background1"/>
                <w:sz w:val="16"/>
                <w:szCs w:val="16"/>
              </w:rPr>
              <w:t>IRC Urbano</w:t>
            </w:r>
          </w:p>
        </w:tc>
        <w:tc>
          <w:tcPr>
            <w:tcW w:w="1615" w:type="dxa"/>
            <w:shd w:val="clear" w:color="auto" w:fill="002060"/>
            <w:vAlign w:val="center"/>
          </w:tcPr>
          <w:p w14:paraId="176FF85E" w14:textId="77777777" w:rsidR="004863D8" w:rsidRPr="009676D7" w:rsidRDefault="004863D8" w:rsidP="00F149A0">
            <w:pPr>
              <w:spacing w:line="276" w:lineRule="auto"/>
              <w:jc w:val="center"/>
              <w:rPr>
                <w:rFonts w:ascii="Times New Roman" w:hAnsi="Times New Roman" w:cs="Times New Roman"/>
                <w:color w:val="FFFFFF" w:themeColor="background1"/>
                <w:sz w:val="16"/>
                <w:szCs w:val="16"/>
              </w:rPr>
            </w:pPr>
            <w:r w:rsidRPr="009676D7">
              <w:rPr>
                <w:rFonts w:ascii="Times New Roman" w:eastAsia="Arial" w:hAnsi="Times New Roman" w:cs="Times New Roman"/>
                <w:b/>
                <w:bCs/>
                <w:color w:val="FFFFFF" w:themeColor="background1"/>
                <w:sz w:val="16"/>
                <w:szCs w:val="16"/>
              </w:rPr>
              <w:t>Nivel de riesgo urbano</w:t>
            </w:r>
          </w:p>
        </w:tc>
        <w:tc>
          <w:tcPr>
            <w:tcW w:w="1606" w:type="dxa"/>
            <w:shd w:val="clear" w:color="auto" w:fill="002060"/>
            <w:vAlign w:val="center"/>
          </w:tcPr>
          <w:p w14:paraId="3D97DEED" w14:textId="77777777" w:rsidR="004863D8" w:rsidRPr="009676D7" w:rsidRDefault="004863D8" w:rsidP="00F149A0">
            <w:pPr>
              <w:spacing w:line="276" w:lineRule="auto"/>
              <w:jc w:val="center"/>
              <w:rPr>
                <w:rFonts w:ascii="Times New Roman" w:hAnsi="Times New Roman" w:cs="Times New Roman"/>
                <w:color w:val="FFFFFF" w:themeColor="background1"/>
                <w:sz w:val="16"/>
                <w:szCs w:val="16"/>
              </w:rPr>
            </w:pPr>
            <w:r w:rsidRPr="009676D7">
              <w:rPr>
                <w:rFonts w:ascii="Times New Roman" w:eastAsia="Arial" w:hAnsi="Times New Roman" w:cs="Times New Roman"/>
                <w:b/>
                <w:bCs/>
                <w:color w:val="FFFFFF" w:themeColor="background1"/>
                <w:sz w:val="16"/>
                <w:szCs w:val="16"/>
              </w:rPr>
              <w:t>IRC Rural</w:t>
            </w:r>
          </w:p>
        </w:tc>
        <w:tc>
          <w:tcPr>
            <w:tcW w:w="1612" w:type="dxa"/>
            <w:shd w:val="clear" w:color="auto" w:fill="002060"/>
            <w:vAlign w:val="center"/>
          </w:tcPr>
          <w:p w14:paraId="06500D75" w14:textId="77777777" w:rsidR="004863D8" w:rsidRPr="009676D7" w:rsidRDefault="004863D8" w:rsidP="00F149A0">
            <w:pPr>
              <w:spacing w:line="276" w:lineRule="auto"/>
              <w:jc w:val="center"/>
              <w:rPr>
                <w:rFonts w:ascii="Times New Roman" w:hAnsi="Times New Roman" w:cs="Times New Roman"/>
                <w:color w:val="FFFFFF" w:themeColor="background1"/>
                <w:sz w:val="16"/>
                <w:szCs w:val="16"/>
              </w:rPr>
            </w:pPr>
            <w:r w:rsidRPr="009676D7">
              <w:rPr>
                <w:rFonts w:ascii="Times New Roman" w:eastAsia="Arial" w:hAnsi="Times New Roman" w:cs="Times New Roman"/>
                <w:b/>
                <w:bCs/>
                <w:color w:val="FFFFFF" w:themeColor="background1"/>
                <w:sz w:val="16"/>
                <w:szCs w:val="16"/>
              </w:rPr>
              <w:t>Nivel de riesgo rural</w:t>
            </w:r>
          </w:p>
        </w:tc>
      </w:tr>
      <w:tr w:rsidR="004863D8" w:rsidRPr="009676D7" w14:paraId="347E5954" w14:textId="77777777" w:rsidTr="00F149A0">
        <w:trPr>
          <w:trHeight w:val="300"/>
        </w:trPr>
        <w:tc>
          <w:tcPr>
            <w:tcW w:w="2377" w:type="dxa"/>
          </w:tcPr>
          <w:p w14:paraId="328E5C6D"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Angostura</w:t>
            </w:r>
          </w:p>
        </w:tc>
        <w:tc>
          <w:tcPr>
            <w:tcW w:w="1618" w:type="dxa"/>
          </w:tcPr>
          <w:p w14:paraId="1A7C990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1615" w:type="dxa"/>
          </w:tcPr>
          <w:p w14:paraId="3907ED8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Sin riesgo</w:t>
            </w:r>
          </w:p>
        </w:tc>
        <w:tc>
          <w:tcPr>
            <w:tcW w:w="1606" w:type="dxa"/>
          </w:tcPr>
          <w:p w14:paraId="002F0B5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16,3</w:t>
            </w:r>
          </w:p>
        </w:tc>
        <w:tc>
          <w:tcPr>
            <w:tcW w:w="1612" w:type="dxa"/>
          </w:tcPr>
          <w:p w14:paraId="27D1BE4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Riesgo medio</w:t>
            </w:r>
          </w:p>
        </w:tc>
      </w:tr>
      <w:tr w:rsidR="004863D8" w:rsidRPr="009676D7" w14:paraId="455DB9D1" w14:textId="77777777" w:rsidTr="00F149A0">
        <w:trPr>
          <w:trHeight w:val="300"/>
        </w:trPr>
        <w:tc>
          <w:tcPr>
            <w:tcW w:w="2377" w:type="dxa"/>
          </w:tcPr>
          <w:p w14:paraId="6E35CD12"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Anorí</w:t>
            </w:r>
          </w:p>
        </w:tc>
        <w:tc>
          <w:tcPr>
            <w:tcW w:w="1618" w:type="dxa"/>
          </w:tcPr>
          <w:p w14:paraId="2109186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color w:val="000000" w:themeColor="text1"/>
                <w:sz w:val="16"/>
                <w:szCs w:val="16"/>
              </w:rPr>
              <w:t>3,8</w:t>
            </w:r>
          </w:p>
        </w:tc>
        <w:tc>
          <w:tcPr>
            <w:tcW w:w="1615" w:type="dxa"/>
          </w:tcPr>
          <w:p w14:paraId="74FA4B2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Sin riesgo</w:t>
            </w:r>
          </w:p>
        </w:tc>
        <w:tc>
          <w:tcPr>
            <w:tcW w:w="1606" w:type="dxa"/>
          </w:tcPr>
          <w:p w14:paraId="4121532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color w:val="000000" w:themeColor="text1"/>
                <w:sz w:val="16"/>
                <w:szCs w:val="16"/>
              </w:rPr>
              <w:t>0,6</w:t>
            </w:r>
          </w:p>
        </w:tc>
        <w:tc>
          <w:tcPr>
            <w:tcW w:w="1612" w:type="dxa"/>
          </w:tcPr>
          <w:p w14:paraId="367F1BE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Sin riesgo</w:t>
            </w:r>
          </w:p>
        </w:tc>
      </w:tr>
      <w:tr w:rsidR="004863D8" w:rsidRPr="009676D7" w14:paraId="0AD7AEA9" w14:textId="77777777" w:rsidTr="00F149A0">
        <w:trPr>
          <w:trHeight w:val="300"/>
        </w:trPr>
        <w:tc>
          <w:tcPr>
            <w:tcW w:w="2377" w:type="dxa"/>
          </w:tcPr>
          <w:p w14:paraId="37AE6569"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Briceño</w:t>
            </w:r>
          </w:p>
        </w:tc>
        <w:tc>
          <w:tcPr>
            <w:tcW w:w="1618" w:type="dxa"/>
          </w:tcPr>
          <w:p w14:paraId="387548D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1,1</w:t>
            </w:r>
          </w:p>
        </w:tc>
        <w:tc>
          <w:tcPr>
            <w:tcW w:w="1615" w:type="dxa"/>
          </w:tcPr>
          <w:p w14:paraId="0678DFF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Sin riesgo</w:t>
            </w:r>
          </w:p>
        </w:tc>
        <w:tc>
          <w:tcPr>
            <w:tcW w:w="1606" w:type="dxa"/>
          </w:tcPr>
          <w:p w14:paraId="6635ABF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ND</w:t>
            </w:r>
          </w:p>
        </w:tc>
        <w:tc>
          <w:tcPr>
            <w:tcW w:w="1612" w:type="dxa"/>
          </w:tcPr>
          <w:p w14:paraId="3414539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ND</w:t>
            </w:r>
          </w:p>
        </w:tc>
      </w:tr>
      <w:tr w:rsidR="004863D8" w:rsidRPr="009676D7" w14:paraId="74C24D6C" w14:textId="77777777" w:rsidTr="00F149A0">
        <w:trPr>
          <w:trHeight w:val="300"/>
        </w:trPr>
        <w:tc>
          <w:tcPr>
            <w:tcW w:w="2377" w:type="dxa"/>
          </w:tcPr>
          <w:p w14:paraId="0F5444F7"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Campamento</w:t>
            </w:r>
          </w:p>
        </w:tc>
        <w:tc>
          <w:tcPr>
            <w:tcW w:w="1618" w:type="dxa"/>
          </w:tcPr>
          <w:p w14:paraId="2EE67AB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color w:val="000000" w:themeColor="text1"/>
                <w:sz w:val="16"/>
                <w:szCs w:val="16"/>
              </w:rPr>
              <w:t>1,8</w:t>
            </w:r>
          </w:p>
        </w:tc>
        <w:tc>
          <w:tcPr>
            <w:tcW w:w="1615" w:type="dxa"/>
          </w:tcPr>
          <w:p w14:paraId="5AFEA72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Sin riesgo</w:t>
            </w:r>
          </w:p>
        </w:tc>
        <w:tc>
          <w:tcPr>
            <w:tcW w:w="1606" w:type="dxa"/>
          </w:tcPr>
          <w:p w14:paraId="765F79D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ND</w:t>
            </w:r>
          </w:p>
        </w:tc>
        <w:tc>
          <w:tcPr>
            <w:tcW w:w="1612" w:type="dxa"/>
          </w:tcPr>
          <w:p w14:paraId="47D2959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ND</w:t>
            </w:r>
          </w:p>
        </w:tc>
      </w:tr>
      <w:tr w:rsidR="004863D8" w:rsidRPr="009676D7" w14:paraId="163BF9BE" w14:textId="77777777" w:rsidTr="00F149A0">
        <w:trPr>
          <w:trHeight w:val="300"/>
        </w:trPr>
        <w:tc>
          <w:tcPr>
            <w:tcW w:w="2377" w:type="dxa"/>
          </w:tcPr>
          <w:p w14:paraId="5D211A93"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Carolina del Príncipe</w:t>
            </w:r>
          </w:p>
        </w:tc>
        <w:tc>
          <w:tcPr>
            <w:tcW w:w="1618" w:type="dxa"/>
          </w:tcPr>
          <w:p w14:paraId="5A055A6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w:t>
            </w:r>
          </w:p>
        </w:tc>
        <w:tc>
          <w:tcPr>
            <w:tcW w:w="1615" w:type="dxa"/>
          </w:tcPr>
          <w:p w14:paraId="1A6B36C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Sin riesgo</w:t>
            </w:r>
          </w:p>
        </w:tc>
        <w:tc>
          <w:tcPr>
            <w:tcW w:w="1606" w:type="dxa"/>
          </w:tcPr>
          <w:p w14:paraId="1E21640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ND</w:t>
            </w:r>
          </w:p>
        </w:tc>
        <w:tc>
          <w:tcPr>
            <w:tcW w:w="1612" w:type="dxa"/>
          </w:tcPr>
          <w:p w14:paraId="02085F4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ND</w:t>
            </w:r>
          </w:p>
        </w:tc>
      </w:tr>
      <w:tr w:rsidR="004863D8" w:rsidRPr="009676D7" w14:paraId="3BC9F023" w14:textId="77777777" w:rsidTr="00F149A0">
        <w:trPr>
          <w:trHeight w:val="300"/>
        </w:trPr>
        <w:tc>
          <w:tcPr>
            <w:tcW w:w="2377" w:type="dxa"/>
          </w:tcPr>
          <w:p w14:paraId="15E8A46D"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Gómez Plata</w:t>
            </w:r>
          </w:p>
        </w:tc>
        <w:tc>
          <w:tcPr>
            <w:tcW w:w="1618" w:type="dxa"/>
          </w:tcPr>
          <w:p w14:paraId="18F8AF2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color w:val="000000" w:themeColor="text1"/>
                <w:sz w:val="16"/>
                <w:szCs w:val="16"/>
              </w:rPr>
              <w:t>4,6</w:t>
            </w:r>
          </w:p>
        </w:tc>
        <w:tc>
          <w:tcPr>
            <w:tcW w:w="1615" w:type="dxa"/>
          </w:tcPr>
          <w:p w14:paraId="1763746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Sin riesgo</w:t>
            </w:r>
          </w:p>
        </w:tc>
        <w:tc>
          <w:tcPr>
            <w:tcW w:w="1606" w:type="dxa"/>
          </w:tcPr>
          <w:p w14:paraId="5D75977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ND</w:t>
            </w:r>
          </w:p>
        </w:tc>
        <w:tc>
          <w:tcPr>
            <w:tcW w:w="1612" w:type="dxa"/>
          </w:tcPr>
          <w:p w14:paraId="033FA5D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ND</w:t>
            </w:r>
          </w:p>
        </w:tc>
      </w:tr>
      <w:tr w:rsidR="004863D8" w:rsidRPr="009676D7" w14:paraId="4A35D18A" w14:textId="77777777" w:rsidTr="00F149A0">
        <w:trPr>
          <w:trHeight w:val="300"/>
        </w:trPr>
        <w:tc>
          <w:tcPr>
            <w:tcW w:w="2377" w:type="dxa"/>
          </w:tcPr>
          <w:p w14:paraId="4D0E500C"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Guadalupe</w:t>
            </w:r>
          </w:p>
        </w:tc>
        <w:tc>
          <w:tcPr>
            <w:tcW w:w="1618" w:type="dxa"/>
          </w:tcPr>
          <w:p w14:paraId="3921CB5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0,9</w:t>
            </w:r>
          </w:p>
        </w:tc>
        <w:tc>
          <w:tcPr>
            <w:tcW w:w="1615" w:type="dxa"/>
          </w:tcPr>
          <w:p w14:paraId="60822FB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Sin riesgo</w:t>
            </w:r>
          </w:p>
        </w:tc>
        <w:tc>
          <w:tcPr>
            <w:tcW w:w="1606" w:type="dxa"/>
          </w:tcPr>
          <w:p w14:paraId="7D6DE71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1612" w:type="dxa"/>
          </w:tcPr>
          <w:p w14:paraId="7C46FBC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Sin riesgo</w:t>
            </w:r>
          </w:p>
        </w:tc>
      </w:tr>
      <w:tr w:rsidR="004863D8" w:rsidRPr="009676D7" w14:paraId="5BD13DB3" w14:textId="77777777" w:rsidTr="00F149A0">
        <w:trPr>
          <w:trHeight w:val="300"/>
        </w:trPr>
        <w:tc>
          <w:tcPr>
            <w:tcW w:w="2377" w:type="dxa"/>
          </w:tcPr>
          <w:p w14:paraId="0DB489A8"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Ituango</w:t>
            </w:r>
          </w:p>
        </w:tc>
        <w:tc>
          <w:tcPr>
            <w:tcW w:w="1618" w:type="dxa"/>
          </w:tcPr>
          <w:p w14:paraId="6211A26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1615" w:type="dxa"/>
          </w:tcPr>
          <w:p w14:paraId="5991633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Sin riesgo</w:t>
            </w:r>
          </w:p>
        </w:tc>
        <w:tc>
          <w:tcPr>
            <w:tcW w:w="1606" w:type="dxa"/>
          </w:tcPr>
          <w:p w14:paraId="3997846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ND</w:t>
            </w:r>
          </w:p>
        </w:tc>
        <w:tc>
          <w:tcPr>
            <w:tcW w:w="1612" w:type="dxa"/>
          </w:tcPr>
          <w:p w14:paraId="04C02ED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ND</w:t>
            </w:r>
          </w:p>
        </w:tc>
      </w:tr>
      <w:tr w:rsidR="004863D8" w:rsidRPr="009676D7" w14:paraId="3037BBCC" w14:textId="77777777" w:rsidTr="00F149A0">
        <w:trPr>
          <w:trHeight w:val="300"/>
        </w:trPr>
        <w:tc>
          <w:tcPr>
            <w:tcW w:w="2377" w:type="dxa"/>
          </w:tcPr>
          <w:p w14:paraId="0538EF32"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San Andrés de Cuerquia</w:t>
            </w:r>
          </w:p>
        </w:tc>
        <w:tc>
          <w:tcPr>
            <w:tcW w:w="1618" w:type="dxa"/>
          </w:tcPr>
          <w:p w14:paraId="743D0B9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1,8</w:t>
            </w:r>
          </w:p>
        </w:tc>
        <w:tc>
          <w:tcPr>
            <w:tcW w:w="1615" w:type="dxa"/>
          </w:tcPr>
          <w:p w14:paraId="64F32D3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Sin riesgo</w:t>
            </w:r>
          </w:p>
        </w:tc>
        <w:tc>
          <w:tcPr>
            <w:tcW w:w="1606" w:type="dxa"/>
          </w:tcPr>
          <w:p w14:paraId="601ABD8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ND</w:t>
            </w:r>
          </w:p>
        </w:tc>
        <w:tc>
          <w:tcPr>
            <w:tcW w:w="1612" w:type="dxa"/>
          </w:tcPr>
          <w:p w14:paraId="7CE6758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ND</w:t>
            </w:r>
          </w:p>
        </w:tc>
      </w:tr>
      <w:tr w:rsidR="004863D8" w:rsidRPr="009676D7" w14:paraId="7F22C644" w14:textId="77777777" w:rsidTr="00F149A0">
        <w:trPr>
          <w:trHeight w:val="300"/>
        </w:trPr>
        <w:tc>
          <w:tcPr>
            <w:tcW w:w="2377" w:type="dxa"/>
          </w:tcPr>
          <w:p w14:paraId="652C4F68"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San José de La Montaña</w:t>
            </w:r>
          </w:p>
        </w:tc>
        <w:tc>
          <w:tcPr>
            <w:tcW w:w="1618" w:type="dxa"/>
          </w:tcPr>
          <w:p w14:paraId="6FEF41D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color w:val="000000" w:themeColor="text1"/>
                <w:sz w:val="16"/>
                <w:szCs w:val="16"/>
              </w:rPr>
              <w:t>1,3</w:t>
            </w:r>
          </w:p>
        </w:tc>
        <w:tc>
          <w:tcPr>
            <w:tcW w:w="1615" w:type="dxa"/>
          </w:tcPr>
          <w:p w14:paraId="48BEA98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Sin riesgo</w:t>
            </w:r>
          </w:p>
        </w:tc>
        <w:tc>
          <w:tcPr>
            <w:tcW w:w="1606" w:type="dxa"/>
          </w:tcPr>
          <w:p w14:paraId="55799B3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ND</w:t>
            </w:r>
          </w:p>
        </w:tc>
        <w:tc>
          <w:tcPr>
            <w:tcW w:w="1612" w:type="dxa"/>
          </w:tcPr>
          <w:p w14:paraId="3543A52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ND</w:t>
            </w:r>
          </w:p>
        </w:tc>
      </w:tr>
      <w:tr w:rsidR="004863D8" w:rsidRPr="009676D7" w14:paraId="714A9C9C" w14:textId="77777777" w:rsidTr="00F149A0">
        <w:trPr>
          <w:trHeight w:val="300"/>
        </w:trPr>
        <w:tc>
          <w:tcPr>
            <w:tcW w:w="2377" w:type="dxa"/>
          </w:tcPr>
          <w:p w14:paraId="741D1264"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Toledo</w:t>
            </w:r>
          </w:p>
        </w:tc>
        <w:tc>
          <w:tcPr>
            <w:tcW w:w="1618" w:type="dxa"/>
          </w:tcPr>
          <w:p w14:paraId="1A57718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1,5</w:t>
            </w:r>
          </w:p>
        </w:tc>
        <w:tc>
          <w:tcPr>
            <w:tcW w:w="1615" w:type="dxa"/>
          </w:tcPr>
          <w:p w14:paraId="27AC055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Sin riesgo</w:t>
            </w:r>
          </w:p>
        </w:tc>
        <w:tc>
          <w:tcPr>
            <w:tcW w:w="1606" w:type="dxa"/>
          </w:tcPr>
          <w:p w14:paraId="0D56A42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ND</w:t>
            </w:r>
          </w:p>
        </w:tc>
        <w:tc>
          <w:tcPr>
            <w:tcW w:w="1612" w:type="dxa"/>
          </w:tcPr>
          <w:p w14:paraId="4FE3CD5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ND</w:t>
            </w:r>
          </w:p>
        </w:tc>
      </w:tr>
      <w:tr w:rsidR="004863D8" w:rsidRPr="009676D7" w14:paraId="2252BA9E" w14:textId="77777777" w:rsidTr="00F149A0">
        <w:trPr>
          <w:trHeight w:val="300"/>
        </w:trPr>
        <w:tc>
          <w:tcPr>
            <w:tcW w:w="2377" w:type="dxa"/>
          </w:tcPr>
          <w:p w14:paraId="56670A7A"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Valdivia</w:t>
            </w:r>
          </w:p>
        </w:tc>
        <w:tc>
          <w:tcPr>
            <w:tcW w:w="1618" w:type="dxa"/>
          </w:tcPr>
          <w:p w14:paraId="4A09C34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color w:val="000000" w:themeColor="text1"/>
                <w:sz w:val="16"/>
                <w:szCs w:val="16"/>
              </w:rPr>
              <w:t>1,2</w:t>
            </w:r>
          </w:p>
        </w:tc>
        <w:tc>
          <w:tcPr>
            <w:tcW w:w="1615" w:type="dxa"/>
          </w:tcPr>
          <w:p w14:paraId="7394AC1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Sin riesgo</w:t>
            </w:r>
          </w:p>
        </w:tc>
        <w:tc>
          <w:tcPr>
            <w:tcW w:w="1606" w:type="dxa"/>
          </w:tcPr>
          <w:p w14:paraId="299BDF6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ND</w:t>
            </w:r>
          </w:p>
        </w:tc>
        <w:tc>
          <w:tcPr>
            <w:tcW w:w="1612" w:type="dxa"/>
          </w:tcPr>
          <w:p w14:paraId="5BD5560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ND</w:t>
            </w:r>
          </w:p>
        </w:tc>
      </w:tr>
      <w:tr w:rsidR="004863D8" w:rsidRPr="009676D7" w14:paraId="3BD72B81" w14:textId="77777777" w:rsidTr="00F149A0">
        <w:trPr>
          <w:trHeight w:val="300"/>
        </w:trPr>
        <w:tc>
          <w:tcPr>
            <w:tcW w:w="2377" w:type="dxa"/>
          </w:tcPr>
          <w:p w14:paraId="5ACDF1F9"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Yarumal</w:t>
            </w:r>
          </w:p>
        </w:tc>
        <w:tc>
          <w:tcPr>
            <w:tcW w:w="1618" w:type="dxa"/>
          </w:tcPr>
          <w:p w14:paraId="29C8CE9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0,2</w:t>
            </w:r>
          </w:p>
        </w:tc>
        <w:tc>
          <w:tcPr>
            <w:tcW w:w="1615" w:type="dxa"/>
          </w:tcPr>
          <w:p w14:paraId="17AAA81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Sin riesgo</w:t>
            </w:r>
          </w:p>
        </w:tc>
        <w:tc>
          <w:tcPr>
            <w:tcW w:w="1606" w:type="dxa"/>
          </w:tcPr>
          <w:p w14:paraId="08FE378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29,5</w:t>
            </w:r>
          </w:p>
        </w:tc>
        <w:tc>
          <w:tcPr>
            <w:tcW w:w="1612" w:type="dxa"/>
          </w:tcPr>
          <w:p w14:paraId="1BA59F2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Riesgo medio</w:t>
            </w:r>
          </w:p>
        </w:tc>
      </w:tr>
      <w:tr w:rsidR="004863D8" w:rsidRPr="009676D7" w14:paraId="4E74BDEB" w14:textId="77777777" w:rsidTr="00F149A0">
        <w:trPr>
          <w:trHeight w:val="300"/>
        </w:trPr>
        <w:tc>
          <w:tcPr>
            <w:tcW w:w="2377" w:type="dxa"/>
          </w:tcPr>
          <w:p w14:paraId="48ACBE44"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
                <w:bCs/>
                <w:color w:val="000000" w:themeColor="text1"/>
                <w:sz w:val="16"/>
                <w:szCs w:val="16"/>
              </w:rPr>
              <w:t>Antioquia</w:t>
            </w:r>
          </w:p>
        </w:tc>
        <w:tc>
          <w:tcPr>
            <w:tcW w:w="1618" w:type="dxa"/>
          </w:tcPr>
          <w:p w14:paraId="260C1EB5"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color w:val="000000" w:themeColor="text1"/>
                <w:sz w:val="16"/>
                <w:szCs w:val="16"/>
              </w:rPr>
              <w:t>2,4</w:t>
            </w:r>
          </w:p>
        </w:tc>
        <w:tc>
          <w:tcPr>
            <w:tcW w:w="1615" w:type="dxa"/>
          </w:tcPr>
          <w:p w14:paraId="3A02BDBA"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color w:val="000000" w:themeColor="text1"/>
                <w:sz w:val="16"/>
                <w:szCs w:val="16"/>
              </w:rPr>
              <w:t>Sin riesgo</w:t>
            </w:r>
          </w:p>
        </w:tc>
        <w:tc>
          <w:tcPr>
            <w:tcW w:w="1606" w:type="dxa"/>
          </w:tcPr>
          <w:p w14:paraId="16355659"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color w:val="000000" w:themeColor="text1"/>
                <w:sz w:val="16"/>
                <w:szCs w:val="16"/>
              </w:rPr>
              <w:t>15,3</w:t>
            </w:r>
          </w:p>
        </w:tc>
        <w:tc>
          <w:tcPr>
            <w:tcW w:w="1612" w:type="dxa"/>
          </w:tcPr>
          <w:p w14:paraId="173E5CA4"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color w:val="000000" w:themeColor="text1"/>
                <w:sz w:val="16"/>
                <w:szCs w:val="16"/>
              </w:rPr>
              <w:t>Riesgo medio</w:t>
            </w:r>
          </w:p>
        </w:tc>
      </w:tr>
    </w:tbl>
    <w:p w14:paraId="6FA6BF01" w14:textId="77777777" w:rsidR="004863D8" w:rsidRPr="009676D7" w:rsidRDefault="004863D8" w:rsidP="004863D8">
      <w:pPr>
        <w:spacing w:before="0" w:after="160"/>
      </w:pPr>
      <w:r w:rsidRPr="75AA67FD">
        <w:rPr>
          <w:rFonts w:ascii="Times New Roman" w:eastAsia="Arial Narrow" w:hAnsi="Times New Roman" w:cs="Times New Roman"/>
          <w:b/>
          <w:bCs/>
          <w:color w:val="000000" w:themeColor="text1"/>
          <w:sz w:val="18"/>
          <w:szCs w:val="18"/>
        </w:rPr>
        <w:t>Fuente:</w:t>
      </w:r>
      <w:r w:rsidRPr="75AA67FD">
        <w:rPr>
          <w:rFonts w:ascii="Times New Roman" w:eastAsia="Arial Narrow" w:hAnsi="Times New Roman" w:cs="Times New Roman"/>
          <w:color w:val="000000" w:themeColor="text1"/>
          <w:sz w:val="18"/>
          <w:szCs w:val="18"/>
        </w:rPr>
        <w:t xml:space="preserve"> INS (s.f.).</w:t>
      </w:r>
    </w:p>
    <w:p w14:paraId="6AFA7303" w14:textId="77777777" w:rsidR="004863D8" w:rsidRDefault="004863D8" w:rsidP="004863D8">
      <w:pPr>
        <w:spacing w:before="0" w:after="160"/>
        <w:rPr>
          <w:rFonts w:ascii="Times New Roman" w:eastAsia="Arial Narrow" w:hAnsi="Times New Roman" w:cs="Times New Roman"/>
          <w:color w:val="000000" w:themeColor="text1"/>
          <w:sz w:val="18"/>
          <w:szCs w:val="18"/>
        </w:rPr>
      </w:pPr>
    </w:p>
    <w:p w14:paraId="251B186D" w14:textId="77777777" w:rsidR="004863D8" w:rsidRPr="009676D7" w:rsidRDefault="004863D8" w:rsidP="004863D8">
      <w:pPr>
        <w:pStyle w:val="Heading4"/>
        <w:rPr>
          <w:rFonts w:ascii="Times New Roman" w:hAnsi="Times New Roman" w:cs="Times New Roman"/>
        </w:rPr>
      </w:pPr>
      <w:r w:rsidRPr="009676D7">
        <w:rPr>
          <w:rFonts w:ascii="Times New Roman" w:eastAsia="Arial" w:hAnsi="Times New Roman" w:cs="Times New Roman"/>
        </w:rPr>
        <w:t>Sostenibilidad ambiental y cambio climático</w:t>
      </w:r>
    </w:p>
    <w:p w14:paraId="1B84DB73"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El equilibrio entre el desarrollo humano y la conservación del planeta se constituye en el principal eje de trabajo de la sostenibilidad ambiental, con lo cual busca compatibilizar el consumo óptimo de recursos en la actualidad con la disponibilidad futura de estos. Es la principal herramienta para frenar el cambio climático causado por la emisión desmedida de gases de efecto invernadero que alteran la temperatura y los ecosistemas globales.</w:t>
      </w:r>
    </w:p>
    <w:p w14:paraId="52E39A0D" w14:textId="77777777" w:rsidR="004863D8" w:rsidRPr="009676D7" w:rsidRDefault="004863D8" w:rsidP="004863D8">
      <w:pPr>
        <w:rPr>
          <w:rFonts w:ascii="Times New Roman" w:eastAsia="Arial" w:hAnsi="Times New Roman" w:cs="Times New Roman"/>
        </w:rPr>
      </w:pPr>
      <w:r w:rsidRPr="2D31938E">
        <w:rPr>
          <w:rFonts w:ascii="Times New Roman" w:eastAsia="Arial" w:hAnsi="Times New Roman" w:cs="Times New Roman"/>
        </w:rPr>
        <w:t>En los municipios que conforman la PAP Bio‑energética del Norte de Antioquia, la evidencia de los efectos del cambio climático se refleja principalmente en la pérdida de cobertura arbórea, entendida como la reducción temporal o permanente del dosel forestal por causas naturales o antrópicas. Entre 2001 y 2023, esta dinámica mostró una marcada heterogeneidad: Angostura (22%), Anorí (13%) y Valdivia (11%) registraron las mayores pérdidas, mientras que San José de la Montaña (1,8%) e Ituango (2,4%) presentaron los valores más bajos. Aunque el promedio provincial (7,8%) se sitúa por debajo del departamental (9,3%), este dato oculta situaciones críticas, como la pérdida de una quinta parte de los bosques en Angostura. La Agenda Antioquia 2040 plantea la recuperación de entornos degradados en la zona Norte‑Caribe (Gobernación de Antioquia, 2023), una directriz especialmente relevante en una provincia donde la articulación entre gestión del riesgo, adaptación climática y ordenamiento del suelo constituye un eje fundamental para la sostenibilidad territorial.</w:t>
      </w:r>
    </w:p>
    <w:p w14:paraId="0099C54F" w14:textId="77777777" w:rsidR="004863D8" w:rsidRPr="009676D7" w:rsidRDefault="004863D8" w:rsidP="004863D8">
      <w:pPr>
        <w:rPr>
          <w:rFonts w:ascii="Times New Roman" w:eastAsia="Arial" w:hAnsi="Times New Roman" w:cs="Times New Roman"/>
        </w:rPr>
      </w:pPr>
    </w:p>
    <w:p w14:paraId="26332059"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42</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Porcentaje pérdida de la cobertura arbórea en los municipios de la PAP Bio-energética del Norte de Antioquia, 2001 – 2023</w:t>
      </w:r>
    </w:p>
    <w:tbl>
      <w:tblPr>
        <w:tblStyle w:val="TableGrid"/>
        <w:tblW w:w="0" w:type="auto"/>
        <w:tblLook w:val="04A0" w:firstRow="1" w:lastRow="0" w:firstColumn="1" w:lastColumn="0" w:noHBand="0" w:noVBand="1"/>
      </w:tblPr>
      <w:tblGrid>
        <w:gridCol w:w="4690"/>
        <w:gridCol w:w="4138"/>
      </w:tblGrid>
      <w:tr w:rsidR="004863D8" w:rsidRPr="009676D7" w14:paraId="69C9C59E" w14:textId="77777777" w:rsidTr="00F149A0">
        <w:trPr>
          <w:trHeight w:val="300"/>
        </w:trPr>
        <w:tc>
          <w:tcPr>
            <w:tcW w:w="4695" w:type="dxa"/>
            <w:shd w:val="clear" w:color="auto" w:fill="002060"/>
            <w:vAlign w:val="center"/>
          </w:tcPr>
          <w:p w14:paraId="126CB61A"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Municipio</w:t>
            </w:r>
          </w:p>
        </w:tc>
        <w:tc>
          <w:tcPr>
            <w:tcW w:w="4143" w:type="dxa"/>
            <w:shd w:val="clear" w:color="auto" w:fill="002060"/>
            <w:vAlign w:val="center"/>
          </w:tcPr>
          <w:p w14:paraId="6F92B229"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Perdida de cobertura arbórea</w:t>
            </w:r>
          </w:p>
        </w:tc>
      </w:tr>
      <w:tr w:rsidR="004863D8" w:rsidRPr="009676D7" w14:paraId="32B8CC6D" w14:textId="77777777" w:rsidTr="00F149A0">
        <w:trPr>
          <w:trHeight w:val="300"/>
        </w:trPr>
        <w:tc>
          <w:tcPr>
            <w:tcW w:w="4695" w:type="dxa"/>
          </w:tcPr>
          <w:p w14:paraId="7CAF2439"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Angostura</w:t>
            </w:r>
          </w:p>
        </w:tc>
        <w:tc>
          <w:tcPr>
            <w:tcW w:w="4143" w:type="dxa"/>
          </w:tcPr>
          <w:p w14:paraId="660D992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22,00</w:t>
            </w:r>
            <w:r w:rsidRPr="009676D7">
              <w:rPr>
                <w:rFonts w:ascii="Times New Roman" w:eastAsia="Calibri" w:hAnsi="Times New Roman" w:cs="Times New Roman"/>
                <w:sz w:val="16"/>
                <w:szCs w:val="16"/>
              </w:rPr>
              <w:t>%</w:t>
            </w:r>
          </w:p>
        </w:tc>
      </w:tr>
      <w:tr w:rsidR="004863D8" w:rsidRPr="009676D7" w14:paraId="1E3AA2FE" w14:textId="77777777" w:rsidTr="00F149A0">
        <w:trPr>
          <w:trHeight w:val="300"/>
        </w:trPr>
        <w:tc>
          <w:tcPr>
            <w:tcW w:w="4695" w:type="dxa"/>
          </w:tcPr>
          <w:p w14:paraId="76873CF9"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Anorí</w:t>
            </w:r>
          </w:p>
        </w:tc>
        <w:tc>
          <w:tcPr>
            <w:tcW w:w="4143" w:type="dxa"/>
          </w:tcPr>
          <w:p w14:paraId="3D3B125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color w:val="000000" w:themeColor="text1"/>
                <w:sz w:val="16"/>
                <w:szCs w:val="16"/>
              </w:rPr>
              <w:t>13,00</w:t>
            </w:r>
            <w:r w:rsidRPr="009676D7">
              <w:rPr>
                <w:rFonts w:ascii="Times New Roman" w:eastAsia="Calibri" w:hAnsi="Times New Roman" w:cs="Times New Roman"/>
                <w:color w:val="000000" w:themeColor="text1"/>
                <w:sz w:val="16"/>
                <w:szCs w:val="16"/>
              </w:rPr>
              <w:t>%</w:t>
            </w:r>
          </w:p>
        </w:tc>
      </w:tr>
      <w:tr w:rsidR="004863D8" w:rsidRPr="009676D7" w14:paraId="1856EAF4" w14:textId="77777777" w:rsidTr="00F149A0">
        <w:trPr>
          <w:trHeight w:val="300"/>
        </w:trPr>
        <w:tc>
          <w:tcPr>
            <w:tcW w:w="4695" w:type="dxa"/>
          </w:tcPr>
          <w:p w14:paraId="4A8B9D86"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Briceño</w:t>
            </w:r>
          </w:p>
        </w:tc>
        <w:tc>
          <w:tcPr>
            <w:tcW w:w="4143" w:type="dxa"/>
          </w:tcPr>
          <w:p w14:paraId="692700C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4,10</w:t>
            </w:r>
            <w:r w:rsidRPr="009676D7">
              <w:rPr>
                <w:rFonts w:ascii="Times New Roman" w:eastAsia="Calibri" w:hAnsi="Times New Roman" w:cs="Times New Roman"/>
                <w:sz w:val="16"/>
                <w:szCs w:val="16"/>
              </w:rPr>
              <w:t>%</w:t>
            </w:r>
          </w:p>
        </w:tc>
      </w:tr>
      <w:tr w:rsidR="004863D8" w:rsidRPr="009676D7" w14:paraId="07C3370A" w14:textId="77777777" w:rsidTr="00F149A0">
        <w:trPr>
          <w:trHeight w:val="300"/>
        </w:trPr>
        <w:tc>
          <w:tcPr>
            <w:tcW w:w="4695" w:type="dxa"/>
          </w:tcPr>
          <w:p w14:paraId="59805FBE"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Campamento</w:t>
            </w:r>
          </w:p>
        </w:tc>
        <w:tc>
          <w:tcPr>
            <w:tcW w:w="4143" w:type="dxa"/>
          </w:tcPr>
          <w:p w14:paraId="2CE5D25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color w:val="000000" w:themeColor="text1"/>
                <w:sz w:val="16"/>
                <w:szCs w:val="16"/>
              </w:rPr>
              <w:t>9,20</w:t>
            </w:r>
            <w:r w:rsidRPr="009676D7">
              <w:rPr>
                <w:rFonts w:ascii="Times New Roman" w:eastAsia="Calibri" w:hAnsi="Times New Roman" w:cs="Times New Roman"/>
                <w:color w:val="000000" w:themeColor="text1"/>
                <w:sz w:val="16"/>
                <w:szCs w:val="16"/>
              </w:rPr>
              <w:t>%</w:t>
            </w:r>
          </w:p>
        </w:tc>
      </w:tr>
      <w:tr w:rsidR="004863D8" w:rsidRPr="009676D7" w14:paraId="6B9C48C7" w14:textId="77777777" w:rsidTr="00F149A0">
        <w:trPr>
          <w:trHeight w:val="300"/>
        </w:trPr>
        <w:tc>
          <w:tcPr>
            <w:tcW w:w="4695" w:type="dxa"/>
          </w:tcPr>
          <w:p w14:paraId="67232F88"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Carolina del Príncipe</w:t>
            </w:r>
          </w:p>
        </w:tc>
        <w:tc>
          <w:tcPr>
            <w:tcW w:w="4143" w:type="dxa"/>
          </w:tcPr>
          <w:p w14:paraId="4BE3576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4,90</w:t>
            </w:r>
            <w:r w:rsidRPr="009676D7">
              <w:rPr>
                <w:rFonts w:ascii="Times New Roman" w:eastAsia="Calibri" w:hAnsi="Times New Roman" w:cs="Times New Roman"/>
                <w:sz w:val="16"/>
                <w:szCs w:val="16"/>
              </w:rPr>
              <w:t>%</w:t>
            </w:r>
          </w:p>
        </w:tc>
      </w:tr>
      <w:tr w:rsidR="004863D8" w:rsidRPr="009676D7" w14:paraId="016C0C06" w14:textId="77777777" w:rsidTr="00F149A0">
        <w:trPr>
          <w:trHeight w:val="300"/>
        </w:trPr>
        <w:tc>
          <w:tcPr>
            <w:tcW w:w="4695" w:type="dxa"/>
          </w:tcPr>
          <w:p w14:paraId="65A0F5FF"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Gómez Plata</w:t>
            </w:r>
          </w:p>
        </w:tc>
        <w:tc>
          <w:tcPr>
            <w:tcW w:w="4143" w:type="dxa"/>
          </w:tcPr>
          <w:p w14:paraId="6B0A33A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color w:val="000000" w:themeColor="text1"/>
                <w:sz w:val="16"/>
                <w:szCs w:val="16"/>
              </w:rPr>
              <w:t>10,00</w:t>
            </w:r>
            <w:r w:rsidRPr="009676D7">
              <w:rPr>
                <w:rFonts w:ascii="Times New Roman" w:eastAsia="Calibri" w:hAnsi="Times New Roman" w:cs="Times New Roman"/>
                <w:color w:val="000000" w:themeColor="text1"/>
                <w:sz w:val="16"/>
                <w:szCs w:val="16"/>
              </w:rPr>
              <w:t>%</w:t>
            </w:r>
          </w:p>
        </w:tc>
      </w:tr>
      <w:tr w:rsidR="004863D8" w:rsidRPr="009676D7" w14:paraId="17E128D9" w14:textId="77777777" w:rsidTr="00F149A0">
        <w:trPr>
          <w:trHeight w:val="300"/>
        </w:trPr>
        <w:tc>
          <w:tcPr>
            <w:tcW w:w="4695" w:type="dxa"/>
          </w:tcPr>
          <w:p w14:paraId="2915F5F5"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Guadalupe</w:t>
            </w:r>
          </w:p>
        </w:tc>
        <w:tc>
          <w:tcPr>
            <w:tcW w:w="4143" w:type="dxa"/>
          </w:tcPr>
          <w:p w14:paraId="4A897F3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10,00</w:t>
            </w:r>
            <w:r w:rsidRPr="009676D7">
              <w:rPr>
                <w:rFonts w:ascii="Times New Roman" w:eastAsia="Calibri" w:hAnsi="Times New Roman" w:cs="Times New Roman"/>
                <w:sz w:val="16"/>
                <w:szCs w:val="16"/>
              </w:rPr>
              <w:t>%</w:t>
            </w:r>
          </w:p>
        </w:tc>
      </w:tr>
      <w:tr w:rsidR="004863D8" w:rsidRPr="009676D7" w14:paraId="3A46193B" w14:textId="77777777" w:rsidTr="00F149A0">
        <w:trPr>
          <w:trHeight w:val="300"/>
        </w:trPr>
        <w:tc>
          <w:tcPr>
            <w:tcW w:w="4695" w:type="dxa"/>
          </w:tcPr>
          <w:p w14:paraId="33E8C4E1"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Ituango</w:t>
            </w:r>
          </w:p>
        </w:tc>
        <w:tc>
          <w:tcPr>
            <w:tcW w:w="4143" w:type="dxa"/>
          </w:tcPr>
          <w:p w14:paraId="03D5C07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color w:val="000000" w:themeColor="text1"/>
                <w:sz w:val="16"/>
                <w:szCs w:val="16"/>
              </w:rPr>
              <w:t>2,40</w:t>
            </w:r>
            <w:r w:rsidRPr="009676D7">
              <w:rPr>
                <w:rFonts w:ascii="Times New Roman" w:eastAsia="Calibri" w:hAnsi="Times New Roman" w:cs="Times New Roman"/>
                <w:color w:val="000000" w:themeColor="text1"/>
                <w:sz w:val="16"/>
                <w:szCs w:val="16"/>
              </w:rPr>
              <w:t>%</w:t>
            </w:r>
          </w:p>
        </w:tc>
      </w:tr>
      <w:tr w:rsidR="004863D8" w:rsidRPr="009676D7" w14:paraId="5E1FF36F" w14:textId="77777777" w:rsidTr="00F149A0">
        <w:trPr>
          <w:trHeight w:val="300"/>
        </w:trPr>
        <w:tc>
          <w:tcPr>
            <w:tcW w:w="4695" w:type="dxa"/>
          </w:tcPr>
          <w:p w14:paraId="2E42D183"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San Andrés de Cuerquia</w:t>
            </w:r>
          </w:p>
        </w:tc>
        <w:tc>
          <w:tcPr>
            <w:tcW w:w="4143" w:type="dxa"/>
          </w:tcPr>
          <w:p w14:paraId="546C69B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6,70</w:t>
            </w:r>
            <w:r w:rsidRPr="009676D7">
              <w:rPr>
                <w:rFonts w:ascii="Times New Roman" w:eastAsia="Calibri" w:hAnsi="Times New Roman" w:cs="Times New Roman"/>
                <w:sz w:val="16"/>
                <w:szCs w:val="16"/>
              </w:rPr>
              <w:t>%</w:t>
            </w:r>
          </w:p>
        </w:tc>
      </w:tr>
      <w:tr w:rsidR="004863D8" w:rsidRPr="009676D7" w14:paraId="30481FC7" w14:textId="77777777" w:rsidTr="00F149A0">
        <w:trPr>
          <w:trHeight w:val="300"/>
        </w:trPr>
        <w:tc>
          <w:tcPr>
            <w:tcW w:w="4695" w:type="dxa"/>
          </w:tcPr>
          <w:p w14:paraId="0ACAC963"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San José de La Montaña</w:t>
            </w:r>
          </w:p>
        </w:tc>
        <w:tc>
          <w:tcPr>
            <w:tcW w:w="4143" w:type="dxa"/>
          </w:tcPr>
          <w:p w14:paraId="209C893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color w:val="000000" w:themeColor="text1"/>
                <w:sz w:val="16"/>
                <w:szCs w:val="16"/>
              </w:rPr>
              <w:t>1,80</w:t>
            </w:r>
            <w:r w:rsidRPr="009676D7">
              <w:rPr>
                <w:rFonts w:ascii="Times New Roman" w:eastAsia="Calibri" w:hAnsi="Times New Roman" w:cs="Times New Roman"/>
                <w:color w:val="000000" w:themeColor="text1"/>
                <w:sz w:val="16"/>
                <w:szCs w:val="16"/>
              </w:rPr>
              <w:t>%</w:t>
            </w:r>
          </w:p>
        </w:tc>
      </w:tr>
      <w:tr w:rsidR="004863D8" w:rsidRPr="009676D7" w14:paraId="0C192C20" w14:textId="77777777" w:rsidTr="00F149A0">
        <w:trPr>
          <w:trHeight w:val="300"/>
        </w:trPr>
        <w:tc>
          <w:tcPr>
            <w:tcW w:w="4695" w:type="dxa"/>
          </w:tcPr>
          <w:p w14:paraId="59F7DC40"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Toledo</w:t>
            </w:r>
          </w:p>
        </w:tc>
        <w:tc>
          <w:tcPr>
            <w:tcW w:w="4143" w:type="dxa"/>
          </w:tcPr>
          <w:p w14:paraId="14C95D9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2,60</w:t>
            </w:r>
            <w:r w:rsidRPr="009676D7">
              <w:rPr>
                <w:rFonts w:ascii="Times New Roman" w:eastAsia="Calibri" w:hAnsi="Times New Roman" w:cs="Times New Roman"/>
                <w:sz w:val="16"/>
                <w:szCs w:val="16"/>
              </w:rPr>
              <w:t>%</w:t>
            </w:r>
          </w:p>
        </w:tc>
      </w:tr>
      <w:tr w:rsidR="004863D8" w:rsidRPr="009676D7" w14:paraId="21F3730F" w14:textId="77777777" w:rsidTr="00F149A0">
        <w:trPr>
          <w:trHeight w:val="300"/>
        </w:trPr>
        <w:tc>
          <w:tcPr>
            <w:tcW w:w="4695" w:type="dxa"/>
          </w:tcPr>
          <w:p w14:paraId="3CBE842B"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Valdivia</w:t>
            </w:r>
          </w:p>
        </w:tc>
        <w:tc>
          <w:tcPr>
            <w:tcW w:w="4143" w:type="dxa"/>
          </w:tcPr>
          <w:p w14:paraId="73E1367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color w:val="000000" w:themeColor="text1"/>
                <w:sz w:val="16"/>
                <w:szCs w:val="16"/>
              </w:rPr>
              <w:t>11,00</w:t>
            </w:r>
            <w:r w:rsidRPr="009676D7">
              <w:rPr>
                <w:rFonts w:ascii="Times New Roman" w:eastAsia="Calibri" w:hAnsi="Times New Roman" w:cs="Times New Roman"/>
                <w:color w:val="000000" w:themeColor="text1"/>
                <w:sz w:val="16"/>
                <w:szCs w:val="16"/>
              </w:rPr>
              <w:t>%</w:t>
            </w:r>
          </w:p>
        </w:tc>
      </w:tr>
      <w:tr w:rsidR="004863D8" w:rsidRPr="009676D7" w14:paraId="56A97789" w14:textId="77777777" w:rsidTr="00F149A0">
        <w:trPr>
          <w:trHeight w:val="300"/>
        </w:trPr>
        <w:tc>
          <w:tcPr>
            <w:tcW w:w="4695" w:type="dxa"/>
          </w:tcPr>
          <w:p w14:paraId="1391DBCC"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Yarumal</w:t>
            </w:r>
          </w:p>
        </w:tc>
        <w:tc>
          <w:tcPr>
            <w:tcW w:w="4143" w:type="dxa"/>
          </w:tcPr>
          <w:p w14:paraId="5DA9D05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4,10</w:t>
            </w:r>
            <w:r w:rsidRPr="009676D7">
              <w:rPr>
                <w:rFonts w:ascii="Times New Roman" w:eastAsia="Calibri" w:hAnsi="Times New Roman" w:cs="Times New Roman"/>
                <w:sz w:val="16"/>
                <w:szCs w:val="16"/>
              </w:rPr>
              <w:t>%</w:t>
            </w:r>
          </w:p>
        </w:tc>
      </w:tr>
      <w:tr w:rsidR="004863D8" w:rsidRPr="009676D7" w14:paraId="60734320" w14:textId="77777777" w:rsidTr="00F149A0">
        <w:trPr>
          <w:trHeight w:val="300"/>
        </w:trPr>
        <w:tc>
          <w:tcPr>
            <w:tcW w:w="4695" w:type="dxa"/>
          </w:tcPr>
          <w:p w14:paraId="3E5BA0E1"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
                <w:bCs/>
                <w:color w:val="000000" w:themeColor="text1"/>
                <w:sz w:val="16"/>
                <w:szCs w:val="16"/>
              </w:rPr>
              <w:t>Provincia</w:t>
            </w:r>
          </w:p>
        </w:tc>
        <w:tc>
          <w:tcPr>
            <w:tcW w:w="4143" w:type="dxa"/>
          </w:tcPr>
          <w:p w14:paraId="5C37B6F9"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color w:val="000000" w:themeColor="text1"/>
                <w:sz w:val="16"/>
                <w:szCs w:val="16"/>
              </w:rPr>
              <w:t>7,83</w:t>
            </w:r>
            <w:r w:rsidRPr="009676D7">
              <w:rPr>
                <w:rFonts w:ascii="Times New Roman" w:eastAsia="Calibri" w:hAnsi="Times New Roman" w:cs="Times New Roman"/>
                <w:b/>
                <w:color w:val="000000" w:themeColor="text1"/>
                <w:sz w:val="16"/>
                <w:szCs w:val="16"/>
              </w:rPr>
              <w:t>%</w:t>
            </w:r>
          </w:p>
        </w:tc>
      </w:tr>
      <w:tr w:rsidR="004863D8" w:rsidRPr="009676D7" w14:paraId="0BFB6719" w14:textId="77777777" w:rsidTr="00F149A0">
        <w:trPr>
          <w:trHeight w:val="300"/>
        </w:trPr>
        <w:tc>
          <w:tcPr>
            <w:tcW w:w="4695" w:type="dxa"/>
          </w:tcPr>
          <w:p w14:paraId="40E30634"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
                <w:bCs/>
                <w:sz w:val="16"/>
                <w:szCs w:val="16"/>
              </w:rPr>
              <w:t>Subregión</w:t>
            </w:r>
          </w:p>
        </w:tc>
        <w:tc>
          <w:tcPr>
            <w:tcW w:w="4143" w:type="dxa"/>
          </w:tcPr>
          <w:p w14:paraId="6071E217"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7,01</w:t>
            </w:r>
            <w:r w:rsidRPr="009676D7">
              <w:rPr>
                <w:rFonts w:ascii="Times New Roman" w:eastAsia="Calibri" w:hAnsi="Times New Roman" w:cs="Times New Roman"/>
                <w:b/>
                <w:sz w:val="16"/>
                <w:szCs w:val="16"/>
              </w:rPr>
              <w:t>%</w:t>
            </w:r>
          </w:p>
        </w:tc>
      </w:tr>
      <w:tr w:rsidR="004863D8" w:rsidRPr="009676D7" w14:paraId="34B70D03" w14:textId="77777777" w:rsidTr="00F149A0">
        <w:trPr>
          <w:trHeight w:val="300"/>
        </w:trPr>
        <w:tc>
          <w:tcPr>
            <w:tcW w:w="4695" w:type="dxa"/>
          </w:tcPr>
          <w:p w14:paraId="46AEDC49"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
                <w:bCs/>
                <w:color w:val="000000" w:themeColor="text1"/>
                <w:sz w:val="16"/>
                <w:szCs w:val="16"/>
              </w:rPr>
              <w:t>Departamento</w:t>
            </w:r>
          </w:p>
        </w:tc>
        <w:tc>
          <w:tcPr>
            <w:tcW w:w="4143" w:type="dxa"/>
          </w:tcPr>
          <w:p w14:paraId="3D45AAD2"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color w:val="000000" w:themeColor="text1"/>
                <w:sz w:val="16"/>
                <w:szCs w:val="16"/>
              </w:rPr>
              <w:t>9,30</w:t>
            </w:r>
            <w:r w:rsidRPr="009676D7">
              <w:rPr>
                <w:rFonts w:ascii="Times New Roman" w:eastAsia="Calibri" w:hAnsi="Times New Roman" w:cs="Times New Roman"/>
                <w:b/>
                <w:color w:val="000000" w:themeColor="text1"/>
                <w:sz w:val="16"/>
                <w:szCs w:val="16"/>
              </w:rPr>
              <w:t>%</w:t>
            </w:r>
          </w:p>
        </w:tc>
      </w:tr>
    </w:tbl>
    <w:p w14:paraId="6D7AF3F2" w14:textId="77777777" w:rsidR="004863D8" w:rsidRPr="00CC7412" w:rsidRDefault="004863D8" w:rsidP="004863D8">
      <w:pPr>
        <w:spacing w:before="0" w:after="160"/>
        <w:rPr>
          <w:lang w:val="en-US"/>
        </w:rPr>
      </w:pPr>
      <w:r w:rsidRPr="75AA67FD">
        <w:rPr>
          <w:rFonts w:ascii="Times New Roman" w:eastAsia="Arial Narrow" w:hAnsi="Times New Roman" w:cs="Times New Roman"/>
          <w:b/>
          <w:bCs/>
          <w:color w:val="000000" w:themeColor="text1"/>
          <w:sz w:val="18"/>
          <w:szCs w:val="18"/>
          <w:lang w:val="en-US"/>
        </w:rPr>
        <w:t>Fuente:</w:t>
      </w:r>
      <w:r w:rsidRPr="75AA67FD">
        <w:rPr>
          <w:rFonts w:ascii="Times New Roman" w:eastAsia="Arial Narrow" w:hAnsi="Times New Roman" w:cs="Times New Roman"/>
          <w:color w:val="000000" w:themeColor="text1"/>
          <w:sz w:val="18"/>
          <w:szCs w:val="18"/>
          <w:lang w:val="en-US"/>
        </w:rPr>
        <w:t xml:space="preserve"> Global Forest Watch (s.f.).</w:t>
      </w:r>
    </w:p>
    <w:p w14:paraId="20ED6C2C" w14:textId="77777777" w:rsidR="004863D8" w:rsidRDefault="004863D8" w:rsidP="004863D8">
      <w:pPr>
        <w:pStyle w:val="Caption"/>
        <w:keepNext/>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Gráfico X. Porcentaje pérdida de la cobertura arbórea en los municipios de la PAP Bio-energética del Norte de Antioquia, 2001 – 2023</w:t>
      </w:r>
    </w:p>
    <w:p w14:paraId="4F5BA522" w14:textId="77777777" w:rsidR="004863D8" w:rsidRPr="00CC7412" w:rsidRDefault="004863D8" w:rsidP="004863D8">
      <w:pPr>
        <w:spacing w:before="0" w:after="160"/>
        <w:rPr>
          <w:rFonts w:ascii="Times New Roman" w:eastAsia="Arial Narrow" w:hAnsi="Times New Roman" w:cs="Times New Roman"/>
          <w:color w:val="000000" w:themeColor="text1"/>
          <w:sz w:val="18"/>
          <w:szCs w:val="18"/>
        </w:rPr>
      </w:pPr>
    </w:p>
    <w:p w14:paraId="09DAD854" w14:textId="77777777" w:rsidR="004863D8" w:rsidRDefault="004863D8" w:rsidP="004863D8">
      <w:pPr>
        <w:spacing w:before="0" w:after="160"/>
      </w:pPr>
      <w:r>
        <w:rPr>
          <w:noProof/>
          <w:lang w:eastAsia="es-CO"/>
        </w:rPr>
        <w:drawing>
          <wp:inline distT="0" distB="0" distL="0" distR="0" wp14:anchorId="339CB43C" wp14:editId="1DBB2695">
            <wp:extent cx="4705350" cy="4147088"/>
            <wp:effectExtent l="0" t="0" r="0" b="0"/>
            <wp:docPr id="1976150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50760" name="Picture 1976150760"/>
                    <pic:cNvPicPr/>
                  </pic:nvPicPr>
                  <pic:blipFill>
                    <a:blip r:embed="rId58">
                      <a:extLst>
                        <a:ext uri="{28A0092B-C50C-407E-A947-70E740481C1C}">
                          <a14:useLocalDpi xmlns:a14="http://schemas.microsoft.com/office/drawing/2010/main"/>
                        </a:ext>
                      </a:extLst>
                    </a:blip>
                    <a:stretch>
                      <a:fillRect/>
                    </a:stretch>
                  </pic:blipFill>
                  <pic:spPr>
                    <a:xfrm>
                      <a:off x="0" y="0"/>
                      <a:ext cx="4705350" cy="4147088"/>
                    </a:xfrm>
                    <a:prstGeom prst="rect">
                      <a:avLst/>
                    </a:prstGeom>
                  </pic:spPr>
                </pic:pic>
              </a:graphicData>
            </a:graphic>
          </wp:inline>
        </w:drawing>
      </w:r>
    </w:p>
    <w:p w14:paraId="2BA9D33A" w14:textId="77777777" w:rsidR="004863D8" w:rsidRPr="00CC7412" w:rsidRDefault="004863D8" w:rsidP="004863D8">
      <w:pPr>
        <w:spacing w:before="0" w:after="160"/>
        <w:rPr>
          <w:lang w:val="en-US"/>
        </w:rPr>
      </w:pPr>
      <w:r w:rsidRPr="73BC2806">
        <w:rPr>
          <w:rFonts w:ascii="Times New Roman" w:eastAsia="Arial Narrow" w:hAnsi="Times New Roman" w:cs="Times New Roman"/>
          <w:b/>
          <w:bCs/>
          <w:color w:val="000000" w:themeColor="text1"/>
          <w:sz w:val="18"/>
          <w:szCs w:val="18"/>
          <w:lang w:val="en-US"/>
        </w:rPr>
        <w:t>Fuente:</w:t>
      </w:r>
      <w:r w:rsidRPr="73BC2806">
        <w:rPr>
          <w:rFonts w:ascii="Times New Roman" w:eastAsia="Arial Narrow" w:hAnsi="Times New Roman" w:cs="Times New Roman"/>
          <w:color w:val="000000" w:themeColor="text1"/>
          <w:sz w:val="18"/>
          <w:szCs w:val="18"/>
          <w:lang w:val="en-US"/>
        </w:rPr>
        <w:t xml:space="preserve"> Global Forest Watch (s.f.).</w:t>
      </w:r>
    </w:p>
    <w:p w14:paraId="2D192134" w14:textId="77777777" w:rsidR="004863D8" w:rsidRPr="009676D7" w:rsidRDefault="004863D8" w:rsidP="004863D8">
      <w:pPr>
        <w:contextualSpacing/>
        <w:rPr>
          <w:rFonts w:ascii="Times New Roman" w:hAnsi="Times New Roman" w:cs="Times New Roman"/>
        </w:rPr>
      </w:pPr>
      <w:r w:rsidRPr="009676D7">
        <w:rPr>
          <w:rFonts w:ascii="Times New Roman" w:hAnsi="Times New Roman" w:cs="Times New Roman"/>
        </w:rPr>
        <w:t>Para el periodo 2019–2024, la UNGRD (2025) registra múltiples desastres asociados al cambio climático en los municipios de la Provincia, entre ellos 113 movimientos en masa, con mayor incidencia en Valdivia (31) y Toledo (20); 14 avenidas torrenciales, de las cuales el 50% se concentró en Valdivia (4) y Anorí (3); y 18 inundaciones, con fuerte impacto en este último municipio, que concentró el 66% de los eventos. Además, los movimientos en masa se presentaron en 9 de los 13 municipios, lo que evidencia la necesidad de fortalecer la gestión del riesgo y la adaptación climática en el territorio.</w:t>
      </w:r>
    </w:p>
    <w:p w14:paraId="381B8628" w14:textId="77777777" w:rsidR="004863D8" w:rsidRPr="009676D7" w:rsidRDefault="004863D8" w:rsidP="004863D8">
      <w:pPr>
        <w:contextualSpacing/>
        <w:rPr>
          <w:rFonts w:ascii="Times New Roman" w:hAnsi="Times New Roman" w:cs="Times New Roman"/>
        </w:rPr>
      </w:pPr>
    </w:p>
    <w:p w14:paraId="12F68433"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43</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Ocurrencia de desastres seleccionados en los municipios de la PAP Bio-energética del Norte de Antioquia entres 2019-2024</w:t>
      </w:r>
    </w:p>
    <w:tbl>
      <w:tblPr>
        <w:tblStyle w:val="TableGrid"/>
        <w:tblW w:w="8828" w:type="dxa"/>
        <w:tblLook w:val="04A0" w:firstRow="1" w:lastRow="0" w:firstColumn="1" w:lastColumn="0" w:noHBand="0" w:noVBand="1"/>
      </w:tblPr>
      <w:tblGrid>
        <w:gridCol w:w="1260"/>
        <w:gridCol w:w="1155"/>
        <w:gridCol w:w="1290"/>
        <w:gridCol w:w="1110"/>
        <w:gridCol w:w="877"/>
        <w:gridCol w:w="945"/>
        <w:gridCol w:w="885"/>
        <w:gridCol w:w="1306"/>
      </w:tblGrid>
      <w:tr w:rsidR="004863D8" w:rsidRPr="009676D7" w14:paraId="78017F7A" w14:textId="77777777" w:rsidTr="00F149A0">
        <w:trPr>
          <w:trHeight w:val="1331"/>
        </w:trPr>
        <w:tc>
          <w:tcPr>
            <w:tcW w:w="1260" w:type="dxa"/>
            <w:shd w:val="clear" w:color="auto" w:fill="002060"/>
            <w:vAlign w:val="center"/>
          </w:tcPr>
          <w:p w14:paraId="163A5FF0" w14:textId="77777777" w:rsidR="004863D8" w:rsidRPr="009676D7" w:rsidRDefault="004863D8" w:rsidP="00F149A0">
            <w:pPr>
              <w:spacing w:line="276" w:lineRule="auto"/>
              <w:jc w:val="center"/>
              <w:rPr>
                <w:rFonts w:ascii="Times New Roman" w:hAnsi="Times New Roman" w:cs="Times New Roman"/>
                <w:color w:val="FFFFFF" w:themeColor="background1"/>
                <w:sz w:val="16"/>
                <w:szCs w:val="16"/>
              </w:rPr>
            </w:pPr>
            <w:r w:rsidRPr="009676D7">
              <w:rPr>
                <w:rFonts w:ascii="Times New Roman" w:eastAsia="Calibri" w:hAnsi="Times New Roman" w:cs="Times New Roman"/>
                <w:b/>
                <w:bCs/>
                <w:color w:val="FFFFFF" w:themeColor="background1"/>
                <w:sz w:val="16"/>
                <w:szCs w:val="16"/>
              </w:rPr>
              <w:t>Municipio</w:t>
            </w:r>
          </w:p>
        </w:tc>
        <w:tc>
          <w:tcPr>
            <w:tcW w:w="1155" w:type="dxa"/>
            <w:shd w:val="clear" w:color="auto" w:fill="002060"/>
            <w:textDirection w:val="btLr"/>
            <w:vAlign w:val="center"/>
          </w:tcPr>
          <w:p w14:paraId="587F31A2" w14:textId="77777777" w:rsidR="004863D8" w:rsidRPr="009676D7" w:rsidRDefault="004863D8" w:rsidP="00F149A0">
            <w:pPr>
              <w:spacing w:line="276" w:lineRule="auto"/>
              <w:ind w:left="113" w:right="113"/>
              <w:jc w:val="center"/>
              <w:rPr>
                <w:rFonts w:ascii="Times New Roman" w:hAnsi="Times New Roman" w:cs="Times New Roman"/>
                <w:color w:val="FFFFFF" w:themeColor="background1"/>
                <w:sz w:val="16"/>
                <w:szCs w:val="16"/>
              </w:rPr>
            </w:pPr>
            <w:r w:rsidRPr="009676D7">
              <w:rPr>
                <w:rFonts w:ascii="Times New Roman" w:eastAsia="Calibri" w:hAnsi="Times New Roman" w:cs="Times New Roman"/>
                <w:b/>
                <w:bCs/>
                <w:color w:val="FFFFFF" w:themeColor="background1"/>
                <w:sz w:val="16"/>
                <w:szCs w:val="16"/>
              </w:rPr>
              <w:t>Avenida torrencial</w:t>
            </w:r>
          </w:p>
        </w:tc>
        <w:tc>
          <w:tcPr>
            <w:tcW w:w="1290" w:type="dxa"/>
            <w:shd w:val="clear" w:color="auto" w:fill="002060"/>
            <w:textDirection w:val="btLr"/>
            <w:vAlign w:val="center"/>
          </w:tcPr>
          <w:p w14:paraId="229FFD94" w14:textId="77777777" w:rsidR="004863D8" w:rsidRPr="009676D7" w:rsidRDefault="004863D8" w:rsidP="00F149A0">
            <w:pPr>
              <w:spacing w:line="276" w:lineRule="auto"/>
              <w:ind w:left="113" w:right="113"/>
              <w:jc w:val="center"/>
              <w:rPr>
                <w:rFonts w:ascii="Times New Roman" w:hAnsi="Times New Roman" w:cs="Times New Roman"/>
                <w:color w:val="FFFFFF" w:themeColor="background1"/>
                <w:sz w:val="16"/>
                <w:szCs w:val="16"/>
              </w:rPr>
            </w:pPr>
            <w:r w:rsidRPr="009676D7">
              <w:rPr>
                <w:rFonts w:ascii="Times New Roman" w:eastAsia="Calibri" w:hAnsi="Times New Roman" w:cs="Times New Roman"/>
                <w:b/>
                <w:bCs/>
                <w:color w:val="FFFFFF" w:themeColor="background1"/>
                <w:sz w:val="16"/>
                <w:szCs w:val="16"/>
              </w:rPr>
              <w:t>Movimiento en masa</w:t>
            </w:r>
          </w:p>
        </w:tc>
        <w:tc>
          <w:tcPr>
            <w:tcW w:w="1110" w:type="dxa"/>
            <w:shd w:val="clear" w:color="auto" w:fill="002060"/>
            <w:textDirection w:val="btLr"/>
            <w:vAlign w:val="center"/>
          </w:tcPr>
          <w:p w14:paraId="6ECFD58E" w14:textId="77777777" w:rsidR="004863D8" w:rsidRPr="009676D7" w:rsidRDefault="004863D8" w:rsidP="00F149A0">
            <w:pPr>
              <w:spacing w:line="276" w:lineRule="auto"/>
              <w:ind w:left="113" w:right="113"/>
              <w:jc w:val="center"/>
              <w:rPr>
                <w:rFonts w:ascii="Times New Roman" w:hAnsi="Times New Roman" w:cs="Times New Roman"/>
                <w:color w:val="FFFFFF" w:themeColor="background1"/>
                <w:sz w:val="16"/>
                <w:szCs w:val="16"/>
              </w:rPr>
            </w:pPr>
            <w:r w:rsidRPr="009676D7">
              <w:rPr>
                <w:rFonts w:ascii="Times New Roman" w:eastAsia="Calibri" w:hAnsi="Times New Roman" w:cs="Times New Roman"/>
                <w:b/>
                <w:bCs/>
                <w:color w:val="FFFFFF" w:themeColor="background1"/>
                <w:sz w:val="16"/>
                <w:szCs w:val="16"/>
              </w:rPr>
              <w:t>Incendio de cobertura vegetal</w:t>
            </w:r>
          </w:p>
        </w:tc>
        <w:tc>
          <w:tcPr>
            <w:tcW w:w="877" w:type="dxa"/>
            <w:shd w:val="clear" w:color="auto" w:fill="002060"/>
            <w:textDirection w:val="btLr"/>
            <w:vAlign w:val="center"/>
          </w:tcPr>
          <w:p w14:paraId="36408AAB" w14:textId="77777777" w:rsidR="004863D8" w:rsidRPr="009676D7" w:rsidRDefault="004863D8" w:rsidP="00F149A0">
            <w:pPr>
              <w:spacing w:line="276" w:lineRule="auto"/>
              <w:ind w:left="113" w:right="113"/>
              <w:jc w:val="center"/>
              <w:rPr>
                <w:rFonts w:ascii="Times New Roman" w:hAnsi="Times New Roman" w:cs="Times New Roman"/>
                <w:color w:val="FFFFFF" w:themeColor="background1"/>
                <w:sz w:val="16"/>
                <w:szCs w:val="16"/>
              </w:rPr>
            </w:pPr>
            <w:r w:rsidRPr="009676D7">
              <w:rPr>
                <w:rFonts w:ascii="Times New Roman" w:eastAsia="Calibri" w:hAnsi="Times New Roman" w:cs="Times New Roman"/>
                <w:b/>
                <w:bCs/>
                <w:color w:val="FFFFFF" w:themeColor="background1"/>
                <w:sz w:val="16"/>
                <w:szCs w:val="16"/>
              </w:rPr>
              <w:t>Inundación</w:t>
            </w:r>
          </w:p>
        </w:tc>
        <w:tc>
          <w:tcPr>
            <w:tcW w:w="945" w:type="dxa"/>
            <w:shd w:val="clear" w:color="auto" w:fill="002060"/>
            <w:textDirection w:val="btLr"/>
            <w:vAlign w:val="center"/>
          </w:tcPr>
          <w:p w14:paraId="6514931E" w14:textId="77777777" w:rsidR="004863D8" w:rsidRPr="009676D7" w:rsidRDefault="004863D8" w:rsidP="00F149A0">
            <w:pPr>
              <w:spacing w:line="276" w:lineRule="auto"/>
              <w:ind w:left="113" w:right="113"/>
              <w:jc w:val="center"/>
              <w:rPr>
                <w:rFonts w:ascii="Times New Roman" w:hAnsi="Times New Roman" w:cs="Times New Roman"/>
                <w:color w:val="FFFFFF" w:themeColor="background1"/>
                <w:sz w:val="16"/>
                <w:szCs w:val="16"/>
              </w:rPr>
            </w:pPr>
            <w:r w:rsidRPr="009676D7">
              <w:rPr>
                <w:rFonts w:ascii="Times New Roman" w:eastAsia="Calibri" w:hAnsi="Times New Roman" w:cs="Times New Roman"/>
                <w:b/>
                <w:bCs/>
                <w:color w:val="FFFFFF" w:themeColor="background1"/>
                <w:sz w:val="16"/>
                <w:szCs w:val="16"/>
              </w:rPr>
              <w:t>Sequía</w:t>
            </w:r>
          </w:p>
        </w:tc>
        <w:tc>
          <w:tcPr>
            <w:tcW w:w="885" w:type="dxa"/>
            <w:shd w:val="clear" w:color="auto" w:fill="002060"/>
            <w:textDirection w:val="btLr"/>
            <w:vAlign w:val="center"/>
          </w:tcPr>
          <w:p w14:paraId="615CCD4C" w14:textId="77777777" w:rsidR="004863D8" w:rsidRPr="009676D7" w:rsidRDefault="004863D8" w:rsidP="00F149A0">
            <w:pPr>
              <w:spacing w:line="276" w:lineRule="auto"/>
              <w:ind w:left="113" w:right="113"/>
              <w:jc w:val="center"/>
              <w:rPr>
                <w:rFonts w:ascii="Times New Roman" w:hAnsi="Times New Roman" w:cs="Times New Roman"/>
                <w:color w:val="FFFFFF" w:themeColor="background1"/>
                <w:sz w:val="16"/>
                <w:szCs w:val="16"/>
              </w:rPr>
            </w:pPr>
            <w:r w:rsidRPr="009676D7">
              <w:rPr>
                <w:rFonts w:ascii="Times New Roman" w:eastAsia="Calibri" w:hAnsi="Times New Roman" w:cs="Times New Roman"/>
                <w:b/>
                <w:bCs/>
                <w:color w:val="FFFFFF" w:themeColor="background1"/>
                <w:sz w:val="16"/>
                <w:szCs w:val="16"/>
              </w:rPr>
              <w:t>Sismo</w:t>
            </w:r>
          </w:p>
        </w:tc>
        <w:tc>
          <w:tcPr>
            <w:tcW w:w="1306" w:type="dxa"/>
            <w:shd w:val="clear" w:color="auto" w:fill="002060"/>
            <w:vAlign w:val="center"/>
          </w:tcPr>
          <w:p w14:paraId="403CCFED" w14:textId="77777777" w:rsidR="004863D8" w:rsidRPr="009676D7" w:rsidRDefault="004863D8" w:rsidP="00F149A0">
            <w:pPr>
              <w:spacing w:line="276" w:lineRule="auto"/>
              <w:jc w:val="center"/>
              <w:rPr>
                <w:rFonts w:ascii="Times New Roman" w:hAnsi="Times New Roman" w:cs="Times New Roman"/>
                <w:color w:val="FFFFFF" w:themeColor="background1"/>
                <w:sz w:val="16"/>
                <w:szCs w:val="16"/>
              </w:rPr>
            </w:pPr>
            <w:r w:rsidRPr="009676D7">
              <w:rPr>
                <w:rFonts w:ascii="Times New Roman" w:eastAsia="Calibri" w:hAnsi="Times New Roman" w:cs="Times New Roman"/>
                <w:b/>
                <w:bCs/>
                <w:color w:val="FFFFFF" w:themeColor="background1"/>
                <w:sz w:val="16"/>
                <w:szCs w:val="16"/>
              </w:rPr>
              <w:t>Emergencia más prevalente</w:t>
            </w:r>
          </w:p>
        </w:tc>
      </w:tr>
      <w:tr w:rsidR="004863D8" w:rsidRPr="009676D7" w14:paraId="3657EC2C" w14:textId="77777777" w:rsidTr="00F149A0">
        <w:trPr>
          <w:trHeight w:val="300"/>
        </w:trPr>
        <w:tc>
          <w:tcPr>
            <w:tcW w:w="1260" w:type="dxa"/>
          </w:tcPr>
          <w:p w14:paraId="6C8456FD"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Angostura</w:t>
            </w:r>
          </w:p>
        </w:tc>
        <w:tc>
          <w:tcPr>
            <w:tcW w:w="1155" w:type="dxa"/>
            <w:vAlign w:val="center"/>
          </w:tcPr>
          <w:p w14:paraId="2C0A28D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1290" w:type="dxa"/>
            <w:vAlign w:val="center"/>
          </w:tcPr>
          <w:p w14:paraId="1CCE70F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1110" w:type="dxa"/>
            <w:vAlign w:val="center"/>
          </w:tcPr>
          <w:p w14:paraId="36D1776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w:t>
            </w:r>
          </w:p>
        </w:tc>
        <w:tc>
          <w:tcPr>
            <w:tcW w:w="877" w:type="dxa"/>
            <w:vAlign w:val="center"/>
          </w:tcPr>
          <w:p w14:paraId="1CDF381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945" w:type="dxa"/>
            <w:vAlign w:val="center"/>
          </w:tcPr>
          <w:p w14:paraId="3A77734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85" w:type="dxa"/>
            <w:vAlign w:val="center"/>
          </w:tcPr>
          <w:p w14:paraId="138DD84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1306" w:type="dxa"/>
            <w:vAlign w:val="center"/>
          </w:tcPr>
          <w:p w14:paraId="43AF478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Incendio de cobertura vegetal</w:t>
            </w:r>
          </w:p>
        </w:tc>
      </w:tr>
      <w:tr w:rsidR="004863D8" w:rsidRPr="009676D7" w14:paraId="36F9D3FF" w14:textId="77777777" w:rsidTr="00F149A0">
        <w:trPr>
          <w:trHeight w:val="300"/>
        </w:trPr>
        <w:tc>
          <w:tcPr>
            <w:tcW w:w="1260" w:type="dxa"/>
          </w:tcPr>
          <w:p w14:paraId="660C1D90"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Anorí</w:t>
            </w:r>
          </w:p>
        </w:tc>
        <w:tc>
          <w:tcPr>
            <w:tcW w:w="1155" w:type="dxa"/>
            <w:vAlign w:val="center"/>
          </w:tcPr>
          <w:p w14:paraId="79D7056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3</w:t>
            </w:r>
          </w:p>
        </w:tc>
        <w:tc>
          <w:tcPr>
            <w:tcW w:w="1290" w:type="dxa"/>
            <w:vAlign w:val="center"/>
          </w:tcPr>
          <w:p w14:paraId="48F68C4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10</w:t>
            </w:r>
          </w:p>
        </w:tc>
        <w:tc>
          <w:tcPr>
            <w:tcW w:w="1110" w:type="dxa"/>
            <w:vAlign w:val="center"/>
          </w:tcPr>
          <w:p w14:paraId="356FFCB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1</w:t>
            </w:r>
          </w:p>
        </w:tc>
        <w:tc>
          <w:tcPr>
            <w:tcW w:w="877" w:type="dxa"/>
            <w:vAlign w:val="center"/>
          </w:tcPr>
          <w:p w14:paraId="243F0DE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12</w:t>
            </w:r>
          </w:p>
        </w:tc>
        <w:tc>
          <w:tcPr>
            <w:tcW w:w="945" w:type="dxa"/>
            <w:vAlign w:val="center"/>
          </w:tcPr>
          <w:p w14:paraId="22049EA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885" w:type="dxa"/>
            <w:vAlign w:val="center"/>
          </w:tcPr>
          <w:p w14:paraId="2647105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1306" w:type="dxa"/>
            <w:vAlign w:val="center"/>
          </w:tcPr>
          <w:p w14:paraId="0F4A786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Inundación</w:t>
            </w:r>
          </w:p>
        </w:tc>
      </w:tr>
      <w:tr w:rsidR="004863D8" w:rsidRPr="009676D7" w14:paraId="6D8A71F4" w14:textId="77777777" w:rsidTr="00F149A0">
        <w:trPr>
          <w:trHeight w:val="300"/>
        </w:trPr>
        <w:tc>
          <w:tcPr>
            <w:tcW w:w="1260" w:type="dxa"/>
          </w:tcPr>
          <w:p w14:paraId="2946A98A"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Briceño</w:t>
            </w:r>
          </w:p>
        </w:tc>
        <w:tc>
          <w:tcPr>
            <w:tcW w:w="1155" w:type="dxa"/>
            <w:vAlign w:val="center"/>
          </w:tcPr>
          <w:p w14:paraId="16E2ED0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1290" w:type="dxa"/>
            <w:vAlign w:val="center"/>
          </w:tcPr>
          <w:p w14:paraId="1AACBE0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10</w:t>
            </w:r>
          </w:p>
        </w:tc>
        <w:tc>
          <w:tcPr>
            <w:tcW w:w="1110" w:type="dxa"/>
            <w:vAlign w:val="center"/>
          </w:tcPr>
          <w:p w14:paraId="7001DB4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77" w:type="dxa"/>
            <w:vAlign w:val="center"/>
          </w:tcPr>
          <w:p w14:paraId="1245B4A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945" w:type="dxa"/>
            <w:vAlign w:val="center"/>
          </w:tcPr>
          <w:p w14:paraId="1730CC6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85" w:type="dxa"/>
            <w:vAlign w:val="center"/>
          </w:tcPr>
          <w:p w14:paraId="461F564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1306" w:type="dxa"/>
            <w:vAlign w:val="center"/>
          </w:tcPr>
          <w:p w14:paraId="3B3EA69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Movimiento en masa</w:t>
            </w:r>
          </w:p>
        </w:tc>
      </w:tr>
      <w:tr w:rsidR="004863D8" w:rsidRPr="009676D7" w14:paraId="7366C69E" w14:textId="77777777" w:rsidTr="00F149A0">
        <w:trPr>
          <w:trHeight w:val="300"/>
        </w:trPr>
        <w:tc>
          <w:tcPr>
            <w:tcW w:w="1260" w:type="dxa"/>
          </w:tcPr>
          <w:p w14:paraId="7342A230"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Campamento</w:t>
            </w:r>
          </w:p>
        </w:tc>
        <w:tc>
          <w:tcPr>
            <w:tcW w:w="1155" w:type="dxa"/>
            <w:vAlign w:val="center"/>
          </w:tcPr>
          <w:p w14:paraId="5E54F1B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1</w:t>
            </w:r>
          </w:p>
        </w:tc>
        <w:tc>
          <w:tcPr>
            <w:tcW w:w="1290" w:type="dxa"/>
            <w:vAlign w:val="center"/>
          </w:tcPr>
          <w:p w14:paraId="7BC9D11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14</w:t>
            </w:r>
          </w:p>
        </w:tc>
        <w:tc>
          <w:tcPr>
            <w:tcW w:w="1110" w:type="dxa"/>
            <w:vAlign w:val="center"/>
          </w:tcPr>
          <w:p w14:paraId="0866865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877" w:type="dxa"/>
            <w:vAlign w:val="center"/>
          </w:tcPr>
          <w:p w14:paraId="603C998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1</w:t>
            </w:r>
          </w:p>
        </w:tc>
        <w:tc>
          <w:tcPr>
            <w:tcW w:w="945" w:type="dxa"/>
            <w:vAlign w:val="center"/>
          </w:tcPr>
          <w:p w14:paraId="0FDB061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885" w:type="dxa"/>
            <w:vAlign w:val="center"/>
          </w:tcPr>
          <w:p w14:paraId="6086959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1306" w:type="dxa"/>
            <w:vAlign w:val="center"/>
          </w:tcPr>
          <w:p w14:paraId="2624F8B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Movimiento en masa</w:t>
            </w:r>
          </w:p>
        </w:tc>
      </w:tr>
      <w:tr w:rsidR="004863D8" w:rsidRPr="009676D7" w14:paraId="6F200E8B" w14:textId="77777777" w:rsidTr="00F149A0">
        <w:trPr>
          <w:trHeight w:val="300"/>
        </w:trPr>
        <w:tc>
          <w:tcPr>
            <w:tcW w:w="1260" w:type="dxa"/>
          </w:tcPr>
          <w:p w14:paraId="48DE8D70"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Carolina del Príncipe</w:t>
            </w:r>
          </w:p>
        </w:tc>
        <w:tc>
          <w:tcPr>
            <w:tcW w:w="1155" w:type="dxa"/>
            <w:vAlign w:val="center"/>
          </w:tcPr>
          <w:p w14:paraId="1CE4ED3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1290" w:type="dxa"/>
            <w:vAlign w:val="center"/>
          </w:tcPr>
          <w:p w14:paraId="156CFD3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w:t>
            </w:r>
          </w:p>
        </w:tc>
        <w:tc>
          <w:tcPr>
            <w:tcW w:w="1110" w:type="dxa"/>
            <w:vAlign w:val="center"/>
          </w:tcPr>
          <w:p w14:paraId="113A331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77" w:type="dxa"/>
            <w:vAlign w:val="center"/>
          </w:tcPr>
          <w:p w14:paraId="00C5ED1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945" w:type="dxa"/>
            <w:vAlign w:val="center"/>
          </w:tcPr>
          <w:p w14:paraId="442563F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85" w:type="dxa"/>
            <w:vAlign w:val="center"/>
          </w:tcPr>
          <w:p w14:paraId="697A02E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1306" w:type="dxa"/>
            <w:vAlign w:val="center"/>
          </w:tcPr>
          <w:p w14:paraId="08CE585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Movimiento en masa</w:t>
            </w:r>
          </w:p>
        </w:tc>
      </w:tr>
      <w:tr w:rsidR="004863D8" w:rsidRPr="009676D7" w14:paraId="47ECE792" w14:textId="77777777" w:rsidTr="00F149A0">
        <w:trPr>
          <w:trHeight w:val="300"/>
        </w:trPr>
        <w:tc>
          <w:tcPr>
            <w:tcW w:w="1260" w:type="dxa"/>
          </w:tcPr>
          <w:p w14:paraId="3BDADDE3"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Gómez Plata</w:t>
            </w:r>
          </w:p>
        </w:tc>
        <w:tc>
          <w:tcPr>
            <w:tcW w:w="1155" w:type="dxa"/>
            <w:vAlign w:val="center"/>
          </w:tcPr>
          <w:p w14:paraId="567F1CD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1290" w:type="dxa"/>
            <w:vAlign w:val="center"/>
          </w:tcPr>
          <w:p w14:paraId="65813F1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3</w:t>
            </w:r>
          </w:p>
        </w:tc>
        <w:tc>
          <w:tcPr>
            <w:tcW w:w="1110" w:type="dxa"/>
            <w:vAlign w:val="center"/>
          </w:tcPr>
          <w:p w14:paraId="2A5F166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2</w:t>
            </w:r>
          </w:p>
        </w:tc>
        <w:tc>
          <w:tcPr>
            <w:tcW w:w="877" w:type="dxa"/>
            <w:vAlign w:val="center"/>
          </w:tcPr>
          <w:p w14:paraId="1CEC13B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945" w:type="dxa"/>
            <w:vAlign w:val="center"/>
          </w:tcPr>
          <w:p w14:paraId="27BDFFB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885" w:type="dxa"/>
            <w:vAlign w:val="center"/>
          </w:tcPr>
          <w:p w14:paraId="3F08095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1306" w:type="dxa"/>
            <w:vAlign w:val="center"/>
          </w:tcPr>
          <w:p w14:paraId="325A293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Movimiento en masa</w:t>
            </w:r>
          </w:p>
        </w:tc>
      </w:tr>
      <w:tr w:rsidR="004863D8" w:rsidRPr="009676D7" w14:paraId="5C809854" w14:textId="77777777" w:rsidTr="00F149A0">
        <w:trPr>
          <w:trHeight w:val="300"/>
        </w:trPr>
        <w:tc>
          <w:tcPr>
            <w:tcW w:w="1260" w:type="dxa"/>
          </w:tcPr>
          <w:p w14:paraId="667CA0C8"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Guadalupe</w:t>
            </w:r>
          </w:p>
        </w:tc>
        <w:tc>
          <w:tcPr>
            <w:tcW w:w="1155" w:type="dxa"/>
            <w:vAlign w:val="center"/>
          </w:tcPr>
          <w:p w14:paraId="5631033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1290" w:type="dxa"/>
            <w:vAlign w:val="center"/>
          </w:tcPr>
          <w:p w14:paraId="3154C6F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1110" w:type="dxa"/>
            <w:vAlign w:val="center"/>
          </w:tcPr>
          <w:p w14:paraId="1C61F33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w:t>
            </w:r>
          </w:p>
        </w:tc>
        <w:tc>
          <w:tcPr>
            <w:tcW w:w="877" w:type="dxa"/>
            <w:vAlign w:val="center"/>
          </w:tcPr>
          <w:p w14:paraId="74BC0D4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w:t>
            </w:r>
          </w:p>
        </w:tc>
        <w:tc>
          <w:tcPr>
            <w:tcW w:w="945" w:type="dxa"/>
            <w:vAlign w:val="center"/>
          </w:tcPr>
          <w:p w14:paraId="6D56FCA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85" w:type="dxa"/>
            <w:vAlign w:val="center"/>
          </w:tcPr>
          <w:p w14:paraId="3D2800D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1306" w:type="dxa"/>
            <w:vAlign w:val="center"/>
          </w:tcPr>
          <w:p w14:paraId="42B608E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Incendio de cobertura vegetal</w:t>
            </w:r>
          </w:p>
        </w:tc>
      </w:tr>
      <w:tr w:rsidR="004863D8" w:rsidRPr="009676D7" w14:paraId="73BA5156" w14:textId="77777777" w:rsidTr="00F149A0">
        <w:trPr>
          <w:trHeight w:val="300"/>
        </w:trPr>
        <w:tc>
          <w:tcPr>
            <w:tcW w:w="1260" w:type="dxa"/>
          </w:tcPr>
          <w:p w14:paraId="4C60A582"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Ituango</w:t>
            </w:r>
          </w:p>
        </w:tc>
        <w:tc>
          <w:tcPr>
            <w:tcW w:w="1155" w:type="dxa"/>
            <w:vAlign w:val="center"/>
          </w:tcPr>
          <w:p w14:paraId="32BA41A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1</w:t>
            </w:r>
          </w:p>
        </w:tc>
        <w:tc>
          <w:tcPr>
            <w:tcW w:w="1290" w:type="dxa"/>
            <w:vAlign w:val="center"/>
          </w:tcPr>
          <w:p w14:paraId="2E75337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7</w:t>
            </w:r>
          </w:p>
        </w:tc>
        <w:tc>
          <w:tcPr>
            <w:tcW w:w="1110" w:type="dxa"/>
            <w:vAlign w:val="center"/>
          </w:tcPr>
          <w:p w14:paraId="6144B5A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2</w:t>
            </w:r>
          </w:p>
        </w:tc>
        <w:tc>
          <w:tcPr>
            <w:tcW w:w="877" w:type="dxa"/>
            <w:vAlign w:val="center"/>
          </w:tcPr>
          <w:p w14:paraId="23FA65F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945" w:type="dxa"/>
            <w:vAlign w:val="center"/>
          </w:tcPr>
          <w:p w14:paraId="5826B6C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885" w:type="dxa"/>
            <w:vAlign w:val="center"/>
          </w:tcPr>
          <w:p w14:paraId="603FE34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1306" w:type="dxa"/>
            <w:vAlign w:val="center"/>
          </w:tcPr>
          <w:p w14:paraId="0DFE66C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Movimiento en masa</w:t>
            </w:r>
          </w:p>
        </w:tc>
      </w:tr>
      <w:tr w:rsidR="004863D8" w:rsidRPr="009676D7" w14:paraId="4BEA3EA8" w14:textId="77777777" w:rsidTr="00F149A0">
        <w:trPr>
          <w:trHeight w:val="300"/>
        </w:trPr>
        <w:tc>
          <w:tcPr>
            <w:tcW w:w="1260" w:type="dxa"/>
          </w:tcPr>
          <w:p w14:paraId="4DCF370B"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San Andrés de Cuerquia</w:t>
            </w:r>
          </w:p>
        </w:tc>
        <w:tc>
          <w:tcPr>
            <w:tcW w:w="1155" w:type="dxa"/>
            <w:vAlign w:val="center"/>
          </w:tcPr>
          <w:p w14:paraId="217F82E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1290" w:type="dxa"/>
            <w:vAlign w:val="center"/>
          </w:tcPr>
          <w:p w14:paraId="33CEA77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w:t>
            </w:r>
          </w:p>
        </w:tc>
        <w:tc>
          <w:tcPr>
            <w:tcW w:w="1110" w:type="dxa"/>
            <w:vAlign w:val="center"/>
          </w:tcPr>
          <w:p w14:paraId="19FAA91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77" w:type="dxa"/>
            <w:vAlign w:val="center"/>
          </w:tcPr>
          <w:p w14:paraId="4035A7A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945" w:type="dxa"/>
            <w:vAlign w:val="center"/>
          </w:tcPr>
          <w:p w14:paraId="656E8D4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85" w:type="dxa"/>
            <w:vAlign w:val="center"/>
          </w:tcPr>
          <w:p w14:paraId="5D2E0F0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1306" w:type="dxa"/>
            <w:vAlign w:val="center"/>
          </w:tcPr>
          <w:p w14:paraId="4B02F7D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Movimiento en masa</w:t>
            </w:r>
          </w:p>
        </w:tc>
      </w:tr>
      <w:tr w:rsidR="004863D8" w:rsidRPr="009676D7" w14:paraId="060DCC59" w14:textId="77777777" w:rsidTr="00F149A0">
        <w:trPr>
          <w:trHeight w:val="300"/>
        </w:trPr>
        <w:tc>
          <w:tcPr>
            <w:tcW w:w="1260" w:type="dxa"/>
          </w:tcPr>
          <w:p w14:paraId="7472872C"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San José de La Montaña</w:t>
            </w:r>
          </w:p>
        </w:tc>
        <w:tc>
          <w:tcPr>
            <w:tcW w:w="1155" w:type="dxa"/>
            <w:vAlign w:val="center"/>
          </w:tcPr>
          <w:p w14:paraId="68B8A28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1</w:t>
            </w:r>
          </w:p>
        </w:tc>
        <w:tc>
          <w:tcPr>
            <w:tcW w:w="1290" w:type="dxa"/>
            <w:vAlign w:val="center"/>
          </w:tcPr>
          <w:p w14:paraId="0E3F5B6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1</w:t>
            </w:r>
          </w:p>
        </w:tc>
        <w:tc>
          <w:tcPr>
            <w:tcW w:w="1110" w:type="dxa"/>
            <w:vAlign w:val="center"/>
          </w:tcPr>
          <w:p w14:paraId="2FA3244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877" w:type="dxa"/>
            <w:vAlign w:val="center"/>
          </w:tcPr>
          <w:p w14:paraId="20B3ED7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945" w:type="dxa"/>
            <w:vAlign w:val="center"/>
          </w:tcPr>
          <w:p w14:paraId="31AAE6F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885" w:type="dxa"/>
            <w:vAlign w:val="center"/>
          </w:tcPr>
          <w:p w14:paraId="046B9D0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1306" w:type="dxa"/>
            <w:vAlign w:val="center"/>
          </w:tcPr>
          <w:p w14:paraId="2F73BC5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Avenida torrencial</w:t>
            </w:r>
          </w:p>
        </w:tc>
      </w:tr>
      <w:tr w:rsidR="004863D8" w:rsidRPr="009676D7" w14:paraId="5F67E111" w14:textId="77777777" w:rsidTr="00F149A0">
        <w:trPr>
          <w:trHeight w:val="300"/>
        </w:trPr>
        <w:tc>
          <w:tcPr>
            <w:tcW w:w="1260" w:type="dxa"/>
          </w:tcPr>
          <w:p w14:paraId="5A652B47"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Toledo</w:t>
            </w:r>
          </w:p>
        </w:tc>
        <w:tc>
          <w:tcPr>
            <w:tcW w:w="1155" w:type="dxa"/>
            <w:vAlign w:val="center"/>
          </w:tcPr>
          <w:p w14:paraId="763A1E6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1290" w:type="dxa"/>
            <w:vAlign w:val="center"/>
          </w:tcPr>
          <w:p w14:paraId="2EAE416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20</w:t>
            </w:r>
          </w:p>
        </w:tc>
        <w:tc>
          <w:tcPr>
            <w:tcW w:w="1110" w:type="dxa"/>
            <w:vAlign w:val="center"/>
          </w:tcPr>
          <w:p w14:paraId="6E108F9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877" w:type="dxa"/>
            <w:vAlign w:val="center"/>
          </w:tcPr>
          <w:p w14:paraId="0C619F6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945" w:type="dxa"/>
            <w:vAlign w:val="center"/>
          </w:tcPr>
          <w:p w14:paraId="182BE1B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85" w:type="dxa"/>
            <w:vAlign w:val="center"/>
          </w:tcPr>
          <w:p w14:paraId="668014E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1306" w:type="dxa"/>
            <w:vAlign w:val="center"/>
          </w:tcPr>
          <w:p w14:paraId="5AADFA4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Movimiento en masa</w:t>
            </w:r>
          </w:p>
        </w:tc>
      </w:tr>
      <w:tr w:rsidR="004863D8" w:rsidRPr="009676D7" w14:paraId="33D3BD8D" w14:textId="77777777" w:rsidTr="00F149A0">
        <w:trPr>
          <w:trHeight w:val="300"/>
        </w:trPr>
        <w:tc>
          <w:tcPr>
            <w:tcW w:w="1260" w:type="dxa"/>
          </w:tcPr>
          <w:p w14:paraId="2F323081"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Valdivia</w:t>
            </w:r>
          </w:p>
        </w:tc>
        <w:tc>
          <w:tcPr>
            <w:tcW w:w="1155" w:type="dxa"/>
            <w:vAlign w:val="center"/>
          </w:tcPr>
          <w:p w14:paraId="337B8AD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4</w:t>
            </w:r>
          </w:p>
        </w:tc>
        <w:tc>
          <w:tcPr>
            <w:tcW w:w="1290" w:type="dxa"/>
            <w:vAlign w:val="center"/>
          </w:tcPr>
          <w:p w14:paraId="258A735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31</w:t>
            </w:r>
          </w:p>
        </w:tc>
        <w:tc>
          <w:tcPr>
            <w:tcW w:w="1110" w:type="dxa"/>
            <w:vAlign w:val="center"/>
          </w:tcPr>
          <w:p w14:paraId="4B776F2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877" w:type="dxa"/>
            <w:vAlign w:val="center"/>
          </w:tcPr>
          <w:p w14:paraId="3FF0EF6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1</w:t>
            </w:r>
          </w:p>
        </w:tc>
        <w:tc>
          <w:tcPr>
            <w:tcW w:w="945" w:type="dxa"/>
            <w:vAlign w:val="center"/>
          </w:tcPr>
          <w:p w14:paraId="191C5AD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885" w:type="dxa"/>
            <w:vAlign w:val="center"/>
          </w:tcPr>
          <w:p w14:paraId="6FD6CF7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0</w:t>
            </w:r>
          </w:p>
        </w:tc>
        <w:tc>
          <w:tcPr>
            <w:tcW w:w="1306" w:type="dxa"/>
            <w:vAlign w:val="center"/>
          </w:tcPr>
          <w:p w14:paraId="1EE0DEE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Movimiento en masa</w:t>
            </w:r>
          </w:p>
        </w:tc>
      </w:tr>
      <w:tr w:rsidR="004863D8" w:rsidRPr="009676D7" w14:paraId="4D0AE3DE" w14:textId="77777777" w:rsidTr="00F149A0">
        <w:trPr>
          <w:trHeight w:val="300"/>
        </w:trPr>
        <w:tc>
          <w:tcPr>
            <w:tcW w:w="1260" w:type="dxa"/>
          </w:tcPr>
          <w:p w14:paraId="5D1B9334"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Yarumal</w:t>
            </w:r>
          </w:p>
        </w:tc>
        <w:tc>
          <w:tcPr>
            <w:tcW w:w="1155" w:type="dxa"/>
            <w:vAlign w:val="center"/>
          </w:tcPr>
          <w:p w14:paraId="05EB089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1290" w:type="dxa"/>
            <w:vAlign w:val="center"/>
          </w:tcPr>
          <w:p w14:paraId="24B51C0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w:t>
            </w:r>
          </w:p>
        </w:tc>
        <w:tc>
          <w:tcPr>
            <w:tcW w:w="1110" w:type="dxa"/>
            <w:vAlign w:val="center"/>
          </w:tcPr>
          <w:p w14:paraId="5301724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77" w:type="dxa"/>
            <w:vAlign w:val="center"/>
          </w:tcPr>
          <w:p w14:paraId="798A65B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945" w:type="dxa"/>
            <w:vAlign w:val="center"/>
          </w:tcPr>
          <w:p w14:paraId="4D6DC9D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85" w:type="dxa"/>
            <w:vAlign w:val="center"/>
          </w:tcPr>
          <w:p w14:paraId="07E62B2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1306" w:type="dxa"/>
            <w:vAlign w:val="center"/>
          </w:tcPr>
          <w:p w14:paraId="241176E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Movimiento en masa</w:t>
            </w:r>
          </w:p>
        </w:tc>
      </w:tr>
      <w:tr w:rsidR="004863D8" w:rsidRPr="009676D7" w14:paraId="515A51DA" w14:textId="77777777" w:rsidTr="00F149A0">
        <w:trPr>
          <w:trHeight w:val="300"/>
        </w:trPr>
        <w:tc>
          <w:tcPr>
            <w:tcW w:w="1260" w:type="dxa"/>
          </w:tcPr>
          <w:p w14:paraId="35D489BA" w14:textId="77777777" w:rsidR="004863D8" w:rsidRPr="009676D7" w:rsidRDefault="004863D8" w:rsidP="00F149A0">
            <w:pPr>
              <w:spacing w:line="276" w:lineRule="auto"/>
              <w:rPr>
                <w:rFonts w:ascii="Times New Roman" w:hAnsi="Times New Roman" w:cs="Times New Roman"/>
                <w:b/>
                <w:sz w:val="16"/>
                <w:szCs w:val="16"/>
              </w:rPr>
            </w:pPr>
            <w:r w:rsidRPr="009676D7">
              <w:rPr>
                <w:rFonts w:ascii="Times New Roman" w:eastAsia="Calibri" w:hAnsi="Times New Roman" w:cs="Times New Roman"/>
                <w:b/>
                <w:bCs/>
                <w:color w:val="000000" w:themeColor="text1"/>
                <w:sz w:val="16"/>
                <w:szCs w:val="16"/>
              </w:rPr>
              <w:t>Provincia</w:t>
            </w:r>
          </w:p>
        </w:tc>
        <w:tc>
          <w:tcPr>
            <w:tcW w:w="1155" w:type="dxa"/>
            <w:vAlign w:val="center"/>
          </w:tcPr>
          <w:p w14:paraId="35B46263"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color w:val="000000" w:themeColor="text1"/>
                <w:sz w:val="16"/>
                <w:szCs w:val="16"/>
              </w:rPr>
              <w:t>14</w:t>
            </w:r>
          </w:p>
        </w:tc>
        <w:tc>
          <w:tcPr>
            <w:tcW w:w="1290" w:type="dxa"/>
            <w:vAlign w:val="center"/>
          </w:tcPr>
          <w:p w14:paraId="642F442F"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color w:val="000000" w:themeColor="text1"/>
                <w:sz w:val="16"/>
                <w:szCs w:val="16"/>
              </w:rPr>
              <w:t>113</w:t>
            </w:r>
          </w:p>
        </w:tc>
        <w:tc>
          <w:tcPr>
            <w:tcW w:w="1110" w:type="dxa"/>
            <w:vAlign w:val="center"/>
          </w:tcPr>
          <w:p w14:paraId="04579F36"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color w:val="000000" w:themeColor="text1"/>
                <w:sz w:val="16"/>
                <w:szCs w:val="16"/>
              </w:rPr>
              <w:t>14</w:t>
            </w:r>
          </w:p>
        </w:tc>
        <w:tc>
          <w:tcPr>
            <w:tcW w:w="877" w:type="dxa"/>
            <w:vAlign w:val="center"/>
          </w:tcPr>
          <w:p w14:paraId="30838FD1"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color w:val="000000" w:themeColor="text1"/>
                <w:sz w:val="16"/>
                <w:szCs w:val="16"/>
              </w:rPr>
              <w:t>18</w:t>
            </w:r>
          </w:p>
        </w:tc>
        <w:tc>
          <w:tcPr>
            <w:tcW w:w="945" w:type="dxa"/>
            <w:vAlign w:val="center"/>
          </w:tcPr>
          <w:p w14:paraId="42311D6B"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color w:val="000000" w:themeColor="text1"/>
                <w:sz w:val="16"/>
                <w:szCs w:val="16"/>
              </w:rPr>
              <w:t>0</w:t>
            </w:r>
          </w:p>
        </w:tc>
        <w:tc>
          <w:tcPr>
            <w:tcW w:w="885" w:type="dxa"/>
            <w:vAlign w:val="center"/>
          </w:tcPr>
          <w:p w14:paraId="71425933"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color w:val="000000" w:themeColor="text1"/>
                <w:sz w:val="16"/>
                <w:szCs w:val="16"/>
              </w:rPr>
              <w:t>0</w:t>
            </w:r>
          </w:p>
        </w:tc>
        <w:tc>
          <w:tcPr>
            <w:tcW w:w="1306" w:type="dxa"/>
            <w:vAlign w:val="center"/>
          </w:tcPr>
          <w:p w14:paraId="1964F6BC"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color w:val="000000" w:themeColor="text1"/>
                <w:sz w:val="16"/>
                <w:szCs w:val="16"/>
              </w:rPr>
              <w:t>Movimiento en masa</w:t>
            </w:r>
          </w:p>
        </w:tc>
      </w:tr>
      <w:tr w:rsidR="004863D8" w:rsidRPr="009676D7" w14:paraId="2049FA52" w14:textId="77777777" w:rsidTr="00F149A0">
        <w:trPr>
          <w:trHeight w:val="300"/>
        </w:trPr>
        <w:tc>
          <w:tcPr>
            <w:tcW w:w="1260" w:type="dxa"/>
          </w:tcPr>
          <w:p w14:paraId="110303F2" w14:textId="77777777" w:rsidR="004863D8" w:rsidRPr="009676D7" w:rsidRDefault="004863D8" w:rsidP="00F149A0">
            <w:pPr>
              <w:spacing w:line="276" w:lineRule="auto"/>
              <w:rPr>
                <w:rFonts w:ascii="Times New Roman" w:hAnsi="Times New Roman" w:cs="Times New Roman"/>
                <w:b/>
                <w:sz w:val="16"/>
                <w:szCs w:val="16"/>
              </w:rPr>
            </w:pPr>
            <w:r w:rsidRPr="009676D7">
              <w:rPr>
                <w:rFonts w:ascii="Times New Roman" w:eastAsia="Calibri" w:hAnsi="Times New Roman" w:cs="Times New Roman"/>
                <w:b/>
                <w:bCs/>
                <w:sz w:val="16"/>
                <w:szCs w:val="16"/>
              </w:rPr>
              <w:t>Subregión</w:t>
            </w:r>
          </w:p>
        </w:tc>
        <w:tc>
          <w:tcPr>
            <w:tcW w:w="1155" w:type="dxa"/>
            <w:vAlign w:val="center"/>
          </w:tcPr>
          <w:p w14:paraId="3BBB1608"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14</w:t>
            </w:r>
          </w:p>
        </w:tc>
        <w:tc>
          <w:tcPr>
            <w:tcW w:w="1290" w:type="dxa"/>
            <w:vAlign w:val="center"/>
          </w:tcPr>
          <w:p w14:paraId="134916D0"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113</w:t>
            </w:r>
          </w:p>
        </w:tc>
        <w:tc>
          <w:tcPr>
            <w:tcW w:w="1110" w:type="dxa"/>
            <w:vAlign w:val="center"/>
          </w:tcPr>
          <w:p w14:paraId="75FCDE3C"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16</w:t>
            </w:r>
          </w:p>
        </w:tc>
        <w:tc>
          <w:tcPr>
            <w:tcW w:w="877" w:type="dxa"/>
            <w:vAlign w:val="center"/>
          </w:tcPr>
          <w:p w14:paraId="00E6983D"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10</w:t>
            </w:r>
          </w:p>
        </w:tc>
        <w:tc>
          <w:tcPr>
            <w:tcW w:w="945" w:type="dxa"/>
            <w:vAlign w:val="center"/>
          </w:tcPr>
          <w:p w14:paraId="296B1A21"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0</w:t>
            </w:r>
          </w:p>
        </w:tc>
        <w:tc>
          <w:tcPr>
            <w:tcW w:w="885" w:type="dxa"/>
            <w:vAlign w:val="center"/>
          </w:tcPr>
          <w:p w14:paraId="0CD61FC9"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w:t>
            </w:r>
          </w:p>
        </w:tc>
        <w:tc>
          <w:tcPr>
            <w:tcW w:w="1306" w:type="dxa"/>
            <w:vAlign w:val="center"/>
          </w:tcPr>
          <w:p w14:paraId="0D8E1F0D"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Movimiento en masa</w:t>
            </w:r>
          </w:p>
        </w:tc>
      </w:tr>
    </w:tbl>
    <w:p w14:paraId="5114EDA6" w14:textId="77777777" w:rsidR="004863D8" w:rsidRPr="009676D7" w:rsidRDefault="004863D8" w:rsidP="004863D8">
      <w:pPr>
        <w:spacing w:before="0" w:after="160"/>
      </w:pPr>
      <w:r w:rsidRPr="75AA67FD">
        <w:rPr>
          <w:rFonts w:ascii="Times New Roman" w:eastAsia="Arial Narrow" w:hAnsi="Times New Roman" w:cs="Times New Roman"/>
          <w:b/>
          <w:bCs/>
          <w:color w:val="000000" w:themeColor="text1"/>
          <w:sz w:val="18"/>
          <w:szCs w:val="18"/>
        </w:rPr>
        <w:t xml:space="preserve"> Fuente:</w:t>
      </w:r>
      <w:r w:rsidRPr="75AA67FD">
        <w:rPr>
          <w:rFonts w:ascii="Times New Roman" w:eastAsia="Arial Narrow" w:hAnsi="Times New Roman" w:cs="Times New Roman"/>
          <w:color w:val="000000" w:themeColor="text1"/>
          <w:sz w:val="18"/>
          <w:szCs w:val="18"/>
        </w:rPr>
        <w:t xml:space="preserve"> UNGRD (s.f.-a) y UNGRD (s.f.-b).</w:t>
      </w:r>
    </w:p>
    <w:p w14:paraId="2AEDD0EF" w14:textId="77777777" w:rsidR="004863D8" w:rsidRPr="009676D7" w:rsidRDefault="004863D8" w:rsidP="004863D8">
      <w:pPr>
        <w:rPr>
          <w:rFonts w:ascii="Times New Roman" w:hAnsi="Times New Roman" w:cs="Times New Roman"/>
        </w:rPr>
      </w:pPr>
      <w:r w:rsidRPr="009676D7">
        <w:rPr>
          <w:rFonts w:ascii="Times New Roman" w:eastAsia="Arial" w:hAnsi="Times New Roman" w:cs="Times New Roman"/>
        </w:rPr>
        <w:t>Por último, el DNP calcula para el año 2024 el Índice de Riesgo Ajustado por Capacidades para exceso de lluvias</w:t>
      </w:r>
      <w:r w:rsidRPr="009676D7">
        <w:rPr>
          <w:rStyle w:val="FootnoteReference"/>
          <w:rFonts w:ascii="Times New Roman" w:eastAsia="Arial" w:hAnsi="Times New Roman" w:cs="Times New Roman"/>
        </w:rPr>
        <w:footnoteReference w:id="12"/>
      </w:r>
      <w:r w:rsidRPr="009676D7">
        <w:rPr>
          <w:rFonts w:ascii="Times New Roman" w:eastAsia="Arial" w:hAnsi="Times New Roman" w:cs="Times New Roman"/>
        </w:rPr>
        <w:t xml:space="preserve">, el cual analiza la presencia de inundaciones lentas, movimientos en masa y avenidas torrenciales confirmando un riesgo medio alto para los municipios de la provincia, pues </w:t>
      </w:r>
      <w:r>
        <w:rPr>
          <w:rFonts w:ascii="Times New Roman" w:eastAsia="Arial" w:hAnsi="Times New Roman" w:cs="Times New Roman"/>
        </w:rPr>
        <w:t>como se observa en la Tabla 43, Guadalupe, Briceño</w:t>
      </w:r>
      <w:r w:rsidRPr="009676D7">
        <w:rPr>
          <w:rFonts w:ascii="Times New Roman" w:eastAsia="Arial" w:hAnsi="Times New Roman" w:cs="Times New Roman"/>
        </w:rPr>
        <w:t xml:space="preserve"> y Campamento presentan un índice entre 52,63 y 55,51, seguidos de Valdivia (68,30), Ituango (65,68), Toledo (61,53) y San Andrés de Cuerquia (61,39) que lideran la ocurrencia de dichos fenómenos reflejando una alta exposición con baja capacidad de respuesta, Carolina del Príncipe (37,76) y San José de la Montaña (38,19) presentan un menor riesgo. Para el caso del déficit de lluvia que evalúa la exposición y vulnerabilidad ante amenazas de sequias e incendios forestales los municipios mejor situados en la provincia son Carolina del Príncipe (17,10) y Yarumal (19,85) y los más vulnerables Ituango (30,15), Briceño (30,61) y Valdivia (31,64). </w:t>
      </w:r>
    </w:p>
    <w:p w14:paraId="007537E5" w14:textId="77777777" w:rsidR="004863D8" w:rsidRPr="009676D7" w:rsidRDefault="004863D8" w:rsidP="004863D8">
      <w:pPr>
        <w:pStyle w:val="Caption"/>
        <w:keepNext/>
        <w:jc w:val="center"/>
        <w:rPr>
          <w:rFonts w:ascii="Times New Roman" w:hAnsi="Times New Roman" w:cs="Times New Roman"/>
          <w:i w:val="0"/>
          <w:iCs w:val="0"/>
          <w:sz w:val="20"/>
          <w:szCs w:val="20"/>
        </w:rPr>
      </w:pPr>
      <w:commentRangeStart w:id="45"/>
      <w:commentRangeStart w:id="46"/>
      <w:r w:rsidRPr="4DA1DC40">
        <w:rPr>
          <w:rFonts w:ascii="Times New Roman" w:hAnsi="Times New Roman" w:cs="Times New Roman"/>
          <w:i w:val="0"/>
          <w:iCs w:val="0"/>
          <w:sz w:val="20"/>
          <w:szCs w:val="20"/>
        </w:rPr>
        <w:t xml:space="preserve">Tabla </w:t>
      </w:r>
      <w:r w:rsidRPr="4DA1DC40">
        <w:rPr>
          <w:rFonts w:ascii="Times New Roman" w:hAnsi="Times New Roman" w:cs="Times New Roman"/>
          <w:i w:val="0"/>
          <w:iCs w:val="0"/>
          <w:sz w:val="20"/>
          <w:szCs w:val="20"/>
        </w:rPr>
        <w:fldChar w:fldCharType="begin"/>
      </w:r>
      <w:r w:rsidRPr="4DA1DC40">
        <w:rPr>
          <w:rFonts w:ascii="Times New Roman" w:hAnsi="Times New Roman" w:cs="Times New Roman"/>
          <w:i w:val="0"/>
          <w:iCs w:val="0"/>
          <w:sz w:val="20"/>
          <w:szCs w:val="20"/>
        </w:rPr>
        <w:instrText xml:space="preserve"> SEQ Tabla \* ARABIC </w:instrText>
      </w:r>
      <w:r w:rsidRPr="4DA1DC40">
        <w:rPr>
          <w:rFonts w:ascii="Times New Roman" w:hAnsi="Times New Roman" w:cs="Times New Roman"/>
          <w:i w:val="0"/>
          <w:iCs w:val="0"/>
          <w:sz w:val="20"/>
          <w:szCs w:val="20"/>
        </w:rPr>
        <w:fldChar w:fldCharType="separate"/>
      </w:r>
      <w:r>
        <w:rPr>
          <w:rFonts w:ascii="Times New Roman" w:hAnsi="Times New Roman" w:cs="Times New Roman"/>
          <w:i w:val="0"/>
          <w:iCs w:val="0"/>
          <w:noProof/>
          <w:sz w:val="20"/>
          <w:szCs w:val="20"/>
        </w:rPr>
        <w:t>44</w:t>
      </w:r>
      <w:r w:rsidRPr="4DA1DC40">
        <w:rPr>
          <w:rFonts w:ascii="Times New Roman" w:hAnsi="Times New Roman" w:cs="Times New Roman"/>
          <w:i w:val="0"/>
          <w:iCs w:val="0"/>
          <w:sz w:val="20"/>
          <w:szCs w:val="20"/>
        </w:rPr>
        <w:fldChar w:fldCharType="end"/>
      </w:r>
      <w:r w:rsidRPr="4DA1DC40">
        <w:rPr>
          <w:rFonts w:ascii="Times New Roman" w:hAnsi="Times New Roman" w:cs="Times New Roman"/>
          <w:i w:val="0"/>
          <w:iCs w:val="0"/>
          <w:sz w:val="20"/>
          <w:szCs w:val="20"/>
        </w:rPr>
        <w:t>. Índice Municipal de Gestión del Riesgo Ajustado por Capacidades para exceso y déficit de lluvias en los municipios de la PAP Bio-energética del Norte de Antioquia (2024).</w:t>
      </w:r>
      <w:commentRangeEnd w:id="45"/>
      <w:r w:rsidRPr="009676D7">
        <w:rPr>
          <w:rStyle w:val="CommentReference"/>
          <w:rFonts w:ascii="Times New Roman" w:hAnsi="Times New Roman" w:cs="Times New Roman"/>
          <w:i w:val="0"/>
          <w:iCs w:val="0"/>
          <w:sz w:val="20"/>
          <w:szCs w:val="20"/>
        </w:rPr>
        <w:commentReference w:id="45"/>
      </w:r>
      <w:commentRangeEnd w:id="46"/>
      <w:r>
        <w:commentReference w:id="46"/>
      </w:r>
    </w:p>
    <w:tbl>
      <w:tblPr>
        <w:tblStyle w:val="TableGrid"/>
        <w:tblW w:w="8836" w:type="dxa"/>
        <w:tblLook w:val="04A0" w:firstRow="1" w:lastRow="0" w:firstColumn="1" w:lastColumn="0" w:noHBand="0" w:noVBand="1"/>
      </w:tblPr>
      <w:tblGrid>
        <w:gridCol w:w="2139"/>
        <w:gridCol w:w="2057"/>
        <w:gridCol w:w="2057"/>
        <w:gridCol w:w="2583"/>
      </w:tblGrid>
      <w:tr w:rsidR="004863D8" w:rsidRPr="009676D7" w14:paraId="12F65F01" w14:textId="77777777" w:rsidTr="00F149A0">
        <w:trPr>
          <w:trHeight w:val="420"/>
        </w:trPr>
        <w:tc>
          <w:tcPr>
            <w:tcW w:w="2139" w:type="dxa"/>
            <w:shd w:val="clear" w:color="auto" w:fill="002060"/>
            <w:vAlign w:val="center"/>
          </w:tcPr>
          <w:p w14:paraId="2BEE0237"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Municipio</w:t>
            </w:r>
          </w:p>
        </w:tc>
        <w:tc>
          <w:tcPr>
            <w:tcW w:w="2057" w:type="dxa"/>
            <w:shd w:val="clear" w:color="auto" w:fill="002060"/>
            <w:vAlign w:val="center"/>
          </w:tcPr>
          <w:p w14:paraId="64D7D065"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rial" w:hAnsi="Times New Roman" w:cs="Times New Roman"/>
                <w:b/>
                <w:bCs/>
                <w:color w:val="FFFFFF" w:themeColor="background1"/>
                <w:sz w:val="16"/>
                <w:szCs w:val="16"/>
              </w:rPr>
              <w:t>Exceso de lluvias</w:t>
            </w:r>
          </w:p>
        </w:tc>
        <w:tc>
          <w:tcPr>
            <w:tcW w:w="2057" w:type="dxa"/>
            <w:shd w:val="clear" w:color="auto" w:fill="002060"/>
            <w:vAlign w:val="center"/>
          </w:tcPr>
          <w:p w14:paraId="4662A4EB" w14:textId="77777777" w:rsidR="004863D8" w:rsidRDefault="004863D8" w:rsidP="00F149A0">
            <w:pPr>
              <w:spacing w:line="276" w:lineRule="auto"/>
              <w:jc w:val="center"/>
            </w:pPr>
            <w:r w:rsidRPr="75AA67FD">
              <w:rPr>
                <w:rFonts w:ascii="Times New Roman" w:eastAsia="Arial" w:hAnsi="Times New Roman" w:cs="Times New Roman"/>
                <w:b/>
                <w:bCs/>
                <w:color w:val="FFFFFF" w:themeColor="background1"/>
                <w:sz w:val="16"/>
                <w:szCs w:val="16"/>
              </w:rPr>
              <w:t>Municipio</w:t>
            </w:r>
          </w:p>
        </w:tc>
        <w:tc>
          <w:tcPr>
            <w:tcW w:w="2583" w:type="dxa"/>
            <w:shd w:val="clear" w:color="auto" w:fill="002060"/>
            <w:vAlign w:val="center"/>
          </w:tcPr>
          <w:p w14:paraId="515DB505"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rial" w:hAnsi="Times New Roman" w:cs="Times New Roman"/>
                <w:b/>
                <w:bCs/>
                <w:color w:val="FFFFFF" w:themeColor="background1"/>
                <w:sz w:val="16"/>
                <w:szCs w:val="16"/>
              </w:rPr>
              <w:t>Déficit de lluvias</w:t>
            </w:r>
          </w:p>
        </w:tc>
      </w:tr>
      <w:tr w:rsidR="004863D8" w:rsidRPr="009676D7" w14:paraId="035C769C" w14:textId="77777777" w:rsidTr="00F149A0">
        <w:trPr>
          <w:trHeight w:val="300"/>
        </w:trPr>
        <w:tc>
          <w:tcPr>
            <w:tcW w:w="2139" w:type="dxa"/>
          </w:tcPr>
          <w:p w14:paraId="10A76935" w14:textId="77777777" w:rsidR="004863D8" w:rsidRDefault="004863D8" w:rsidP="00F149A0">
            <w:pPr>
              <w:spacing w:line="276" w:lineRule="auto"/>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Valdivia </w:t>
            </w:r>
          </w:p>
        </w:tc>
        <w:tc>
          <w:tcPr>
            <w:tcW w:w="2057" w:type="dxa"/>
          </w:tcPr>
          <w:p w14:paraId="017BC071"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68,30 </w:t>
            </w:r>
          </w:p>
        </w:tc>
        <w:tc>
          <w:tcPr>
            <w:tcW w:w="2057" w:type="dxa"/>
          </w:tcPr>
          <w:p w14:paraId="03926CA5"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Valdivia </w:t>
            </w:r>
          </w:p>
        </w:tc>
        <w:tc>
          <w:tcPr>
            <w:tcW w:w="2583" w:type="dxa"/>
          </w:tcPr>
          <w:p w14:paraId="235EB542"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31,64 </w:t>
            </w:r>
          </w:p>
        </w:tc>
      </w:tr>
      <w:tr w:rsidR="004863D8" w:rsidRPr="009676D7" w14:paraId="4CAC1D9C" w14:textId="77777777" w:rsidTr="00F149A0">
        <w:trPr>
          <w:trHeight w:val="300"/>
        </w:trPr>
        <w:tc>
          <w:tcPr>
            <w:tcW w:w="2139" w:type="dxa"/>
          </w:tcPr>
          <w:p w14:paraId="0D3EF9C2" w14:textId="77777777" w:rsidR="004863D8" w:rsidRDefault="004863D8" w:rsidP="00F149A0">
            <w:pPr>
              <w:spacing w:line="276" w:lineRule="auto"/>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Ituango </w:t>
            </w:r>
          </w:p>
        </w:tc>
        <w:tc>
          <w:tcPr>
            <w:tcW w:w="2057" w:type="dxa"/>
          </w:tcPr>
          <w:p w14:paraId="4400305A"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65,68 </w:t>
            </w:r>
          </w:p>
        </w:tc>
        <w:tc>
          <w:tcPr>
            <w:tcW w:w="2057" w:type="dxa"/>
          </w:tcPr>
          <w:p w14:paraId="564BB69C" w14:textId="77777777" w:rsidR="004863D8" w:rsidRDefault="004863D8" w:rsidP="00F149A0">
            <w:pPr>
              <w:jc w:val="left"/>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Briceño </w:t>
            </w:r>
          </w:p>
        </w:tc>
        <w:tc>
          <w:tcPr>
            <w:tcW w:w="2583" w:type="dxa"/>
          </w:tcPr>
          <w:p w14:paraId="31A972F6"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30,61 </w:t>
            </w:r>
          </w:p>
        </w:tc>
      </w:tr>
      <w:tr w:rsidR="004863D8" w:rsidRPr="009676D7" w14:paraId="38658BDC" w14:textId="77777777" w:rsidTr="00F149A0">
        <w:trPr>
          <w:trHeight w:val="300"/>
        </w:trPr>
        <w:tc>
          <w:tcPr>
            <w:tcW w:w="2139" w:type="dxa"/>
          </w:tcPr>
          <w:p w14:paraId="01F8C623" w14:textId="77777777" w:rsidR="004863D8" w:rsidRDefault="004863D8" w:rsidP="00F149A0">
            <w:pPr>
              <w:spacing w:line="276" w:lineRule="auto"/>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Toledo </w:t>
            </w:r>
          </w:p>
        </w:tc>
        <w:tc>
          <w:tcPr>
            <w:tcW w:w="2057" w:type="dxa"/>
          </w:tcPr>
          <w:p w14:paraId="3FD5E5BC"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61,53 </w:t>
            </w:r>
          </w:p>
        </w:tc>
        <w:tc>
          <w:tcPr>
            <w:tcW w:w="2057" w:type="dxa"/>
          </w:tcPr>
          <w:p w14:paraId="0BDB3FE9"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Ituango </w:t>
            </w:r>
          </w:p>
        </w:tc>
        <w:tc>
          <w:tcPr>
            <w:tcW w:w="2583" w:type="dxa"/>
          </w:tcPr>
          <w:p w14:paraId="752F7341"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30,15 </w:t>
            </w:r>
          </w:p>
        </w:tc>
      </w:tr>
      <w:tr w:rsidR="004863D8" w:rsidRPr="009676D7" w14:paraId="141CCF12" w14:textId="77777777" w:rsidTr="00F149A0">
        <w:trPr>
          <w:trHeight w:val="300"/>
        </w:trPr>
        <w:tc>
          <w:tcPr>
            <w:tcW w:w="2139" w:type="dxa"/>
          </w:tcPr>
          <w:p w14:paraId="2AB34B84" w14:textId="77777777" w:rsidR="004863D8" w:rsidRDefault="004863D8" w:rsidP="00F149A0">
            <w:pPr>
              <w:spacing w:line="276" w:lineRule="auto"/>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San Andrés de Cuerquia </w:t>
            </w:r>
          </w:p>
        </w:tc>
        <w:tc>
          <w:tcPr>
            <w:tcW w:w="2057" w:type="dxa"/>
          </w:tcPr>
          <w:p w14:paraId="3B64E391"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61,39 </w:t>
            </w:r>
          </w:p>
        </w:tc>
        <w:tc>
          <w:tcPr>
            <w:tcW w:w="2057" w:type="dxa"/>
          </w:tcPr>
          <w:p w14:paraId="287AF8A2" w14:textId="77777777" w:rsidR="004863D8" w:rsidRDefault="004863D8" w:rsidP="00F149A0">
            <w:pPr>
              <w:jc w:val="left"/>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Guadalupe </w:t>
            </w:r>
          </w:p>
        </w:tc>
        <w:tc>
          <w:tcPr>
            <w:tcW w:w="2583" w:type="dxa"/>
          </w:tcPr>
          <w:p w14:paraId="10A13938"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29,69 </w:t>
            </w:r>
          </w:p>
        </w:tc>
      </w:tr>
      <w:tr w:rsidR="004863D8" w:rsidRPr="009676D7" w14:paraId="2727A29D" w14:textId="77777777" w:rsidTr="00F149A0">
        <w:trPr>
          <w:trHeight w:val="300"/>
        </w:trPr>
        <w:tc>
          <w:tcPr>
            <w:tcW w:w="2139" w:type="dxa"/>
          </w:tcPr>
          <w:p w14:paraId="3040A215" w14:textId="77777777" w:rsidR="004863D8" w:rsidRDefault="004863D8" w:rsidP="00F149A0">
            <w:pPr>
              <w:spacing w:line="276" w:lineRule="auto"/>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Campamento </w:t>
            </w:r>
          </w:p>
        </w:tc>
        <w:tc>
          <w:tcPr>
            <w:tcW w:w="2057" w:type="dxa"/>
          </w:tcPr>
          <w:p w14:paraId="3A96D07A"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55,51 </w:t>
            </w:r>
          </w:p>
        </w:tc>
        <w:tc>
          <w:tcPr>
            <w:tcW w:w="2057" w:type="dxa"/>
          </w:tcPr>
          <w:p w14:paraId="46C8B1C9" w14:textId="77777777" w:rsidR="004863D8" w:rsidRDefault="004863D8" w:rsidP="00F149A0">
            <w:pPr>
              <w:jc w:val="left"/>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San Andrés de Cuerquia </w:t>
            </w:r>
          </w:p>
        </w:tc>
        <w:tc>
          <w:tcPr>
            <w:tcW w:w="2583" w:type="dxa"/>
          </w:tcPr>
          <w:p w14:paraId="1C594137"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29,32 </w:t>
            </w:r>
          </w:p>
        </w:tc>
      </w:tr>
      <w:tr w:rsidR="004863D8" w:rsidRPr="009676D7" w14:paraId="45931127" w14:textId="77777777" w:rsidTr="00F149A0">
        <w:trPr>
          <w:trHeight w:val="300"/>
        </w:trPr>
        <w:tc>
          <w:tcPr>
            <w:tcW w:w="2139" w:type="dxa"/>
          </w:tcPr>
          <w:p w14:paraId="36962D63" w14:textId="77777777" w:rsidR="004863D8" w:rsidRDefault="004863D8" w:rsidP="00F149A0">
            <w:pPr>
              <w:spacing w:line="276" w:lineRule="auto"/>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Briceño </w:t>
            </w:r>
          </w:p>
        </w:tc>
        <w:tc>
          <w:tcPr>
            <w:tcW w:w="2057" w:type="dxa"/>
          </w:tcPr>
          <w:p w14:paraId="3A580C53"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52,76 </w:t>
            </w:r>
          </w:p>
        </w:tc>
        <w:tc>
          <w:tcPr>
            <w:tcW w:w="2057" w:type="dxa"/>
          </w:tcPr>
          <w:p w14:paraId="5EDDB26E"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Gómez Plata </w:t>
            </w:r>
          </w:p>
        </w:tc>
        <w:tc>
          <w:tcPr>
            <w:tcW w:w="2583" w:type="dxa"/>
          </w:tcPr>
          <w:p w14:paraId="7A12FD79"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29,13 </w:t>
            </w:r>
          </w:p>
        </w:tc>
      </w:tr>
      <w:tr w:rsidR="004863D8" w:rsidRPr="009676D7" w14:paraId="682325D8" w14:textId="77777777" w:rsidTr="00F149A0">
        <w:trPr>
          <w:trHeight w:val="300"/>
        </w:trPr>
        <w:tc>
          <w:tcPr>
            <w:tcW w:w="2139" w:type="dxa"/>
          </w:tcPr>
          <w:p w14:paraId="3605EB4C" w14:textId="77777777" w:rsidR="004863D8" w:rsidRDefault="004863D8" w:rsidP="00F149A0">
            <w:pPr>
              <w:spacing w:line="276" w:lineRule="auto"/>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Guadalupe </w:t>
            </w:r>
          </w:p>
        </w:tc>
        <w:tc>
          <w:tcPr>
            <w:tcW w:w="2057" w:type="dxa"/>
          </w:tcPr>
          <w:p w14:paraId="1C208C31"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52,63 </w:t>
            </w:r>
          </w:p>
        </w:tc>
        <w:tc>
          <w:tcPr>
            <w:tcW w:w="2057" w:type="dxa"/>
          </w:tcPr>
          <w:p w14:paraId="27AEF584" w14:textId="77777777" w:rsidR="004863D8" w:rsidRDefault="004863D8" w:rsidP="00F149A0">
            <w:pPr>
              <w:jc w:val="left"/>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Toledo </w:t>
            </w:r>
          </w:p>
        </w:tc>
        <w:tc>
          <w:tcPr>
            <w:tcW w:w="2583" w:type="dxa"/>
          </w:tcPr>
          <w:p w14:paraId="7E0D87E4"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29,10 </w:t>
            </w:r>
          </w:p>
        </w:tc>
      </w:tr>
      <w:tr w:rsidR="004863D8" w:rsidRPr="009676D7" w14:paraId="536B3DFD" w14:textId="77777777" w:rsidTr="00F149A0">
        <w:trPr>
          <w:trHeight w:val="300"/>
        </w:trPr>
        <w:tc>
          <w:tcPr>
            <w:tcW w:w="2139" w:type="dxa"/>
          </w:tcPr>
          <w:p w14:paraId="276FBE97" w14:textId="77777777" w:rsidR="004863D8" w:rsidRDefault="004863D8" w:rsidP="00F149A0">
            <w:pPr>
              <w:spacing w:line="276" w:lineRule="auto"/>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Anorí </w:t>
            </w:r>
          </w:p>
        </w:tc>
        <w:tc>
          <w:tcPr>
            <w:tcW w:w="2057" w:type="dxa"/>
          </w:tcPr>
          <w:p w14:paraId="04EF68A5"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49,03 </w:t>
            </w:r>
          </w:p>
        </w:tc>
        <w:tc>
          <w:tcPr>
            <w:tcW w:w="2057" w:type="dxa"/>
          </w:tcPr>
          <w:p w14:paraId="6F8E47D9"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Campamento </w:t>
            </w:r>
          </w:p>
        </w:tc>
        <w:tc>
          <w:tcPr>
            <w:tcW w:w="2583" w:type="dxa"/>
          </w:tcPr>
          <w:p w14:paraId="40673BBB"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27,60 </w:t>
            </w:r>
          </w:p>
        </w:tc>
      </w:tr>
      <w:tr w:rsidR="004863D8" w:rsidRPr="009676D7" w14:paraId="5CA6BF44" w14:textId="77777777" w:rsidTr="00F149A0">
        <w:trPr>
          <w:trHeight w:val="300"/>
        </w:trPr>
        <w:tc>
          <w:tcPr>
            <w:tcW w:w="2139" w:type="dxa"/>
          </w:tcPr>
          <w:p w14:paraId="5435F092" w14:textId="77777777" w:rsidR="004863D8" w:rsidRDefault="004863D8" w:rsidP="00F149A0">
            <w:pPr>
              <w:spacing w:line="276" w:lineRule="auto"/>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Angostura </w:t>
            </w:r>
          </w:p>
        </w:tc>
        <w:tc>
          <w:tcPr>
            <w:tcW w:w="2057" w:type="dxa"/>
          </w:tcPr>
          <w:p w14:paraId="345AECD4"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47,66 </w:t>
            </w:r>
          </w:p>
        </w:tc>
        <w:tc>
          <w:tcPr>
            <w:tcW w:w="2057" w:type="dxa"/>
          </w:tcPr>
          <w:p w14:paraId="1F3C480D"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b/>
                <w:bCs/>
                <w:color w:val="000000" w:themeColor="text1"/>
                <w:sz w:val="16"/>
                <w:szCs w:val="16"/>
              </w:rPr>
              <w:t>Departamento</w:t>
            </w:r>
            <w:r w:rsidRPr="75AA67FD">
              <w:rPr>
                <w:rFonts w:ascii="Times New Roman" w:eastAsia="Calibri" w:hAnsi="Times New Roman" w:cs="Times New Roman"/>
                <w:color w:val="000000" w:themeColor="text1"/>
                <w:sz w:val="16"/>
                <w:szCs w:val="16"/>
              </w:rPr>
              <w:t xml:space="preserve"> </w:t>
            </w:r>
          </w:p>
        </w:tc>
        <w:tc>
          <w:tcPr>
            <w:tcW w:w="2583" w:type="dxa"/>
          </w:tcPr>
          <w:p w14:paraId="66A4D5B0"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b/>
                <w:bCs/>
                <w:color w:val="000000" w:themeColor="text1"/>
                <w:sz w:val="16"/>
                <w:szCs w:val="16"/>
              </w:rPr>
              <w:t>26,51</w:t>
            </w:r>
            <w:r w:rsidRPr="75AA67FD">
              <w:rPr>
                <w:rFonts w:ascii="Times New Roman" w:eastAsia="Calibri" w:hAnsi="Times New Roman" w:cs="Times New Roman"/>
                <w:color w:val="000000" w:themeColor="text1"/>
                <w:sz w:val="16"/>
                <w:szCs w:val="16"/>
              </w:rPr>
              <w:t xml:space="preserve"> </w:t>
            </w:r>
          </w:p>
        </w:tc>
      </w:tr>
      <w:tr w:rsidR="004863D8" w:rsidRPr="009676D7" w14:paraId="720EAAD2" w14:textId="77777777" w:rsidTr="00F149A0">
        <w:trPr>
          <w:trHeight w:val="300"/>
        </w:trPr>
        <w:tc>
          <w:tcPr>
            <w:tcW w:w="2139" w:type="dxa"/>
          </w:tcPr>
          <w:p w14:paraId="040476FD" w14:textId="77777777" w:rsidR="004863D8" w:rsidRDefault="004863D8" w:rsidP="00F149A0">
            <w:pPr>
              <w:spacing w:line="276" w:lineRule="auto"/>
              <w:rPr>
                <w:rFonts w:ascii="Times New Roman" w:eastAsia="Calibri" w:hAnsi="Times New Roman" w:cs="Times New Roman"/>
                <w:color w:val="000000" w:themeColor="text1"/>
                <w:sz w:val="16"/>
                <w:szCs w:val="16"/>
              </w:rPr>
            </w:pPr>
            <w:r w:rsidRPr="75AA67FD">
              <w:rPr>
                <w:rFonts w:ascii="Times New Roman" w:eastAsia="Calibri" w:hAnsi="Times New Roman" w:cs="Times New Roman"/>
                <w:b/>
                <w:bCs/>
                <w:color w:val="000000" w:themeColor="text1"/>
                <w:sz w:val="16"/>
                <w:szCs w:val="16"/>
              </w:rPr>
              <w:t>Departamento</w:t>
            </w:r>
            <w:r w:rsidRPr="75AA67FD">
              <w:rPr>
                <w:rFonts w:ascii="Times New Roman" w:eastAsia="Calibri" w:hAnsi="Times New Roman" w:cs="Times New Roman"/>
                <w:color w:val="000000" w:themeColor="text1"/>
                <w:sz w:val="16"/>
                <w:szCs w:val="16"/>
              </w:rPr>
              <w:t xml:space="preserve"> </w:t>
            </w:r>
          </w:p>
        </w:tc>
        <w:tc>
          <w:tcPr>
            <w:tcW w:w="2057" w:type="dxa"/>
          </w:tcPr>
          <w:p w14:paraId="3A556EE0"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b/>
                <w:bCs/>
                <w:color w:val="000000" w:themeColor="text1"/>
                <w:sz w:val="16"/>
                <w:szCs w:val="16"/>
              </w:rPr>
              <w:t>46,92</w:t>
            </w:r>
            <w:r w:rsidRPr="75AA67FD">
              <w:rPr>
                <w:rFonts w:ascii="Times New Roman" w:eastAsia="Calibri" w:hAnsi="Times New Roman" w:cs="Times New Roman"/>
                <w:color w:val="000000" w:themeColor="text1"/>
                <w:sz w:val="16"/>
                <w:szCs w:val="16"/>
              </w:rPr>
              <w:t xml:space="preserve"> </w:t>
            </w:r>
          </w:p>
        </w:tc>
        <w:tc>
          <w:tcPr>
            <w:tcW w:w="2057" w:type="dxa"/>
          </w:tcPr>
          <w:p w14:paraId="7A8B4C3B"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Anorí </w:t>
            </w:r>
          </w:p>
        </w:tc>
        <w:tc>
          <w:tcPr>
            <w:tcW w:w="2583" w:type="dxa"/>
          </w:tcPr>
          <w:p w14:paraId="4CF870DD"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24,10 </w:t>
            </w:r>
          </w:p>
        </w:tc>
      </w:tr>
      <w:tr w:rsidR="004863D8" w:rsidRPr="009676D7" w14:paraId="531F23AB" w14:textId="77777777" w:rsidTr="00F149A0">
        <w:trPr>
          <w:trHeight w:val="300"/>
        </w:trPr>
        <w:tc>
          <w:tcPr>
            <w:tcW w:w="2139" w:type="dxa"/>
          </w:tcPr>
          <w:p w14:paraId="37BC20A4" w14:textId="77777777" w:rsidR="004863D8" w:rsidRDefault="004863D8" w:rsidP="00F149A0">
            <w:pPr>
              <w:spacing w:line="276" w:lineRule="auto"/>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Yarumal </w:t>
            </w:r>
          </w:p>
        </w:tc>
        <w:tc>
          <w:tcPr>
            <w:tcW w:w="2057" w:type="dxa"/>
          </w:tcPr>
          <w:p w14:paraId="473D1236"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45,63 </w:t>
            </w:r>
          </w:p>
        </w:tc>
        <w:tc>
          <w:tcPr>
            <w:tcW w:w="2057" w:type="dxa"/>
          </w:tcPr>
          <w:p w14:paraId="0CF08B45" w14:textId="77777777" w:rsidR="004863D8" w:rsidRDefault="004863D8" w:rsidP="00F149A0">
            <w:pPr>
              <w:jc w:val="left"/>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Angostura </w:t>
            </w:r>
          </w:p>
        </w:tc>
        <w:tc>
          <w:tcPr>
            <w:tcW w:w="2583" w:type="dxa"/>
          </w:tcPr>
          <w:p w14:paraId="031B8DE4"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23,81 </w:t>
            </w:r>
          </w:p>
        </w:tc>
      </w:tr>
      <w:tr w:rsidR="004863D8" w:rsidRPr="009676D7" w14:paraId="57F987EB" w14:textId="77777777" w:rsidTr="00F149A0">
        <w:trPr>
          <w:trHeight w:val="300"/>
        </w:trPr>
        <w:tc>
          <w:tcPr>
            <w:tcW w:w="2139" w:type="dxa"/>
          </w:tcPr>
          <w:p w14:paraId="6CA827AB" w14:textId="77777777" w:rsidR="004863D8" w:rsidRDefault="004863D8" w:rsidP="00F149A0">
            <w:pPr>
              <w:spacing w:line="276" w:lineRule="auto"/>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Gómez Plata </w:t>
            </w:r>
          </w:p>
        </w:tc>
        <w:tc>
          <w:tcPr>
            <w:tcW w:w="2057" w:type="dxa"/>
          </w:tcPr>
          <w:p w14:paraId="0A06C615"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42,88 </w:t>
            </w:r>
          </w:p>
        </w:tc>
        <w:tc>
          <w:tcPr>
            <w:tcW w:w="2057" w:type="dxa"/>
          </w:tcPr>
          <w:p w14:paraId="40E9C9F4" w14:textId="77777777" w:rsidR="004863D8" w:rsidRDefault="004863D8" w:rsidP="00F149A0">
            <w:pPr>
              <w:jc w:val="left"/>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San José de la Montaña </w:t>
            </w:r>
          </w:p>
        </w:tc>
        <w:tc>
          <w:tcPr>
            <w:tcW w:w="2583" w:type="dxa"/>
          </w:tcPr>
          <w:p w14:paraId="63F56390"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23,21 </w:t>
            </w:r>
          </w:p>
        </w:tc>
      </w:tr>
      <w:tr w:rsidR="004863D8" w:rsidRPr="009676D7" w14:paraId="566282B3" w14:textId="77777777" w:rsidTr="00F149A0">
        <w:trPr>
          <w:trHeight w:val="300"/>
        </w:trPr>
        <w:tc>
          <w:tcPr>
            <w:tcW w:w="2139" w:type="dxa"/>
          </w:tcPr>
          <w:p w14:paraId="1AE01ED6" w14:textId="77777777" w:rsidR="004863D8" w:rsidRDefault="004863D8" w:rsidP="00F149A0">
            <w:pPr>
              <w:spacing w:line="276" w:lineRule="auto"/>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San José de la Montaña </w:t>
            </w:r>
          </w:p>
        </w:tc>
        <w:tc>
          <w:tcPr>
            <w:tcW w:w="2057" w:type="dxa"/>
          </w:tcPr>
          <w:p w14:paraId="230BB0C4"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38,19 </w:t>
            </w:r>
          </w:p>
        </w:tc>
        <w:tc>
          <w:tcPr>
            <w:tcW w:w="2057" w:type="dxa"/>
          </w:tcPr>
          <w:p w14:paraId="12890B73" w14:textId="77777777" w:rsidR="004863D8" w:rsidRDefault="004863D8" w:rsidP="00F149A0">
            <w:pPr>
              <w:jc w:val="left"/>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Yarumal </w:t>
            </w:r>
          </w:p>
        </w:tc>
        <w:tc>
          <w:tcPr>
            <w:tcW w:w="2583" w:type="dxa"/>
          </w:tcPr>
          <w:p w14:paraId="2E88EFC1"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 xml:space="preserve">19,85 </w:t>
            </w:r>
          </w:p>
        </w:tc>
      </w:tr>
      <w:tr w:rsidR="004863D8" w:rsidRPr="009676D7" w14:paraId="2A2B1FAF" w14:textId="77777777" w:rsidTr="00F149A0">
        <w:trPr>
          <w:trHeight w:val="405"/>
        </w:trPr>
        <w:tc>
          <w:tcPr>
            <w:tcW w:w="2139" w:type="dxa"/>
          </w:tcPr>
          <w:p w14:paraId="1C3CE0BA" w14:textId="77777777" w:rsidR="004863D8" w:rsidRDefault="004863D8" w:rsidP="00F149A0">
            <w:pPr>
              <w:spacing w:line="276" w:lineRule="auto"/>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Carolina del Príncipe </w:t>
            </w:r>
          </w:p>
        </w:tc>
        <w:tc>
          <w:tcPr>
            <w:tcW w:w="2057" w:type="dxa"/>
          </w:tcPr>
          <w:p w14:paraId="6685EEEC" w14:textId="77777777" w:rsidR="004863D8" w:rsidRDefault="004863D8" w:rsidP="00F149A0">
            <w:pPr>
              <w:spacing w:line="276" w:lineRule="auto"/>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37,76</w:t>
            </w:r>
          </w:p>
        </w:tc>
        <w:tc>
          <w:tcPr>
            <w:tcW w:w="2057" w:type="dxa"/>
          </w:tcPr>
          <w:p w14:paraId="3B2BCC25" w14:textId="77777777" w:rsidR="004863D8" w:rsidRDefault="004863D8" w:rsidP="00F149A0">
            <w:pPr>
              <w:jc w:val="left"/>
              <w:rPr>
                <w:rFonts w:ascii="Times New Roman" w:eastAsia="Calibri" w:hAnsi="Times New Roman" w:cs="Times New Roman"/>
                <w:sz w:val="16"/>
                <w:szCs w:val="16"/>
              </w:rPr>
            </w:pPr>
            <w:r w:rsidRPr="75AA67FD">
              <w:rPr>
                <w:rFonts w:ascii="Times New Roman" w:eastAsia="Calibri" w:hAnsi="Times New Roman" w:cs="Times New Roman"/>
                <w:sz w:val="16"/>
                <w:szCs w:val="16"/>
              </w:rPr>
              <w:t xml:space="preserve">Carolina del Príncipe </w:t>
            </w:r>
          </w:p>
        </w:tc>
        <w:tc>
          <w:tcPr>
            <w:tcW w:w="2583" w:type="dxa"/>
          </w:tcPr>
          <w:p w14:paraId="1A437D50" w14:textId="77777777" w:rsidR="004863D8" w:rsidRDefault="004863D8" w:rsidP="00F149A0">
            <w:pPr>
              <w:jc w:val="center"/>
              <w:rPr>
                <w:rFonts w:ascii="Times New Roman" w:eastAsia="Calibri" w:hAnsi="Times New Roman" w:cs="Times New Roman"/>
                <w:color w:val="000000" w:themeColor="text1"/>
                <w:sz w:val="16"/>
                <w:szCs w:val="16"/>
              </w:rPr>
            </w:pPr>
            <w:r w:rsidRPr="75AA67FD">
              <w:rPr>
                <w:rFonts w:ascii="Times New Roman" w:eastAsia="Calibri" w:hAnsi="Times New Roman" w:cs="Times New Roman"/>
                <w:color w:val="000000" w:themeColor="text1"/>
                <w:sz w:val="16"/>
                <w:szCs w:val="16"/>
              </w:rPr>
              <w:t>17,10</w:t>
            </w:r>
          </w:p>
        </w:tc>
      </w:tr>
    </w:tbl>
    <w:p w14:paraId="536B4A33" w14:textId="77777777" w:rsidR="004863D8" w:rsidRPr="009676D7" w:rsidRDefault="004863D8" w:rsidP="004863D8">
      <w:pPr>
        <w:spacing w:before="0" w:after="160"/>
      </w:pPr>
      <w:r w:rsidRPr="75AA67FD">
        <w:rPr>
          <w:rFonts w:ascii="Times New Roman" w:eastAsia="Arial Narrow" w:hAnsi="Times New Roman" w:cs="Times New Roman"/>
          <w:b/>
          <w:bCs/>
          <w:color w:val="000000" w:themeColor="text1"/>
          <w:sz w:val="18"/>
          <w:szCs w:val="18"/>
        </w:rPr>
        <w:t>Fuente:</w:t>
      </w:r>
      <w:r w:rsidRPr="75AA67FD">
        <w:rPr>
          <w:rFonts w:ascii="Times New Roman" w:eastAsia="Arial Narrow" w:hAnsi="Times New Roman" w:cs="Times New Roman"/>
          <w:color w:val="000000" w:themeColor="text1"/>
          <w:sz w:val="18"/>
          <w:szCs w:val="18"/>
        </w:rPr>
        <w:t xml:space="preserve"> DNP (s.f.-b).</w:t>
      </w:r>
    </w:p>
    <w:p w14:paraId="560A6742" w14:textId="77777777" w:rsidR="004863D8" w:rsidRPr="009676D7" w:rsidRDefault="004863D8" w:rsidP="004863D8">
      <w:pPr>
        <w:pStyle w:val="Heading3"/>
        <w:rPr>
          <w:rFonts w:ascii="Times New Roman" w:hAnsi="Times New Roman" w:cs="Times New Roman"/>
        </w:rPr>
      </w:pPr>
      <w:r w:rsidRPr="009676D7">
        <w:rPr>
          <w:rFonts w:ascii="Times New Roman" w:hAnsi="Times New Roman" w:cs="Times New Roman"/>
        </w:rPr>
        <w:t>Educación</w:t>
      </w:r>
    </w:p>
    <w:p w14:paraId="68283BEC"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La dimensión educativa permite comprender y explicar algunas de las condiciones más significativas de desarrollo humano, equidad territorial y competitividad de la PAP Bio-energética del Norte de Antioquia. En un territorio caracterizado por alta ruralidad, dispersión poblacional, diferencias en la capacidad institucional municipal y presencia de brechas sociales acumuladas, el acceso, permanencia y tránsito efectivo por el sistema educativo se convierte en una condición habilitante para la consolidación de capacidades locales, la movilidad social y la generación de oportunidades asociadas al desarrollo productivo, tecnológico y económico de la Provincia, especialmente el desarrollo asociado a la vocación de generación energética.</w:t>
      </w:r>
    </w:p>
    <w:p w14:paraId="6A8FAA9E"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De acuerdo con los datos estadísticos calculados a partir de información reportada por el Ministerio de Educación Nacional para 2024, la Provincia presenta una cobertura neta total de 70,1%, inferior al promedio de la subregión, que alcanza 79%, y al promedio departamental, ubicado en 84,5%. Esta diferencia evidencia una brecha educativa frente al contexto departamental, con una distancia cercana a 14,5 puntos porcentuales. El comportamiento por niveles muestra que el mayor rezago se concentra en los extremos del ciclo formativo: transición registra una cobertura neta provincial de 49,3%, mientras que educación media alcanza apenas 38,8%. En términos prácticos, esto indica que una proporción significativa de niños y jóvenes no ingresa oportunamente al sistema educativo o no logra transitar hasta los grados 10.º y 11.º, lo cual limita las trayectorias hacia la educación técnica, tecnológica, universitaria y, por ende, la inserción laboral cualificada.</w:t>
      </w:r>
    </w:p>
    <w:p w14:paraId="24916018"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La cobertura neta en primaria, aunque es la más alta dentro de la Provincia, con 66,3%, también se ubica por debajo del promedio subregional y departamental. Esta situación muestra que el problema educativo no se reduce únicamente a la educación media, sino que existe una debilidad generalizada en la capacidad del sistema para garantizar acceso oportuno en todos los niveles. En secundaria, la cobertura provincial llega a 58,8%, evidenciando una caída frente a primaria y anticipando el punto de quiebre que luego se profundiza en la cobertura neta de educación media. En consecuencia, la trayectoria educativa provincial presenta un patrón de pérdida progresiva de cobertura: el sistema logra vincular a una parte importante de la población en primaria, pero enfrenta dificultades para sostener la permanencia y continuidad hacia secundaria y, especialmente, hacia la educación media.</w:t>
      </w:r>
    </w:p>
    <w:p w14:paraId="78203362"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A escala municipal, las diferencias internas son significativas. Los municipios de Toledo y Carolina del Príncipe presentan las coberturas netas totales más altas, con 87,3% y 84,3%, respectivamente, mientras que San José de la Montaña, Briceño, Gómez Plata, Campamento e Ituango registran los niveles más bajos, todos por debajo del promedio provincial. En educación media, el contraste es aún más marcado: Yarumal alcanza 49,7% y Toledo 43,8%, mientras Briceño registra 22,8%, Valdivia 29,7% y Campamento 32,3%. Estos datos sugieren que el acceso al nivel medio no depende únicamente de la existencia formal de oferta educativa, sino también de condiciones territoriales como conectividad vial, transporte escolar, disponibilidad de docentes, calidad de infraestructura, continuidad de trayectorias escolares y expectativas familiares y juveniles frente a la utilidad de permanecer en el sistema; factores que son reconocidos en los Planes de Desarrollo Municipales 2024 -2027 como los principales retos del sistema para garantizar la permanencia de los niños en los niveles secundaria y especialmente, en el nivel medio.</w:t>
      </w:r>
    </w:p>
    <w:p w14:paraId="06603F6D" w14:textId="77777777" w:rsidR="004863D8" w:rsidRPr="009676D7" w:rsidRDefault="004863D8" w:rsidP="004863D8">
      <w:pPr>
        <w:rPr>
          <w:rFonts w:ascii="Times New Roman" w:hAnsi="Times New Roman" w:cs="Times New Roman"/>
          <w:b/>
          <w:bCs/>
          <w:smallCaps/>
        </w:rPr>
      </w:pPr>
      <w:r w:rsidRPr="009676D7">
        <w:rPr>
          <w:rFonts w:ascii="Times New Roman" w:hAnsi="Times New Roman" w:cs="Times New Roman"/>
        </w:rPr>
        <w:t>La situación de transición merece una lectura particular. La cobertura provincial de 49,3% refleja una dificultad de ingreso temprano al sistema educativo, especialmente relevante porque el acceso oportuno a la educación inicial y preescolar incide en los aprendizajes posteriores y en la permanencia escolar. Municipios como Ituango, Angostura, Toledo, Anorí, Briceño, Gómez Plata, San Andrés de Cuerquia y San José de la Montaña presentan coberturas de transición inferiores al 50%, lo que configura un reto de búsqueda activa, acompañamiento familiar y fortalecimiento de la oferta inicial por parte de cada entidad.</w:t>
      </w:r>
    </w:p>
    <w:p w14:paraId="356DDFC9" w14:textId="77777777" w:rsidR="004863D8" w:rsidRPr="009676D7" w:rsidRDefault="004863D8" w:rsidP="004863D8">
      <w:pPr>
        <w:pStyle w:val="Caption"/>
        <w:keepNext/>
        <w:jc w:val="center"/>
        <w:rPr>
          <w:rFonts w:ascii="Times New Roman" w:hAnsi="Times New Roman" w:cs="Times New Roman"/>
        </w:rPr>
      </w:pPr>
      <w:r w:rsidRPr="7A5A1C4E">
        <w:rPr>
          <w:rFonts w:ascii="Times New Roman" w:hAnsi="Times New Roman" w:cs="Times New Roman"/>
          <w:i w:val="0"/>
          <w:iCs w:val="0"/>
          <w:sz w:val="20"/>
          <w:szCs w:val="20"/>
        </w:rPr>
        <w:t xml:space="preserve">Tabla </w:t>
      </w:r>
      <w:r w:rsidRPr="7A5A1C4E">
        <w:rPr>
          <w:rFonts w:ascii="Times New Roman" w:hAnsi="Times New Roman" w:cs="Times New Roman"/>
          <w:i w:val="0"/>
          <w:iCs w:val="0"/>
          <w:sz w:val="20"/>
          <w:szCs w:val="20"/>
        </w:rPr>
        <w:fldChar w:fldCharType="begin"/>
      </w:r>
      <w:r w:rsidRPr="7A5A1C4E">
        <w:rPr>
          <w:rFonts w:ascii="Times New Roman" w:hAnsi="Times New Roman" w:cs="Times New Roman"/>
          <w:i w:val="0"/>
          <w:iCs w:val="0"/>
          <w:sz w:val="20"/>
          <w:szCs w:val="20"/>
        </w:rPr>
        <w:instrText xml:space="preserve"> SEQ Tabla \* ARABIC </w:instrText>
      </w:r>
      <w:r w:rsidRPr="7A5A1C4E">
        <w:rPr>
          <w:rFonts w:ascii="Times New Roman" w:hAnsi="Times New Roman" w:cs="Times New Roman"/>
          <w:i w:val="0"/>
          <w:iCs w:val="0"/>
          <w:sz w:val="20"/>
          <w:szCs w:val="20"/>
        </w:rPr>
        <w:fldChar w:fldCharType="separate"/>
      </w:r>
      <w:r>
        <w:rPr>
          <w:rFonts w:ascii="Times New Roman" w:hAnsi="Times New Roman" w:cs="Times New Roman"/>
          <w:i w:val="0"/>
          <w:iCs w:val="0"/>
          <w:noProof/>
          <w:sz w:val="20"/>
          <w:szCs w:val="20"/>
        </w:rPr>
        <w:t>45</w:t>
      </w:r>
      <w:r w:rsidRPr="7A5A1C4E">
        <w:rPr>
          <w:rFonts w:ascii="Times New Roman" w:hAnsi="Times New Roman" w:cs="Times New Roman"/>
          <w:i w:val="0"/>
          <w:iCs w:val="0"/>
          <w:sz w:val="20"/>
          <w:szCs w:val="20"/>
        </w:rPr>
        <w:fldChar w:fldCharType="end"/>
      </w:r>
      <w:r w:rsidRPr="7A5A1C4E">
        <w:rPr>
          <w:rFonts w:ascii="Times New Roman" w:hAnsi="Times New Roman" w:cs="Times New Roman"/>
          <w:i w:val="0"/>
          <w:iCs w:val="0"/>
          <w:sz w:val="20"/>
          <w:szCs w:val="20"/>
        </w:rPr>
        <w:t>. Cobertura neta</w:t>
      </w:r>
      <w:r w:rsidRPr="396414BE">
        <w:rPr>
          <w:rFonts w:ascii="Times New Roman" w:hAnsi="Times New Roman" w:cs="Times New Roman"/>
          <w:vertAlign w:val="superscript"/>
        </w:rPr>
        <w:footnoteReference w:id="13"/>
      </w:r>
      <w:r w:rsidRPr="7A5A1C4E">
        <w:rPr>
          <w:rFonts w:ascii="Times New Roman" w:hAnsi="Times New Roman" w:cs="Times New Roman"/>
          <w:i w:val="0"/>
          <w:iCs w:val="0"/>
          <w:sz w:val="20"/>
          <w:szCs w:val="20"/>
        </w:rPr>
        <w:t xml:space="preserve"> en educación para los municipios de la PAP Bio-energética del Norte de Antioquia – 2024</w:t>
      </w:r>
    </w:p>
    <w:tbl>
      <w:tblPr>
        <w:tblStyle w:val="TableGrid"/>
        <w:tblW w:w="5000" w:type="pct"/>
        <w:tblLook w:val="06A0" w:firstRow="1" w:lastRow="0" w:firstColumn="1" w:lastColumn="0" w:noHBand="1" w:noVBand="1"/>
      </w:tblPr>
      <w:tblGrid>
        <w:gridCol w:w="2199"/>
        <w:gridCol w:w="1315"/>
        <w:gridCol w:w="1363"/>
        <w:gridCol w:w="1317"/>
        <w:gridCol w:w="1317"/>
        <w:gridCol w:w="1317"/>
      </w:tblGrid>
      <w:tr w:rsidR="004863D8" w:rsidRPr="009676D7" w14:paraId="2643A0A7" w14:textId="77777777" w:rsidTr="00F149A0">
        <w:trPr>
          <w:trHeight w:val="485"/>
        </w:trPr>
        <w:tc>
          <w:tcPr>
            <w:tcW w:w="1250" w:type="pct"/>
            <w:shd w:val="clear" w:color="auto" w:fill="002060"/>
            <w:vAlign w:val="center"/>
          </w:tcPr>
          <w:p w14:paraId="532EFBC8"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Municipio</w:t>
            </w:r>
          </w:p>
        </w:tc>
        <w:tc>
          <w:tcPr>
            <w:tcW w:w="749" w:type="pct"/>
            <w:shd w:val="clear" w:color="auto" w:fill="002060"/>
            <w:vAlign w:val="center"/>
          </w:tcPr>
          <w:p w14:paraId="4C7E18B9"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Cobertura neta</w:t>
            </w:r>
          </w:p>
        </w:tc>
        <w:tc>
          <w:tcPr>
            <w:tcW w:w="750" w:type="pct"/>
            <w:shd w:val="clear" w:color="auto" w:fill="002060"/>
            <w:vAlign w:val="center"/>
          </w:tcPr>
          <w:p w14:paraId="1C874EB8"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commentRangeStart w:id="47"/>
            <w:r w:rsidRPr="2C3D3FD4">
              <w:rPr>
                <w:rFonts w:ascii="Times New Roman" w:eastAsia="Aptos Narrow" w:hAnsi="Times New Roman" w:cs="Times New Roman"/>
                <w:b/>
                <w:bCs/>
                <w:color w:val="FFFFFF" w:themeColor="background1"/>
                <w:sz w:val="16"/>
                <w:szCs w:val="16"/>
              </w:rPr>
              <w:t>Transición</w:t>
            </w:r>
            <w:commentRangeEnd w:id="47"/>
            <w:r>
              <w:rPr>
                <w:rStyle w:val="CommentReference"/>
              </w:rPr>
              <w:commentReference w:id="47"/>
            </w:r>
          </w:p>
        </w:tc>
        <w:tc>
          <w:tcPr>
            <w:tcW w:w="750" w:type="pct"/>
            <w:shd w:val="clear" w:color="auto" w:fill="002060"/>
            <w:vAlign w:val="center"/>
          </w:tcPr>
          <w:p w14:paraId="0DE3B6B3"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Primaria</w:t>
            </w:r>
          </w:p>
        </w:tc>
        <w:tc>
          <w:tcPr>
            <w:tcW w:w="750" w:type="pct"/>
            <w:shd w:val="clear" w:color="auto" w:fill="002060"/>
            <w:vAlign w:val="center"/>
          </w:tcPr>
          <w:p w14:paraId="73E499EF"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Secundaria</w:t>
            </w:r>
          </w:p>
        </w:tc>
        <w:tc>
          <w:tcPr>
            <w:tcW w:w="750" w:type="pct"/>
            <w:shd w:val="clear" w:color="auto" w:fill="002060"/>
            <w:vAlign w:val="center"/>
          </w:tcPr>
          <w:p w14:paraId="23F26CC6"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Media</w:t>
            </w:r>
          </w:p>
        </w:tc>
      </w:tr>
      <w:tr w:rsidR="004863D8" w:rsidRPr="009676D7" w14:paraId="4352EDF6" w14:textId="77777777" w:rsidTr="00F149A0">
        <w:trPr>
          <w:trHeight w:val="300"/>
        </w:trPr>
        <w:tc>
          <w:tcPr>
            <w:tcW w:w="1250" w:type="pct"/>
          </w:tcPr>
          <w:p w14:paraId="0B76ED67"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749" w:type="pct"/>
          </w:tcPr>
          <w:p w14:paraId="6C7E4DE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66,49</w:t>
            </w:r>
            <w:r w:rsidRPr="009676D7">
              <w:rPr>
                <w:rFonts w:ascii="Times New Roman" w:eastAsia="Calibri" w:hAnsi="Times New Roman" w:cs="Times New Roman"/>
                <w:sz w:val="16"/>
                <w:szCs w:val="16"/>
              </w:rPr>
              <w:t>%</w:t>
            </w:r>
          </w:p>
        </w:tc>
        <w:tc>
          <w:tcPr>
            <w:tcW w:w="750" w:type="pct"/>
          </w:tcPr>
          <w:p w14:paraId="447E72D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41,24</w:t>
            </w:r>
            <w:r w:rsidRPr="009676D7">
              <w:rPr>
                <w:rFonts w:ascii="Times New Roman" w:eastAsia="Calibri" w:hAnsi="Times New Roman" w:cs="Times New Roman"/>
                <w:sz w:val="16"/>
                <w:szCs w:val="16"/>
              </w:rPr>
              <w:t>%</w:t>
            </w:r>
          </w:p>
        </w:tc>
        <w:tc>
          <w:tcPr>
            <w:tcW w:w="750" w:type="pct"/>
          </w:tcPr>
          <w:p w14:paraId="4207EA9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66,2</w:t>
            </w:r>
            <w:r w:rsidRPr="009676D7">
              <w:rPr>
                <w:rFonts w:ascii="Times New Roman" w:eastAsia="Calibri" w:hAnsi="Times New Roman" w:cs="Times New Roman"/>
                <w:sz w:val="16"/>
                <w:szCs w:val="16"/>
              </w:rPr>
              <w:t>%</w:t>
            </w:r>
          </w:p>
        </w:tc>
        <w:tc>
          <w:tcPr>
            <w:tcW w:w="750" w:type="pct"/>
          </w:tcPr>
          <w:p w14:paraId="44BF3F7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59,13</w:t>
            </w:r>
            <w:r w:rsidRPr="009676D7">
              <w:rPr>
                <w:rFonts w:ascii="Times New Roman" w:eastAsia="Calibri" w:hAnsi="Times New Roman" w:cs="Times New Roman"/>
                <w:sz w:val="16"/>
                <w:szCs w:val="16"/>
              </w:rPr>
              <w:t>%</w:t>
            </w:r>
          </w:p>
        </w:tc>
        <w:tc>
          <w:tcPr>
            <w:tcW w:w="750" w:type="pct"/>
          </w:tcPr>
          <w:p w14:paraId="77F313F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39,8</w:t>
            </w:r>
            <w:r w:rsidRPr="009676D7">
              <w:rPr>
                <w:rFonts w:ascii="Times New Roman" w:eastAsia="Calibri" w:hAnsi="Times New Roman" w:cs="Times New Roman"/>
                <w:sz w:val="16"/>
                <w:szCs w:val="16"/>
              </w:rPr>
              <w:t>%</w:t>
            </w:r>
          </w:p>
        </w:tc>
      </w:tr>
      <w:tr w:rsidR="004863D8" w:rsidRPr="009676D7" w14:paraId="0456572F" w14:textId="77777777" w:rsidTr="00F149A0">
        <w:trPr>
          <w:trHeight w:val="300"/>
        </w:trPr>
        <w:tc>
          <w:tcPr>
            <w:tcW w:w="1250" w:type="pct"/>
          </w:tcPr>
          <w:p w14:paraId="5F7FC56A"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Anorí</w:t>
            </w:r>
          </w:p>
        </w:tc>
        <w:tc>
          <w:tcPr>
            <w:tcW w:w="749" w:type="pct"/>
          </w:tcPr>
          <w:p w14:paraId="43C5658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69,63</w:t>
            </w:r>
            <w:r w:rsidRPr="009676D7">
              <w:rPr>
                <w:rFonts w:ascii="Times New Roman" w:eastAsia="Calibri" w:hAnsi="Times New Roman" w:cs="Times New Roman"/>
                <w:sz w:val="16"/>
                <w:szCs w:val="16"/>
              </w:rPr>
              <w:t>%</w:t>
            </w:r>
          </w:p>
        </w:tc>
        <w:tc>
          <w:tcPr>
            <w:tcW w:w="750" w:type="pct"/>
          </w:tcPr>
          <w:p w14:paraId="06D5973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45,62</w:t>
            </w:r>
            <w:r w:rsidRPr="009676D7">
              <w:rPr>
                <w:rFonts w:ascii="Times New Roman" w:eastAsia="Calibri" w:hAnsi="Times New Roman" w:cs="Times New Roman"/>
                <w:sz w:val="16"/>
                <w:szCs w:val="16"/>
              </w:rPr>
              <w:t>%</w:t>
            </w:r>
          </w:p>
        </w:tc>
        <w:tc>
          <w:tcPr>
            <w:tcW w:w="750" w:type="pct"/>
          </w:tcPr>
          <w:p w14:paraId="4B17977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66,6</w:t>
            </w:r>
            <w:r w:rsidRPr="009676D7">
              <w:rPr>
                <w:rFonts w:ascii="Times New Roman" w:eastAsia="Calibri" w:hAnsi="Times New Roman" w:cs="Times New Roman"/>
                <w:sz w:val="16"/>
                <w:szCs w:val="16"/>
              </w:rPr>
              <w:t>%</w:t>
            </w:r>
          </w:p>
        </w:tc>
        <w:tc>
          <w:tcPr>
            <w:tcW w:w="750" w:type="pct"/>
          </w:tcPr>
          <w:p w14:paraId="631977D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61,1</w:t>
            </w:r>
            <w:r w:rsidRPr="009676D7">
              <w:rPr>
                <w:rFonts w:ascii="Times New Roman" w:eastAsia="Calibri" w:hAnsi="Times New Roman" w:cs="Times New Roman"/>
                <w:sz w:val="16"/>
                <w:szCs w:val="16"/>
              </w:rPr>
              <w:t>%</w:t>
            </w:r>
          </w:p>
        </w:tc>
        <w:tc>
          <w:tcPr>
            <w:tcW w:w="750" w:type="pct"/>
          </w:tcPr>
          <w:p w14:paraId="6316FF8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38,13</w:t>
            </w:r>
            <w:r w:rsidRPr="009676D7">
              <w:rPr>
                <w:rFonts w:ascii="Times New Roman" w:eastAsia="Calibri" w:hAnsi="Times New Roman" w:cs="Times New Roman"/>
                <w:sz w:val="16"/>
                <w:szCs w:val="16"/>
              </w:rPr>
              <w:t>%</w:t>
            </w:r>
          </w:p>
        </w:tc>
      </w:tr>
      <w:tr w:rsidR="004863D8" w:rsidRPr="009676D7" w14:paraId="2018A4ED" w14:textId="77777777" w:rsidTr="00F149A0">
        <w:trPr>
          <w:trHeight w:val="300"/>
        </w:trPr>
        <w:tc>
          <w:tcPr>
            <w:tcW w:w="1250" w:type="pct"/>
          </w:tcPr>
          <w:p w14:paraId="7F5B57D3"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Briceño</w:t>
            </w:r>
          </w:p>
        </w:tc>
        <w:tc>
          <w:tcPr>
            <w:tcW w:w="749" w:type="pct"/>
          </w:tcPr>
          <w:p w14:paraId="6E452AD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61,07</w:t>
            </w:r>
            <w:r w:rsidRPr="009676D7">
              <w:rPr>
                <w:rFonts w:ascii="Times New Roman" w:eastAsia="Calibri" w:hAnsi="Times New Roman" w:cs="Times New Roman"/>
                <w:sz w:val="16"/>
                <w:szCs w:val="16"/>
              </w:rPr>
              <w:t>%</w:t>
            </w:r>
          </w:p>
        </w:tc>
        <w:tc>
          <w:tcPr>
            <w:tcW w:w="750" w:type="pct"/>
          </w:tcPr>
          <w:p w14:paraId="6E8A722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46,15</w:t>
            </w:r>
            <w:r w:rsidRPr="009676D7">
              <w:rPr>
                <w:rFonts w:ascii="Times New Roman" w:eastAsia="Calibri" w:hAnsi="Times New Roman" w:cs="Times New Roman"/>
                <w:sz w:val="16"/>
                <w:szCs w:val="16"/>
              </w:rPr>
              <w:t>%</w:t>
            </w:r>
          </w:p>
        </w:tc>
        <w:tc>
          <w:tcPr>
            <w:tcW w:w="750" w:type="pct"/>
          </w:tcPr>
          <w:p w14:paraId="504ACEA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55,14</w:t>
            </w:r>
            <w:r w:rsidRPr="009676D7">
              <w:rPr>
                <w:rFonts w:ascii="Times New Roman" w:eastAsia="Calibri" w:hAnsi="Times New Roman" w:cs="Times New Roman"/>
                <w:sz w:val="16"/>
                <w:szCs w:val="16"/>
              </w:rPr>
              <w:t>%</w:t>
            </w:r>
          </w:p>
        </w:tc>
        <w:tc>
          <w:tcPr>
            <w:tcW w:w="750" w:type="pct"/>
          </w:tcPr>
          <w:p w14:paraId="60E6162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48,07</w:t>
            </w:r>
            <w:r w:rsidRPr="009676D7">
              <w:rPr>
                <w:rFonts w:ascii="Times New Roman" w:eastAsia="Calibri" w:hAnsi="Times New Roman" w:cs="Times New Roman"/>
                <w:sz w:val="16"/>
                <w:szCs w:val="16"/>
              </w:rPr>
              <w:t>%</w:t>
            </w:r>
          </w:p>
        </w:tc>
        <w:tc>
          <w:tcPr>
            <w:tcW w:w="750" w:type="pct"/>
          </w:tcPr>
          <w:p w14:paraId="75ECFFA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22,8</w:t>
            </w:r>
            <w:r w:rsidRPr="009676D7">
              <w:rPr>
                <w:rFonts w:ascii="Times New Roman" w:eastAsia="Calibri" w:hAnsi="Times New Roman" w:cs="Times New Roman"/>
                <w:sz w:val="16"/>
                <w:szCs w:val="16"/>
              </w:rPr>
              <w:t>%</w:t>
            </w:r>
          </w:p>
        </w:tc>
      </w:tr>
      <w:tr w:rsidR="004863D8" w:rsidRPr="009676D7" w14:paraId="5FEC18ED" w14:textId="77777777" w:rsidTr="00F149A0">
        <w:trPr>
          <w:trHeight w:val="300"/>
        </w:trPr>
        <w:tc>
          <w:tcPr>
            <w:tcW w:w="1250" w:type="pct"/>
          </w:tcPr>
          <w:p w14:paraId="6C7BEA4B"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Campamento</w:t>
            </w:r>
          </w:p>
        </w:tc>
        <w:tc>
          <w:tcPr>
            <w:tcW w:w="749" w:type="pct"/>
          </w:tcPr>
          <w:p w14:paraId="68D8230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63,71</w:t>
            </w:r>
            <w:r w:rsidRPr="009676D7">
              <w:rPr>
                <w:rFonts w:ascii="Times New Roman" w:eastAsia="Calibri" w:hAnsi="Times New Roman" w:cs="Times New Roman"/>
                <w:sz w:val="16"/>
                <w:szCs w:val="16"/>
              </w:rPr>
              <w:t>%</w:t>
            </w:r>
          </w:p>
        </w:tc>
        <w:tc>
          <w:tcPr>
            <w:tcW w:w="750" w:type="pct"/>
          </w:tcPr>
          <w:p w14:paraId="46C5817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48,82</w:t>
            </w:r>
            <w:r w:rsidRPr="009676D7">
              <w:rPr>
                <w:rFonts w:ascii="Times New Roman" w:eastAsia="Calibri" w:hAnsi="Times New Roman" w:cs="Times New Roman"/>
                <w:sz w:val="16"/>
                <w:szCs w:val="16"/>
              </w:rPr>
              <w:t>%</w:t>
            </w:r>
          </w:p>
        </w:tc>
        <w:tc>
          <w:tcPr>
            <w:tcW w:w="750" w:type="pct"/>
          </w:tcPr>
          <w:p w14:paraId="2204809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58,13</w:t>
            </w:r>
            <w:r w:rsidRPr="009676D7">
              <w:rPr>
                <w:rFonts w:ascii="Times New Roman" w:eastAsia="Calibri" w:hAnsi="Times New Roman" w:cs="Times New Roman"/>
                <w:sz w:val="16"/>
                <w:szCs w:val="16"/>
              </w:rPr>
              <w:t>%</w:t>
            </w:r>
          </w:p>
        </w:tc>
        <w:tc>
          <w:tcPr>
            <w:tcW w:w="750" w:type="pct"/>
          </w:tcPr>
          <w:p w14:paraId="21C6940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54,08</w:t>
            </w:r>
            <w:r w:rsidRPr="009676D7">
              <w:rPr>
                <w:rFonts w:ascii="Times New Roman" w:eastAsia="Calibri" w:hAnsi="Times New Roman" w:cs="Times New Roman"/>
                <w:sz w:val="16"/>
                <w:szCs w:val="16"/>
              </w:rPr>
              <w:t>%</w:t>
            </w:r>
          </w:p>
        </w:tc>
        <w:tc>
          <w:tcPr>
            <w:tcW w:w="750" w:type="pct"/>
          </w:tcPr>
          <w:p w14:paraId="5A2887B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32,31</w:t>
            </w:r>
            <w:r w:rsidRPr="009676D7">
              <w:rPr>
                <w:rFonts w:ascii="Times New Roman" w:eastAsia="Calibri" w:hAnsi="Times New Roman" w:cs="Times New Roman"/>
                <w:sz w:val="16"/>
                <w:szCs w:val="16"/>
              </w:rPr>
              <w:t>%</w:t>
            </w:r>
          </w:p>
        </w:tc>
      </w:tr>
      <w:tr w:rsidR="004863D8" w:rsidRPr="009676D7" w14:paraId="431679A6" w14:textId="77777777" w:rsidTr="00F149A0">
        <w:trPr>
          <w:trHeight w:val="300"/>
        </w:trPr>
        <w:tc>
          <w:tcPr>
            <w:tcW w:w="1250" w:type="pct"/>
          </w:tcPr>
          <w:p w14:paraId="7F852FEF"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749" w:type="pct"/>
          </w:tcPr>
          <w:p w14:paraId="338CDCF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84,33</w:t>
            </w:r>
            <w:r w:rsidRPr="009676D7">
              <w:rPr>
                <w:rFonts w:ascii="Times New Roman" w:eastAsia="Calibri" w:hAnsi="Times New Roman" w:cs="Times New Roman"/>
                <w:sz w:val="16"/>
                <w:szCs w:val="16"/>
              </w:rPr>
              <w:t>%</w:t>
            </w:r>
          </w:p>
        </w:tc>
        <w:tc>
          <w:tcPr>
            <w:tcW w:w="750" w:type="pct"/>
          </w:tcPr>
          <w:p w14:paraId="3E067E7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105,56</w:t>
            </w:r>
            <w:r w:rsidRPr="009676D7">
              <w:rPr>
                <w:rFonts w:ascii="Times New Roman" w:eastAsia="Calibri" w:hAnsi="Times New Roman" w:cs="Times New Roman"/>
                <w:sz w:val="16"/>
                <w:szCs w:val="16"/>
              </w:rPr>
              <w:t>%</w:t>
            </w:r>
          </w:p>
        </w:tc>
        <w:tc>
          <w:tcPr>
            <w:tcW w:w="750" w:type="pct"/>
          </w:tcPr>
          <w:p w14:paraId="1A2DBF8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91,86</w:t>
            </w:r>
            <w:r w:rsidRPr="009676D7">
              <w:rPr>
                <w:rFonts w:ascii="Times New Roman" w:eastAsia="Calibri" w:hAnsi="Times New Roman" w:cs="Times New Roman"/>
                <w:sz w:val="16"/>
                <w:szCs w:val="16"/>
              </w:rPr>
              <w:t>%</w:t>
            </w:r>
          </w:p>
        </w:tc>
        <w:tc>
          <w:tcPr>
            <w:tcW w:w="750" w:type="pct"/>
          </w:tcPr>
          <w:p w14:paraId="68191E9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61,27</w:t>
            </w:r>
            <w:r w:rsidRPr="009676D7">
              <w:rPr>
                <w:rFonts w:ascii="Times New Roman" w:eastAsia="Calibri" w:hAnsi="Times New Roman" w:cs="Times New Roman"/>
                <w:sz w:val="16"/>
                <w:szCs w:val="16"/>
              </w:rPr>
              <w:t>%</w:t>
            </w:r>
          </w:p>
        </w:tc>
        <w:tc>
          <w:tcPr>
            <w:tcW w:w="750" w:type="pct"/>
          </w:tcPr>
          <w:p w14:paraId="26B684E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34,58</w:t>
            </w:r>
            <w:r w:rsidRPr="009676D7">
              <w:rPr>
                <w:rFonts w:ascii="Times New Roman" w:eastAsia="Calibri" w:hAnsi="Times New Roman" w:cs="Times New Roman"/>
                <w:sz w:val="16"/>
                <w:szCs w:val="16"/>
              </w:rPr>
              <w:t>%</w:t>
            </w:r>
          </w:p>
        </w:tc>
      </w:tr>
      <w:tr w:rsidR="004863D8" w:rsidRPr="009676D7" w14:paraId="0C81F757" w14:textId="77777777" w:rsidTr="00F149A0">
        <w:trPr>
          <w:trHeight w:val="300"/>
        </w:trPr>
        <w:tc>
          <w:tcPr>
            <w:tcW w:w="1250" w:type="pct"/>
          </w:tcPr>
          <w:p w14:paraId="5045B151"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Gómez Plata</w:t>
            </w:r>
          </w:p>
        </w:tc>
        <w:tc>
          <w:tcPr>
            <w:tcW w:w="749" w:type="pct"/>
          </w:tcPr>
          <w:p w14:paraId="1CB04C5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63,24</w:t>
            </w:r>
            <w:r w:rsidRPr="009676D7">
              <w:rPr>
                <w:rFonts w:ascii="Times New Roman" w:eastAsia="Calibri" w:hAnsi="Times New Roman" w:cs="Times New Roman"/>
                <w:sz w:val="16"/>
                <w:szCs w:val="16"/>
              </w:rPr>
              <w:t>%</w:t>
            </w:r>
          </w:p>
        </w:tc>
        <w:tc>
          <w:tcPr>
            <w:tcW w:w="750" w:type="pct"/>
          </w:tcPr>
          <w:p w14:paraId="326E60C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46,46</w:t>
            </w:r>
            <w:r w:rsidRPr="009676D7">
              <w:rPr>
                <w:rFonts w:ascii="Times New Roman" w:eastAsia="Calibri" w:hAnsi="Times New Roman" w:cs="Times New Roman"/>
                <w:sz w:val="16"/>
                <w:szCs w:val="16"/>
              </w:rPr>
              <w:t>%</w:t>
            </w:r>
          </w:p>
        </w:tc>
        <w:tc>
          <w:tcPr>
            <w:tcW w:w="750" w:type="pct"/>
          </w:tcPr>
          <w:p w14:paraId="4F82A53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62,13</w:t>
            </w:r>
            <w:r w:rsidRPr="009676D7">
              <w:rPr>
                <w:rFonts w:ascii="Times New Roman" w:eastAsia="Calibri" w:hAnsi="Times New Roman" w:cs="Times New Roman"/>
                <w:sz w:val="16"/>
                <w:szCs w:val="16"/>
              </w:rPr>
              <w:t>%</w:t>
            </w:r>
          </w:p>
        </w:tc>
        <w:tc>
          <w:tcPr>
            <w:tcW w:w="750" w:type="pct"/>
          </w:tcPr>
          <w:p w14:paraId="6208949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53,32</w:t>
            </w:r>
            <w:r w:rsidRPr="009676D7">
              <w:rPr>
                <w:rFonts w:ascii="Times New Roman" w:eastAsia="Calibri" w:hAnsi="Times New Roman" w:cs="Times New Roman"/>
                <w:sz w:val="16"/>
                <w:szCs w:val="16"/>
              </w:rPr>
              <w:t>%</w:t>
            </w:r>
          </w:p>
        </w:tc>
        <w:tc>
          <w:tcPr>
            <w:tcW w:w="750" w:type="pct"/>
          </w:tcPr>
          <w:p w14:paraId="7E39DA8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35,21</w:t>
            </w:r>
            <w:r w:rsidRPr="009676D7">
              <w:rPr>
                <w:rFonts w:ascii="Times New Roman" w:eastAsia="Calibri" w:hAnsi="Times New Roman" w:cs="Times New Roman"/>
                <w:sz w:val="16"/>
                <w:szCs w:val="16"/>
              </w:rPr>
              <w:t>%</w:t>
            </w:r>
          </w:p>
        </w:tc>
      </w:tr>
      <w:tr w:rsidR="004863D8" w:rsidRPr="009676D7" w14:paraId="6D09ACE6" w14:textId="77777777" w:rsidTr="00F149A0">
        <w:trPr>
          <w:trHeight w:val="300"/>
        </w:trPr>
        <w:tc>
          <w:tcPr>
            <w:tcW w:w="1250" w:type="pct"/>
          </w:tcPr>
          <w:p w14:paraId="70FA8D5C"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Guadalupe</w:t>
            </w:r>
          </w:p>
        </w:tc>
        <w:tc>
          <w:tcPr>
            <w:tcW w:w="749" w:type="pct"/>
          </w:tcPr>
          <w:p w14:paraId="570DEA9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69,59</w:t>
            </w:r>
            <w:r w:rsidRPr="009676D7">
              <w:rPr>
                <w:rFonts w:ascii="Times New Roman" w:eastAsia="Calibri" w:hAnsi="Times New Roman" w:cs="Times New Roman"/>
                <w:sz w:val="16"/>
                <w:szCs w:val="16"/>
              </w:rPr>
              <w:t>%</w:t>
            </w:r>
          </w:p>
        </w:tc>
        <w:tc>
          <w:tcPr>
            <w:tcW w:w="750" w:type="pct"/>
          </w:tcPr>
          <w:p w14:paraId="4BECCF7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67,31</w:t>
            </w:r>
            <w:r w:rsidRPr="009676D7">
              <w:rPr>
                <w:rFonts w:ascii="Times New Roman" w:eastAsia="Calibri" w:hAnsi="Times New Roman" w:cs="Times New Roman"/>
                <w:sz w:val="16"/>
                <w:szCs w:val="16"/>
              </w:rPr>
              <w:t>%</w:t>
            </w:r>
          </w:p>
        </w:tc>
        <w:tc>
          <w:tcPr>
            <w:tcW w:w="750" w:type="pct"/>
          </w:tcPr>
          <w:p w14:paraId="56DFB55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60,33</w:t>
            </w:r>
            <w:r w:rsidRPr="009676D7">
              <w:rPr>
                <w:rFonts w:ascii="Times New Roman" w:eastAsia="Calibri" w:hAnsi="Times New Roman" w:cs="Times New Roman"/>
                <w:sz w:val="16"/>
                <w:szCs w:val="16"/>
              </w:rPr>
              <w:t>%</w:t>
            </w:r>
          </w:p>
        </w:tc>
        <w:tc>
          <w:tcPr>
            <w:tcW w:w="750" w:type="pct"/>
          </w:tcPr>
          <w:p w14:paraId="5F3C8B6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60,85</w:t>
            </w:r>
            <w:r w:rsidRPr="009676D7">
              <w:rPr>
                <w:rFonts w:ascii="Times New Roman" w:eastAsia="Calibri" w:hAnsi="Times New Roman" w:cs="Times New Roman"/>
                <w:sz w:val="16"/>
                <w:szCs w:val="16"/>
              </w:rPr>
              <w:t>%</w:t>
            </w:r>
          </w:p>
        </w:tc>
        <w:tc>
          <w:tcPr>
            <w:tcW w:w="750" w:type="pct"/>
          </w:tcPr>
          <w:p w14:paraId="30BD664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36,99</w:t>
            </w:r>
            <w:r w:rsidRPr="009676D7">
              <w:rPr>
                <w:rFonts w:ascii="Times New Roman" w:eastAsia="Calibri" w:hAnsi="Times New Roman" w:cs="Times New Roman"/>
                <w:sz w:val="16"/>
                <w:szCs w:val="16"/>
              </w:rPr>
              <w:t>%</w:t>
            </w:r>
          </w:p>
        </w:tc>
      </w:tr>
      <w:tr w:rsidR="004863D8" w:rsidRPr="009676D7" w14:paraId="40CC0F71" w14:textId="77777777" w:rsidTr="00F149A0">
        <w:trPr>
          <w:trHeight w:val="300"/>
        </w:trPr>
        <w:tc>
          <w:tcPr>
            <w:tcW w:w="1250" w:type="pct"/>
          </w:tcPr>
          <w:p w14:paraId="273ADE1B"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Ituango</w:t>
            </w:r>
          </w:p>
        </w:tc>
        <w:tc>
          <w:tcPr>
            <w:tcW w:w="749" w:type="pct"/>
          </w:tcPr>
          <w:p w14:paraId="186770A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64,18</w:t>
            </w:r>
            <w:r w:rsidRPr="009676D7">
              <w:rPr>
                <w:rFonts w:ascii="Times New Roman" w:eastAsia="Calibri" w:hAnsi="Times New Roman" w:cs="Times New Roman"/>
                <w:sz w:val="16"/>
                <w:szCs w:val="16"/>
              </w:rPr>
              <w:t>%</w:t>
            </w:r>
          </w:p>
        </w:tc>
        <w:tc>
          <w:tcPr>
            <w:tcW w:w="750" w:type="pct"/>
          </w:tcPr>
          <w:p w14:paraId="535A5F8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33,73</w:t>
            </w:r>
            <w:r w:rsidRPr="009676D7">
              <w:rPr>
                <w:rFonts w:ascii="Times New Roman" w:eastAsia="Calibri" w:hAnsi="Times New Roman" w:cs="Times New Roman"/>
                <w:sz w:val="16"/>
                <w:szCs w:val="16"/>
              </w:rPr>
              <w:t>%</w:t>
            </w:r>
          </w:p>
        </w:tc>
        <w:tc>
          <w:tcPr>
            <w:tcW w:w="750" w:type="pct"/>
          </w:tcPr>
          <w:p w14:paraId="4D0FD79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62,65</w:t>
            </w:r>
            <w:r w:rsidRPr="009676D7">
              <w:rPr>
                <w:rFonts w:ascii="Times New Roman" w:eastAsia="Calibri" w:hAnsi="Times New Roman" w:cs="Times New Roman"/>
                <w:sz w:val="16"/>
                <w:szCs w:val="16"/>
              </w:rPr>
              <w:t>%</w:t>
            </w:r>
          </w:p>
        </w:tc>
        <w:tc>
          <w:tcPr>
            <w:tcW w:w="750" w:type="pct"/>
          </w:tcPr>
          <w:p w14:paraId="73CDDCD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52,12</w:t>
            </w:r>
            <w:r w:rsidRPr="009676D7">
              <w:rPr>
                <w:rFonts w:ascii="Times New Roman" w:eastAsia="Calibri" w:hAnsi="Times New Roman" w:cs="Times New Roman"/>
                <w:sz w:val="16"/>
                <w:szCs w:val="16"/>
              </w:rPr>
              <w:t>%</w:t>
            </w:r>
          </w:p>
        </w:tc>
        <w:tc>
          <w:tcPr>
            <w:tcW w:w="750" w:type="pct"/>
          </w:tcPr>
          <w:p w14:paraId="3B9E3E6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35,91</w:t>
            </w:r>
            <w:r w:rsidRPr="009676D7">
              <w:rPr>
                <w:rFonts w:ascii="Times New Roman" w:eastAsia="Calibri" w:hAnsi="Times New Roman" w:cs="Times New Roman"/>
                <w:sz w:val="16"/>
                <w:szCs w:val="16"/>
              </w:rPr>
              <w:t>%</w:t>
            </w:r>
          </w:p>
        </w:tc>
      </w:tr>
      <w:tr w:rsidR="004863D8" w:rsidRPr="009676D7" w14:paraId="7B92280B" w14:textId="77777777" w:rsidTr="00F149A0">
        <w:trPr>
          <w:trHeight w:val="300"/>
        </w:trPr>
        <w:tc>
          <w:tcPr>
            <w:tcW w:w="1250" w:type="pct"/>
          </w:tcPr>
          <w:p w14:paraId="6F7933B8"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749" w:type="pct"/>
          </w:tcPr>
          <w:p w14:paraId="17C2199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70,08</w:t>
            </w:r>
            <w:r w:rsidRPr="009676D7">
              <w:rPr>
                <w:rFonts w:ascii="Times New Roman" w:eastAsia="Calibri" w:hAnsi="Times New Roman" w:cs="Times New Roman"/>
                <w:sz w:val="16"/>
                <w:szCs w:val="16"/>
              </w:rPr>
              <w:t>%</w:t>
            </w:r>
          </w:p>
        </w:tc>
        <w:tc>
          <w:tcPr>
            <w:tcW w:w="750" w:type="pct"/>
          </w:tcPr>
          <w:p w14:paraId="0C5CD0E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46,21</w:t>
            </w:r>
            <w:r w:rsidRPr="009676D7">
              <w:rPr>
                <w:rFonts w:ascii="Times New Roman" w:eastAsia="Calibri" w:hAnsi="Times New Roman" w:cs="Times New Roman"/>
                <w:sz w:val="16"/>
                <w:szCs w:val="16"/>
              </w:rPr>
              <w:t>%</w:t>
            </w:r>
          </w:p>
        </w:tc>
        <w:tc>
          <w:tcPr>
            <w:tcW w:w="750" w:type="pct"/>
          </w:tcPr>
          <w:p w14:paraId="5FC640D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63,25</w:t>
            </w:r>
            <w:r w:rsidRPr="009676D7">
              <w:rPr>
                <w:rFonts w:ascii="Times New Roman" w:eastAsia="Calibri" w:hAnsi="Times New Roman" w:cs="Times New Roman"/>
                <w:sz w:val="16"/>
                <w:szCs w:val="16"/>
              </w:rPr>
              <w:t>%</w:t>
            </w:r>
          </w:p>
        </w:tc>
        <w:tc>
          <w:tcPr>
            <w:tcW w:w="750" w:type="pct"/>
          </w:tcPr>
          <w:p w14:paraId="53B1A68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59,3</w:t>
            </w:r>
            <w:r w:rsidRPr="009676D7">
              <w:rPr>
                <w:rFonts w:ascii="Times New Roman" w:eastAsia="Calibri" w:hAnsi="Times New Roman" w:cs="Times New Roman"/>
                <w:sz w:val="16"/>
                <w:szCs w:val="16"/>
              </w:rPr>
              <w:t>%</w:t>
            </w:r>
          </w:p>
        </w:tc>
        <w:tc>
          <w:tcPr>
            <w:tcW w:w="750" w:type="pct"/>
          </w:tcPr>
          <w:p w14:paraId="614DAA7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35,41</w:t>
            </w:r>
            <w:r w:rsidRPr="009676D7">
              <w:rPr>
                <w:rFonts w:ascii="Times New Roman" w:eastAsia="Calibri" w:hAnsi="Times New Roman" w:cs="Times New Roman"/>
                <w:sz w:val="16"/>
                <w:szCs w:val="16"/>
              </w:rPr>
              <w:t>%</w:t>
            </w:r>
          </w:p>
        </w:tc>
      </w:tr>
      <w:tr w:rsidR="004863D8" w:rsidRPr="009676D7" w14:paraId="4D4A881A" w14:textId="77777777" w:rsidTr="00F149A0">
        <w:trPr>
          <w:trHeight w:val="300"/>
        </w:trPr>
        <w:tc>
          <w:tcPr>
            <w:tcW w:w="1250" w:type="pct"/>
          </w:tcPr>
          <w:p w14:paraId="31171566"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749" w:type="pct"/>
          </w:tcPr>
          <w:p w14:paraId="5D9CB70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57,16</w:t>
            </w:r>
            <w:r w:rsidRPr="009676D7">
              <w:rPr>
                <w:rFonts w:ascii="Times New Roman" w:eastAsia="Calibri" w:hAnsi="Times New Roman" w:cs="Times New Roman"/>
                <w:sz w:val="16"/>
                <w:szCs w:val="16"/>
              </w:rPr>
              <w:t>%</w:t>
            </w:r>
          </w:p>
        </w:tc>
        <w:tc>
          <w:tcPr>
            <w:tcW w:w="750" w:type="pct"/>
          </w:tcPr>
          <w:p w14:paraId="6025901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46,88</w:t>
            </w:r>
            <w:r w:rsidRPr="009676D7">
              <w:rPr>
                <w:rFonts w:ascii="Times New Roman" w:eastAsia="Calibri" w:hAnsi="Times New Roman" w:cs="Times New Roman"/>
                <w:sz w:val="16"/>
                <w:szCs w:val="16"/>
              </w:rPr>
              <w:t>%</w:t>
            </w:r>
          </w:p>
        </w:tc>
        <w:tc>
          <w:tcPr>
            <w:tcW w:w="750" w:type="pct"/>
          </w:tcPr>
          <w:p w14:paraId="1C16477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52,59</w:t>
            </w:r>
            <w:r w:rsidRPr="009676D7">
              <w:rPr>
                <w:rFonts w:ascii="Times New Roman" w:eastAsia="Calibri" w:hAnsi="Times New Roman" w:cs="Times New Roman"/>
                <w:sz w:val="16"/>
                <w:szCs w:val="16"/>
              </w:rPr>
              <w:t>%</w:t>
            </w:r>
          </w:p>
        </w:tc>
        <w:tc>
          <w:tcPr>
            <w:tcW w:w="750" w:type="pct"/>
          </w:tcPr>
          <w:p w14:paraId="1DC1143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54,14</w:t>
            </w:r>
            <w:r w:rsidRPr="009676D7">
              <w:rPr>
                <w:rFonts w:ascii="Times New Roman" w:eastAsia="Calibri" w:hAnsi="Times New Roman" w:cs="Times New Roman"/>
                <w:sz w:val="16"/>
                <w:szCs w:val="16"/>
              </w:rPr>
              <w:t>%</w:t>
            </w:r>
          </w:p>
        </w:tc>
        <w:tc>
          <w:tcPr>
            <w:tcW w:w="750" w:type="pct"/>
          </w:tcPr>
          <w:p w14:paraId="1330AC3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43,36</w:t>
            </w:r>
            <w:r w:rsidRPr="009676D7">
              <w:rPr>
                <w:rFonts w:ascii="Times New Roman" w:eastAsia="Calibri" w:hAnsi="Times New Roman" w:cs="Times New Roman"/>
                <w:sz w:val="16"/>
                <w:szCs w:val="16"/>
              </w:rPr>
              <w:t>%</w:t>
            </w:r>
          </w:p>
        </w:tc>
      </w:tr>
      <w:tr w:rsidR="004863D8" w:rsidRPr="009676D7" w14:paraId="6CF89D62" w14:textId="77777777" w:rsidTr="00F149A0">
        <w:trPr>
          <w:trHeight w:val="300"/>
        </w:trPr>
        <w:tc>
          <w:tcPr>
            <w:tcW w:w="1250" w:type="pct"/>
          </w:tcPr>
          <w:p w14:paraId="3F541F0B"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Toledo</w:t>
            </w:r>
          </w:p>
        </w:tc>
        <w:tc>
          <w:tcPr>
            <w:tcW w:w="749" w:type="pct"/>
          </w:tcPr>
          <w:p w14:paraId="1937BB6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87,33</w:t>
            </w:r>
            <w:r w:rsidRPr="009676D7">
              <w:rPr>
                <w:rFonts w:ascii="Times New Roman" w:eastAsia="Calibri" w:hAnsi="Times New Roman" w:cs="Times New Roman"/>
                <w:sz w:val="16"/>
                <w:szCs w:val="16"/>
              </w:rPr>
              <w:t>%</w:t>
            </w:r>
          </w:p>
        </w:tc>
        <w:tc>
          <w:tcPr>
            <w:tcW w:w="750" w:type="pct"/>
          </w:tcPr>
          <w:p w14:paraId="0A1DCA3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44,33</w:t>
            </w:r>
            <w:r w:rsidRPr="009676D7">
              <w:rPr>
                <w:rFonts w:ascii="Times New Roman" w:eastAsia="Calibri" w:hAnsi="Times New Roman" w:cs="Times New Roman"/>
                <w:sz w:val="16"/>
                <w:szCs w:val="16"/>
              </w:rPr>
              <w:t>%</w:t>
            </w:r>
          </w:p>
        </w:tc>
        <w:tc>
          <w:tcPr>
            <w:tcW w:w="750" w:type="pct"/>
          </w:tcPr>
          <w:p w14:paraId="33E391B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79,79</w:t>
            </w:r>
            <w:r w:rsidRPr="009676D7">
              <w:rPr>
                <w:rFonts w:ascii="Times New Roman" w:eastAsia="Calibri" w:hAnsi="Times New Roman" w:cs="Times New Roman"/>
                <w:sz w:val="16"/>
                <w:szCs w:val="16"/>
              </w:rPr>
              <w:t>%</w:t>
            </w:r>
          </w:p>
        </w:tc>
        <w:tc>
          <w:tcPr>
            <w:tcW w:w="750" w:type="pct"/>
          </w:tcPr>
          <w:p w14:paraId="3C5A35B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74,37</w:t>
            </w:r>
            <w:r w:rsidRPr="009676D7">
              <w:rPr>
                <w:rFonts w:ascii="Times New Roman" w:eastAsia="Calibri" w:hAnsi="Times New Roman" w:cs="Times New Roman"/>
                <w:sz w:val="16"/>
                <w:szCs w:val="16"/>
              </w:rPr>
              <w:t>%</w:t>
            </w:r>
          </w:p>
        </w:tc>
        <w:tc>
          <w:tcPr>
            <w:tcW w:w="750" w:type="pct"/>
          </w:tcPr>
          <w:p w14:paraId="6BCB2FE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43,79</w:t>
            </w:r>
            <w:r w:rsidRPr="009676D7">
              <w:rPr>
                <w:rFonts w:ascii="Times New Roman" w:eastAsia="Calibri" w:hAnsi="Times New Roman" w:cs="Times New Roman"/>
                <w:sz w:val="16"/>
                <w:szCs w:val="16"/>
              </w:rPr>
              <w:t>%</w:t>
            </w:r>
          </w:p>
        </w:tc>
      </w:tr>
      <w:tr w:rsidR="004863D8" w:rsidRPr="009676D7" w14:paraId="0EFFEDE2" w14:textId="77777777" w:rsidTr="00F149A0">
        <w:trPr>
          <w:trHeight w:val="300"/>
        </w:trPr>
        <w:tc>
          <w:tcPr>
            <w:tcW w:w="1250" w:type="pct"/>
          </w:tcPr>
          <w:p w14:paraId="18BA9FEE"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Valdivia</w:t>
            </w:r>
          </w:p>
        </w:tc>
        <w:tc>
          <w:tcPr>
            <w:tcW w:w="749" w:type="pct"/>
          </w:tcPr>
          <w:p w14:paraId="4A96338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71,22</w:t>
            </w:r>
            <w:r w:rsidRPr="009676D7">
              <w:rPr>
                <w:rFonts w:ascii="Times New Roman" w:eastAsia="Calibri" w:hAnsi="Times New Roman" w:cs="Times New Roman"/>
                <w:sz w:val="16"/>
                <w:szCs w:val="16"/>
              </w:rPr>
              <w:t>%</w:t>
            </w:r>
          </w:p>
        </w:tc>
        <w:tc>
          <w:tcPr>
            <w:tcW w:w="750" w:type="pct"/>
          </w:tcPr>
          <w:p w14:paraId="7F4348C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57,59</w:t>
            </w:r>
            <w:r w:rsidRPr="009676D7">
              <w:rPr>
                <w:rFonts w:ascii="Times New Roman" w:eastAsia="Calibri" w:hAnsi="Times New Roman" w:cs="Times New Roman"/>
                <w:sz w:val="16"/>
                <w:szCs w:val="16"/>
              </w:rPr>
              <w:t>%</w:t>
            </w:r>
          </w:p>
        </w:tc>
        <w:tc>
          <w:tcPr>
            <w:tcW w:w="750" w:type="pct"/>
          </w:tcPr>
          <w:p w14:paraId="534C2E3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68,78</w:t>
            </w:r>
            <w:r w:rsidRPr="009676D7">
              <w:rPr>
                <w:rFonts w:ascii="Times New Roman" w:eastAsia="Calibri" w:hAnsi="Times New Roman" w:cs="Times New Roman"/>
                <w:sz w:val="16"/>
                <w:szCs w:val="16"/>
              </w:rPr>
              <w:t>%</w:t>
            </w:r>
          </w:p>
        </w:tc>
        <w:tc>
          <w:tcPr>
            <w:tcW w:w="750" w:type="pct"/>
          </w:tcPr>
          <w:p w14:paraId="2C9512A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50,76</w:t>
            </w:r>
            <w:r w:rsidRPr="009676D7">
              <w:rPr>
                <w:rFonts w:ascii="Times New Roman" w:eastAsia="Calibri" w:hAnsi="Times New Roman" w:cs="Times New Roman"/>
                <w:sz w:val="16"/>
                <w:szCs w:val="16"/>
              </w:rPr>
              <w:t>%</w:t>
            </w:r>
          </w:p>
        </w:tc>
        <w:tc>
          <w:tcPr>
            <w:tcW w:w="750" w:type="pct"/>
          </w:tcPr>
          <w:p w14:paraId="6DF9460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29,66</w:t>
            </w:r>
            <w:r w:rsidRPr="009676D7">
              <w:rPr>
                <w:rFonts w:ascii="Times New Roman" w:eastAsia="Calibri" w:hAnsi="Times New Roman" w:cs="Times New Roman"/>
                <w:sz w:val="16"/>
                <w:szCs w:val="16"/>
              </w:rPr>
              <w:t>%</w:t>
            </w:r>
          </w:p>
        </w:tc>
      </w:tr>
      <w:tr w:rsidR="004863D8" w:rsidRPr="009676D7" w14:paraId="749E58FE" w14:textId="77777777" w:rsidTr="00F149A0">
        <w:trPr>
          <w:trHeight w:val="300"/>
        </w:trPr>
        <w:tc>
          <w:tcPr>
            <w:tcW w:w="1250" w:type="pct"/>
          </w:tcPr>
          <w:p w14:paraId="0B55B645"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Yarumal</w:t>
            </w:r>
          </w:p>
        </w:tc>
        <w:tc>
          <w:tcPr>
            <w:tcW w:w="749" w:type="pct"/>
          </w:tcPr>
          <w:p w14:paraId="723E2D4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77,25</w:t>
            </w:r>
            <w:r w:rsidRPr="009676D7">
              <w:rPr>
                <w:rFonts w:ascii="Times New Roman" w:eastAsia="Calibri" w:hAnsi="Times New Roman" w:cs="Times New Roman"/>
                <w:sz w:val="16"/>
                <w:szCs w:val="16"/>
              </w:rPr>
              <w:t>%</w:t>
            </w:r>
          </w:p>
        </w:tc>
        <w:tc>
          <w:tcPr>
            <w:tcW w:w="750" w:type="pct"/>
          </w:tcPr>
          <w:p w14:paraId="565B460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55,59</w:t>
            </w:r>
            <w:r w:rsidRPr="009676D7">
              <w:rPr>
                <w:rFonts w:ascii="Times New Roman" w:eastAsia="Calibri" w:hAnsi="Times New Roman" w:cs="Times New Roman"/>
                <w:sz w:val="16"/>
                <w:szCs w:val="16"/>
              </w:rPr>
              <w:t>%</w:t>
            </w:r>
          </w:p>
        </w:tc>
        <w:tc>
          <w:tcPr>
            <w:tcW w:w="750" w:type="pct"/>
          </w:tcPr>
          <w:p w14:paraId="069A103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71,84</w:t>
            </w:r>
            <w:r w:rsidRPr="009676D7">
              <w:rPr>
                <w:rFonts w:ascii="Times New Roman" w:eastAsia="Calibri" w:hAnsi="Times New Roman" w:cs="Times New Roman"/>
                <w:sz w:val="16"/>
                <w:szCs w:val="16"/>
              </w:rPr>
              <w:t>%</w:t>
            </w:r>
          </w:p>
        </w:tc>
        <w:tc>
          <w:tcPr>
            <w:tcW w:w="750" w:type="pct"/>
          </w:tcPr>
          <w:p w14:paraId="5F6C3AF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66,8</w:t>
            </w:r>
            <w:r w:rsidRPr="009676D7">
              <w:rPr>
                <w:rFonts w:ascii="Times New Roman" w:eastAsia="Calibri" w:hAnsi="Times New Roman" w:cs="Times New Roman"/>
                <w:sz w:val="16"/>
                <w:szCs w:val="16"/>
              </w:rPr>
              <w:t>%</w:t>
            </w:r>
          </w:p>
        </w:tc>
        <w:tc>
          <w:tcPr>
            <w:tcW w:w="750" w:type="pct"/>
          </w:tcPr>
          <w:p w14:paraId="561EBF5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49,74</w:t>
            </w:r>
            <w:r w:rsidRPr="009676D7">
              <w:rPr>
                <w:rFonts w:ascii="Times New Roman" w:eastAsia="Calibri" w:hAnsi="Times New Roman" w:cs="Times New Roman"/>
                <w:sz w:val="16"/>
                <w:szCs w:val="16"/>
              </w:rPr>
              <w:t>%</w:t>
            </w:r>
          </w:p>
        </w:tc>
      </w:tr>
      <w:tr w:rsidR="004863D8" w:rsidRPr="009676D7" w14:paraId="2EB9A3B8" w14:textId="77777777" w:rsidTr="00F149A0">
        <w:trPr>
          <w:trHeight w:val="300"/>
        </w:trPr>
        <w:tc>
          <w:tcPr>
            <w:tcW w:w="1250" w:type="pct"/>
          </w:tcPr>
          <w:p w14:paraId="79C90EEB"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75AA67FD">
              <w:rPr>
                <w:rFonts w:ascii="Times New Roman" w:eastAsia="Calibri" w:hAnsi="Times New Roman" w:cs="Times New Roman"/>
                <w:b/>
                <w:bCs/>
                <w:sz w:val="16"/>
                <w:szCs w:val="16"/>
              </w:rPr>
              <w:t>Provincia</w:t>
            </w:r>
            <w:r w:rsidRPr="75AA67FD">
              <w:rPr>
                <w:rStyle w:val="FootnoteReference"/>
                <w:rFonts w:ascii="Times New Roman" w:eastAsia="Calibri" w:hAnsi="Times New Roman" w:cs="Times New Roman"/>
                <w:b/>
                <w:bCs/>
                <w:sz w:val="16"/>
                <w:szCs w:val="16"/>
              </w:rPr>
              <w:footnoteReference w:id="14"/>
            </w:r>
          </w:p>
        </w:tc>
        <w:tc>
          <w:tcPr>
            <w:tcW w:w="749" w:type="pct"/>
          </w:tcPr>
          <w:p w14:paraId="314E36F2"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70,05</w:t>
            </w:r>
            <w:r w:rsidRPr="009676D7">
              <w:rPr>
                <w:rFonts w:ascii="Times New Roman" w:eastAsia="Calibri" w:hAnsi="Times New Roman" w:cs="Times New Roman"/>
                <w:b/>
                <w:sz w:val="16"/>
                <w:szCs w:val="16"/>
              </w:rPr>
              <w:t>%</w:t>
            </w:r>
          </w:p>
        </w:tc>
        <w:tc>
          <w:tcPr>
            <w:tcW w:w="750" w:type="pct"/>
          </w:tcPr>
          <w:p w14:paraId="209EB935"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49,26</w:t>
            </w:r>
            <w:r w:rsidRPr="009676D7">
              <w:rPr>
                <w:rFonts w:ascii="Times New Roman" w:eastAsia="Calibri" w:hAnsi="Times New Roman" w:cs="Times New Roman"/>
                <w:b/>
                <w:sz w:val="16"/>
                <w:szCs w:val="16"/>
              </w:rPr>
              <w:t>%</w:t>
            </w:r>
          </w:p>
        </w:tc>
        <w:tc>
          <w:tcPr>
            <w:tcW w:w="750" w:type="pct"/>
          </w:tcPr>
          <w:p w14:paraId="0433F130"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66,25</w:t>
            </w:r>
            <w:r w:rsidRPr="009676D7">
              <w:rPr>
                <w:rFonts w:ascii="Times New Roman" w:eastAsia="Calibri" w:hAnsi="Times New Roman" w:cs="Times New Roman"/>
                <w:b/>
                <w:sz w:val="16"/>
                <w:szCs w:val="16"/>
              </w:rPr>
              <w:t>%</w:t>
            </w:r>
          </w:p>
        </w:tc>
        <w:tc>
          <w:tcPr>
            <w:tcW w:w="750" w:type="pct"/>
          </w:tcPr>
          <w:p w14:paraId="57B86420"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58,75</w:t>
            </w:r>
            <w:r w:rsidRPr="009676D7">
              <w:rPr>
                <w:rFonts w:ascii="Times New Roman" w:eastAsia="Calibri" w:hAnsi="Times New Roman" w:cs="Times New Roman"/>
                <w:b/>
                <w:sz w:val="16"/>
                <w:szCs w:val="16"/>
              </w:rPr>
              <w:t>%</w:t>
            </w:r>
          </w:p>
        </w:tc>
        <w:tc>
          <w:tcPr>
            <w:tcW w:w="750" w:type="pct"/>
          </w:tcPr>
          <w:p w14:paraId="57E60779"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38,76</w:t>
            </w:r>
            <w:r w:rsidRPr="009676D7">
              <w:rPr>
                <w:rFonts w:ascii="Times New Roman" w:eastAsia="Calibri" w:hAnsi="Times New Roman" w:cs="Times New Roman"/>
                <w:b/>
                <w:sz w:val="16"/>
                <w:szCs w:val="16"/>
              </w:rPr>
              <w:t>%</w:t>
            </w:r>
          </w:p>
        </w:tc>
      </w:tr>
      <w:tr w:rsidR="004863D8" w:rsidRPr="009676D7" w14:paraId="2F63EC89" w14:textId="77777777" w:rsidTr="00F149A0">
        <w:trPr>
          <w:trHeight w:val="300"/>
        </w:trPr>
        <w:tc>
          <w:tcPr>
            <w:tcW w:w="1250" w:type="pct"/>
          </w:tcPr>
          <w:p w14:paraId="22CA9FDD"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75AA67FD">
              <w:rPr>
                <w:rFonts w:ascii="Times New Roman" w:eastAsia="Calibri" w:hAnsi="Times New Roman" w:cs="Times New Roman"/>
                <w:b/>
                <w:bCs/>
                <w:sz w:val="16"/>
                <w:szCs w:val="16"/>
              </w:rPr>
              <w:t>Subregión</w:t>
            </w:r>
            <w:r w:rsidRPr="75AA67FD">
              <w:rPr>
                <w:rFonts w:ascii="Times New Roman" w:eastAsia="Calibri" w:hAnsi="Times New Roman" w:cs="Times New Roman"/>
                <w:b/>
                <w:bCs/>
                <w:sz w:val="16"/>
                <w:szCs w:val="16"/>
                <w:vertAlign w:val="superscript"/>
              </w:rPr>
              <w:t>14</w:t>
            </w:r>
          </w:p>
        </w:tc>
        <w:tc>
          <w:tcPr>
            <w:tcW w:w="749" w:type="pct"/>
          </w:tcPr>
          <w:p w14:paraId="5263A8D7" w14:textId="77777777" w:rsidR="004863D8" w:rsidRPr="009676D7" w:rsidRDefault="004863D8" w:rsidP="00F149A0">
            <w:pPr>
              <w:spacing w:line="276" w:lineRule="auto"/>
              <w:jc w:val="center"/>
              <w:rPr>
                <w:rFonts w:ascii="Times New Roman" w:eastAsia="Calibri" w:hAnsi="Times New Roman" w:cs="Times New Roman"/>
                <w:b/>
                <w:sz w:val="16"/>
                <w:szCs w:val="16"/>
              </w:rPr>
            </w:pPr>
            <w:r>
              <w:rPr>
                <w:rFonts w:ascii="Times New Roman" w:eastAsia="Calibri" w:hAnsi="Times New Roman" w:cs="Times New Roman"/>
                <w:b/>
                <w:sz w:val="16"/>
                <w:szCs w:val="16"/>
              </w:rPr>
              <w:t>78,97</w:t>
            </w:r>
            <w:r w:rsidRPr="009676D7">
              <w:rPr>
                <w:rFonts w:ascii="Times New Roman" w:eastAsia="Calibri" w:hAnsi="Times New Roman" w:cs="Times New Roman"/>
                <w:b/>
                <w:sz w:val="16"/>
                <w:szCs w:val="16"/>
              </w:rPr>
              <w:t>%</w:t>
            </w:r>
          </w:p>
        </w:tc>
        <w:tc>
          <w:tcPr>
            <w:tcW w:w="750" w:type="pct"/>
          </w:tcPr>
          <w:p w14:paraId="54512BD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59,89</w:t>
            </w:r>
            <w:r w:rsidRPr="009676D7">
              <w:rPr>
                <w:rFonts w:ascii="Times New Roman" w:eastAsia="Calibri" w:hAnsi="Times New Roman" w:cs="Times New Roman"/>
                <w:b/>
                <w:sz w:val="16"/>
                <w:szCs w:val="16"/>
              </w:rPr>
              <w:t>%</w:t>
            </w:r>
          </w:p>
        </w:tc>
        <w:tc>
          <w:tcPr>
            <w:tcW w:w="750" w:type="pct"/>
          </w:tcPr>
          <w:p w14:paraId="490C2BAD"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75,04</w:t>
            </w:r>
            <w:r w:rsidRPr="009676D7">
              <w:rPr>
                <w:rFonts w:ascii="Times New Roman" w:eastAsia="Calibri" w:hAnsi="Times New Roman" w:cs="Times New Roman"/>
                <w:b/>
                <w:sz w:val="16"/>
                <w:szCs w:val="16"/>
              </w:rPr>
              <w:t>%</w:t>
            </w:r>
          </w:p>
        </w:tc>
        <w:tc>
          <w:tcPr>
            <w:tcW w:w="750" w:type="pct"/>
          </w:tcPr>
          <w:p w14:paraId="72F471BF"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67,33</w:t>
            </w:r>
            <w:r w:rsidRPr="009676D7">
              <w:rPr>
                <w:rFonts w:ascii="Times New Roman" w:eastAsia="Calibri" w:hAnsi="Times New Roman" w:cs="Times New Roman"/>
                <w:b/>
                <w:sz w:val="16"/>
                <w:szCs w:val="16"/>
              </w:rPr>
              <w:t>%</w:t>
            </w:r>
          </w:p>
        </w:tc>
        <w:tc>
          <w:tcPr>
            <w:tcW w:w="750" w:type="pct"/>
          </w:tcPr>
          <w:p w14:paraId="26BCADC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47,12</w:t>
            </w:r>
            <w:r w:rsidRPr="009676D7">
              <w:rPr>
                <w:rFonts w:ascii="Times New Roman" w:eastAsia="Calibri" w:hAnsi="Times New Roman" w:cs="Times New Roman"/>
                <w:b/>
                <w:sz w:val="16"/>
                <w:szCs w:val="16"/>
              </w:rPr>
              <w:t>%</w:t>
            </w:r>
          </w:p>
        </w:tc>
      </w:tr>
      <w:tr w:rsidR="004863D8" w:rsidRPr="009676D7" w14:paraId="16B580D2" w14:textId="77777777" w:rsidTr="00F149A0">
        <w:trPr>
          <w:trHeight w:val="300"/>
        </w:trPr>
        <w:tc>
          <w:tcPr>
            <w:tcW w:w="1250" w:type="pct"/>
          </w:tcPr>
          <w:p w14:paraId="2776088E"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75AA67FD">
              <w:rPr>
                <w:rFonts w:ascii="Times New Roman" w:eastAsia="Calibri" w:hAnsi="Times New Roman" w:cs="Times New Roman"/>
                <w:b/>
                <w:bCs/>
                <w:sz w:val="16"/>
                <w:szCs w:val="16"/>
              </w:rPr>
              <w:t>Departamento*</w:t>
            </w:r>
          </w:p>
        </w:tc>
        <w:tc>
          <w:tcPr>
            <w:tcW w:w="749" w:type="pct"/>
          </w:tcPr>
          <w:p w14:paraId="7632FFAE"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84,50</w:t>
            </w:r>
            <w:r w:rsidRPr="009676D7">
              <w:rPr>
                <w:rFonts w:ascii="Times New Roman" w:eastAsia="Calibri" w:hAnsi="Times New Roman" w:cs="Times New Roman"/>
                <w:b/>
                <w:sz w:val="16"/>
                <w:szCs w:val="16"/>
              </w:rPr>
              <w:t>%</w:t>
            </w:r>
          </w:p>
        </w:tc>
        <w:tc>
          <w:tcPr>
            <w:tcW w:w="750" w:type="pct"/>
          </w:tcPr>
          <w:p w14:paraId="1D87BD16"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62,45</w:t>
            </w:r>
            <w:r w:rsidRPr="009676D7">
              <w:rPr>
                <w:rFonts w:ascii="Times New Roman" w:eastAsia="Calibri" w:hAnsi="Times New Roman" w:cs="Times New Roman"/>
                <w:b/>
                <w:sz w:val="16"/>
                <w:szCs w:val="16"/>
              </w:rPr>
              <w:t>%</w:t>
            </w:r>
          </w:p>
        </w:tc>
        <w:tc>
          <w:tcPr>
            <w:tcW w:w="750" w:type="pct"/>
          </w:tcPr>
          <w:p w14:paraId="7B6DA6AB"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80,83</w:t>
            </w:r>
            <w:r w:rsidRPr="009676D7">
              <w:rPr>
                <w:rFonts w:ascii="Times New Roman" w:eastAsia="Calibri" w:hAnsi="Times New Roman" w:cs="Times New Roman"/>
                <w:b/>
                <w:sz w:val="16"/>
                <w:szCs w:val="16"/>
              </w:rPr>
              <w:t>%</w:t>
            </w:r>
          </w:p>
        </w:tc>
        <w:tc>
          <w:tcPr>
            <w:tcW w:w="750" w:type="pct"/>
          </w:tcPr>
          <w:p w14:paraId="389FD85F"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71,55</w:t>
            </w:r>
            <w:r w:rsidRPr="009676D7">
              <w:rPr>
                <w:rFonts w:ascii="Times New Roman" w:eastAsia="Calibri" w:hAnsi="Times New Roman" w:cs="Times New Roman"/>
                <w:b/>
                <w:sz w:val="16"/>
                <w:szCs w:val="16"/>
              </w:rPr>
              <w:t>%</w:t>
            </w:r>
          </w:p>
        </w:tc>
        <w:tc>
          <w:tcPr>
            <w:tcW w:w="750" w:type="pct"/>
          </w:tcPr>
          <w:p w14:paraId="673C7DDD"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46,64</w:t>
            </w:r>
            <w:r w:rsidRPr="009676D7">
              <w:rPr>
                <w:rFonts w:ascii="Times New Roman" w:eastAsia="Calibri" w:hAnsi="Times New Roman" w:cs="Times New Roman"/>
                <w:b/>
                <w:sz w:val="16"/>
                <w:szCs w:val="16"/>
              </w:rPr>
              <w:t>%</w:t>
            </w:r>
          </w:p>
        </w:tc>
      </w:tr>
    </w:tbl>
    <w:p w14:paraId="4C1BC397" w14:textId="77777777" w:rsidR="004863D8" w:rsidRDefault="004863D8" w:rsidP="004863D8">
      <w:pPr>
        <w:contextualSpacing/>
        <w:rPr>
          <w:rFonts w:ascii="Times New Roman" w:hAnsi="Times New Roman" w:cs="Times New Roman"/>
          <w:sz w:val="18"/>
          <w:szCs w:val="18"/>
        </w:rPr>
      </w:pPr>
      <w:r w:rsidRPr="75AA67FD">
        <w:rPr>
          <w:rFonts w:ascii="Times New Roman" w:hAnsi="Times New Roman" w:cs="Times New Roman"/>
          <w:sz w:val="18"/>
          <w:szCs w:val="18"/>
        </w:rPr>
        <w:t>(*) Antioquia ETC.</w:t>
      </w:r>
    </w:p>
    <w:p w14:paraId="602B66BF" w14:textId="77777777" w:rsidR="004863D8" w:rsidRPr="009676D7" w:rsidRDefault="004863D8" w:rsidP="004863D8">
      <w:pPr>
        <w:contextualSpacing/>
      </w:pPr>
      <w:r w:rsidRPr="75AA67FD">
        <w:rPr>
          <w:rFonts w:ascii="Times New Roman" w:hAnsi="Times New Roman" w:cs="Times New Roman"/>
          <w:b/>
          <w:bCs/>
          <w:sz w:val="18"/>
          <w:szCs w:val="18"/>
        </w:rPr>
        <w:t>Fuente:</w:t>
      </w:r>
      <w:r w:rsidRPr="75AA67FD">
        <w:rPr>
          <w:rFonts w:ascii="Times New Roman" w:hAnsi="Times New Roman" w:cs="Times New Roman"/>
          <w:sz w:val="18"/>
          <w:szCs w:val="18"/>
        </w:rPr>
        <w:t xml:space="preserve"> Ministerio de Educación Nacional (s.f.). Cálculos propios.</w:t>
      </w:r>
    </w:p>
    <w:p w14:paraId="7C11A6FE" w14:textId="77777777" w:rsidR="004863D8" w:rsidRDefault="004863D8" w:rsidP="004863D8">
      <w:pPr>
        <w:contextualSpacing/>
        <w:rPr>
          <w:rFonts w:ascii="Times New Roman" w:hAnsi="Times New Roman" w:cs="Times New Roman"/>
          <w:sz w:val="18"/>
          <w:szCs w:val="18"/>
        </w:rPr>
      </w:pPr>
    </w:p>
    <w:p w14:paraId="4C4056E8" w14:textId="77777777" w:rsidR="004863D8" w:rsidRDefault="004863D8" w:rsidP="004863D8">
      <w:pPr>
        <w:pStyle w:val="Caption"/>
        <w:keepNext/>
        <w:jc w:val="center"/>
        <w:rPr>
          <w:rFonts w:ascii="Times New Roman" w:hAnsi="Times New Roman" w:cs="Times New Roman"/>
        </w:rPr>
      </w:pPr>
      <w:r w:rsidRPr="75AA67FD">
        <w:rPr>
          <w:rFonts w:ascii="Times New Roman" w:hAnsi="Times New Roman" w:cs="Times New Roman"/>
          <w:i w:val="0"/>
          <w:iCs w:val="0"/>
          <w:sz w:val="20"/>
          <w:szCs w:val="20"/>
        </w:rPr>
        <w:t>Gráfico X. Cobertura neta en educación para los municipios de la PAP Bio-energética del Norte de Antioquia – 2024</w:t>
      </w:r>
    </w:p>
    <w:p w14:paraId="5B52ED34" w14:textId="77777777" w:rsidR="004863D8" w:rsidRDefault="004863D8" w:rsidP="004863D8">
      <w:pPr>
        <w:contextualSpacing/>
      </w:pPr>
      <w:r>
        <w:rPr>
          <w:noProof/>
          <w:lang w:eastAsia="es-CO"/>
        </w:rPr>
        <w:drawing>
          <wp:inline distT="0" distB="0" distL="0" distR="0" wp14:anchorId="2FC3F23B" wp14:editId="0B307B95">
            <wp:extent cx="5052735" cy="3819525"/>
            <wp:effectExtent l="0" t="0" r="0" b="0"/>
            <wp:docPr id="806769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69841" name="Picture 806769841"/>
                    <pic:cNvPicPr/>
                  </pic:nvPicPr>
                  <pic:blipFill>
                    <a:blip r:embed="rId59">
                      <a:extLst>
                        <a:ext uri="{28A0092B-C50C-407E-A947-70E740481C1C}">
                          <a14:useLocalDpi xmlns:a14="http://schemas.microsoft.com/office/drawing/2010/main"/>
                        </a:ext>
                      </a:extLst>
                    </a:blip>
                    <a:stretch>
                      <a:fillRect/>
                    </a:stretch>
                  </pic:blipFill>
                  <pic:spPr>
                    <a:xfrm>
                      <a:off x="0" y="0"/>
                      <a:ext cx="5052735" cy="3819525"/>
                    </a:xfrm>
                    <a:prstGeom prst="rect">
                      <a:avLst/>
                    </a:prstGeom>
                  </pic:spPr>
                </pic:pic>
              </a:graphicData>
            </a:graphic>
          </wp:inline>
        </w:drawing>
      </w:r>
    </w:p>
    <w:p w14:paraId="1762C573" w14:textId="77777777" w:rsidR="004863D8" w:rsidRDefault="004863D8" w:rsidP="004863D8">
      <w:pPr>
        <w:contextualSpacing/>
        <w:rPr>
          <w:rFonts w:ascii="Times New Roman" w:hAnsi="Times New Roman" w:cs="Times New Roman"/>
          <w:sz w:val="18"/>
          <w:szCs w:val="18"/>
        </w:rPr>
      </w:pPr>
      <w:r w:rsidRPr="75AA67FD">
        <w:rPr>
          <w:rFonts w:ascii="Times New Roman" w:hAnsi="Times New Roman" w:cs="Times New Roman"/>
          <w:sz w:val="18"/>
          <w:szCs w:val="18"/>
        </w:rPr>
        <w:t>(*) Antioquia ETC.</w:t>
      </w:r>
    </w:p>
    <w:p w14:paraId="433D9349" w14:textId="77777777" w:rsidR="004863D8" w:rsidRDefault="004863D8" w:rsidP="004863D8">
      <w:pPr>
        <w:contextualSpacing/>
      </w:pPr>
      <w:r w:rsidRPr="75AA67FD">
        <w:rPr>
          <w:rFonts w:ascii="Times New Roman" w:hAnsi="Times New Roman" w:cs="Times New Roman"/>
          <w:b/>
          <w:bCs/>
          <w:sz w:val="18"/>
          <w:szCs w:val="18"/>
        </w:rPr>
        <w:t>Fuente:</w:t>
      </w:r>
      <w:r w:rsidRPr="75AA67FD">
        <w:rPr>
          <w:rFonts w:ascii="Times New Roman" w:hAnsi="Times New Roman" w:cs="Times New Roman"/>
          <w:sz w:val="18"/>
          <w:szCs w:val="18"/>
        </w:rPr>
        <w:t xml:space="preserve"> Ministerio de Educación Nacional (s.f.). Cálculos propios.</w:t>
      </w:r>
    </w:p>
    <w:p w14:paraId="2C482E70" w14:textId="77777777" w:rsidR="004863D8" w:rsidRDefault="004863D8" w:rsidP="004863D8">
      <w:pPr>
        <w:contextualSpacing/>
      </w:pPr>
    </w:p>
    <w:p w14:paraId="682A4D23" w14:textId="77777777" w:rsidR="004863D8" w:rsidRPr="009676D7" w:rsidRDefault="004863D8" w:rsidP="004863D8">
      <w:pPr>
        <w:keepNext/>
        <w:spacing w:beforeAutospacing="1" w:afterAutospacing="1"/>
        <w:rPr>
          <w:rFonts w:ascii="Times New Roman" w:eastAsia="Calibri" w:hAnsi="Times New Roman" w:cs="Times New Roman"/>
        </w:rPr>
      </w:pPr>
      <w:r w:rsidRPr="75AA67FD">
        <w:rPr>
          <w:rFonts w:ascii="Times New Roman" w:eastAsia="Calibri" w:hAnsi="Times New Roman" w:cs="Times New Roman"/>
        </w:rPr>
        <w:t>En materia de deserción escolar, la Provincia registra una tasa total de 3,4%, ligeramente superior a la de la subregión, que se ubica en 3,3%, pero inferior al promedio departamental de 4%. Aunque esta comparación podría sugerir una situación relativamente favorable frente a Antioquia, el análisis por municipio y nivel educativo revela focos de atención. Anorí presenta la tasa total más alta, con 5,9%, seguido por Gómez Plata, con 5%, ambos por encima del promedio departamental. La deserción se concentra especialmente en secundaria, donde la Provincia alcanza 4,9%, y donde Gómez Plata, Anorí, Campamento, Ituango y Valdivia registran tasas elevadas. Esto confirma que el tránsito hacia los grados intermedios del ciclo escolar constituye un momento crítico para la permanencia, particularmente en municipios rurales y con mayores restricciones de acceso físico, económico y social.</w:t>
      </w:r>
    </w:p>
    <w:p w14:paraId="39DE185F"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46</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Deserción escolar para los municipios de la PAP Bio-energética del Norte de Antioquia - 2024</w:t>
      </w:r>
    </w:p>
    <w:tbl>
      <w:tblPr>
        <w:tblStyle w:val="TableGrid"/>
        <w:tblW w:w="0" w:type="auto"/>
        <w:tblLook w:val="06A0" w:firstRow="1" w:lastRow="0" w:firstColumn="1" w:lastColumn="0" w:noHBand="1" w:noVBand="1"/>
      </w:tblPr>
      <w:tblGrid>
        <w:gridCol w:w="2405"/>
        <w:gridCol w:w="1289"/>
        <w:gridCol w:w="1299"/>
        <w:gridCol w:w="1280"/>
        <w:gridCol w:w="1305"/>
        <w:gridCol w:w="1250"/>
      </w:tblGrid>
      <w:tr w:rsidR="004863D8" w:rsidRPr="009676D7" w14:paraId="5424E80E" w14:textId="77777777" w:rsidTr="00F149A0">
        <w:trPr>
          <w:trHeight w:val="490"/>
        </w:trPr>
        <w:tc>
          <w:tcPr>
            <w:tcW w:w="2409" w:type="dxa"/>
            <w:shd w:val="clear" w:color="auto" w:fill="002060"/>
            <w:vAlign w:val="center"/>
          </w:tcPr>
          <w:p w14:paraId="1859DA7E"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Municipio</w:t>
            </w:r>
          </w:p>
        </w:tc>
        <w:tc>
          <w:tcPr>
            <w:tcW w:w="1290" w:type="dxa"/>
            <w:shd w:val="clear" w:color="auto" w:fill="002060"/>
            <w:vAlign w:val="center"/>
          </w:tcPr>
          <w:p w14:paraId="4A1FCF6B"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Deserción</w:t>
            </w:r>
          </w:p>
        </w:tc>
        <w:tc>
          <w:tcPr>
            <w:tcW w:w="1300" w:type="dxa"/>
            <w:shd w:val="clear" w:color="auto" w:fill="002060"/>
            <w:vAlign w:val="center"/>
          </w:tcPr>
          <w:p w14:paraId="416505D3"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Transición</w:t>
            </w:r>
          </w:p>
        </w:tc>
        <w:tc>
          <w:tcPr>
            <w:tcW w:w="1281" w:type="dxa"/>
            <w:shd w:val="clear" w:color="auto" w:fill="002060"/>
            <w:vAlign w:val="center"/>
          </w:tcPr>
          <w:p w14:paraId="5B9D5434"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Primaria</w:t>
            </w:r>
          </w:p>
        </w:tc>
        <w:tc>
          <w:tcPr>
            <w:tcW w:w="1306" w:type="dxa"/>
            <w:shd w:val="clear" w:color="auto" w:fill="002060"/>
            <w:vAlign w:val="center"/>
          </w:tcPr>
          <w:p w14:paraId="3DB445F4"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Secundaria</w:t>
            </w:r>
          </w:p>
        </w:tc>
        <w:tc>
          <w:tcPr>
            <w:tcW w:w="1252" w:type="dxa"/>
            <w:shd w:val="clear" w:color="auto" w:fill="002060"/>
            <w:vAlign w:val="center"/>
          </w:tcPr>
          <w:p w14:paraId="47EC6D2B"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Media</w:t>
            </w:r>
          </w:p>
        </w:tc>
      </w:tr>
      <w:tr w:rsidR="004863D8" w:rsidRPr="009676D7" w14:paraId="5767C165" w14:textId="77777777" w:rsidTr="00F149A0">
        <w:trPr>
          <w:trHeight w:val="300"/>
        </w:trPr>
        <w:tc>
          <w:tcPr>
            <w:tcW w:w="2409" w:type="dxa"/>
          </w:tcPr>
          <w:p w14:paraId="26E74E55"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1290" w:type="dxa"/>
          </w:tcPr>
          <w:p w14:paraId="12B4E64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2,96</w:t>
            </w:r>
            <w:r w:rsidRPr="009676D7">
              <w:rPr>
                <w:rFonts w:ascii="Times New Roman" w:eastAsia="Calibri" w:hAnsi="Times New Roman" w:cs="Times New Roman"/>
                <w:sz w:val="16"/>
                <w:szCs w:val="16"/>
              </w:rPr>
              <w:t>%</w:t>
            </w:r>
          </w:p>
        </w:tc>
        <w:tc>
          <w:tcPr>
            <w:tcW w:w="1300" w:type="dxa"/>
          </w:tcPr>
          <w:p w14:paraId="40F2EBA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3,88</w:t>
            </w:r>
            <w:r w:rsidRPr="009676D7">
              <w:rPr>
                <w:rFonts w:ascii="Times New Roman" w:eastAsia="Calibri" w:hAnsi="Times New Roman" w:cs="Times New Roman"/>
                <w:sz w:val="16"/>
                <w:szCs w:val="16"/>
              </w:rPr>
              <w:t>%</w:t>
            </w:r>
          </w:p>
        </w:tc>
        <w:tc>
          <w:tcPr>
            <w:tcW w:w="1281" w:type="dxa"/>
          </w:tcPr>
          <w:p w14:paraId="4246AEB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1,26</w:t>
            </w:r>
            <w:r w:rsidRPr="009676D7">
              <w:rPr>
                <w:rFonts w:ascii="Times New Roman" w:eastAsia="Calibri" w:hAnsi="Times New Roman" w:cs="Times New Roman"/>
                <w:sz w:val="16"/>
                <w:szCs w:val="16"/>
              </w:rPr>
              <w:t>%</w:t>
            </w:r>
          </w:p>
        </w:tc>
        <w:tc>
          <w:tcPr>
            <w:tcW w:w="1306" w:type="dxa"/>
          </w:tcPr>
          <w:p w14:paraId="2CAAA9C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4,71</w:t>
            </w:r>
            <w:r w:rsidRPr="009676D7">
              <w:rPr>
                <w:rFonts w:ascii="Times New Roman" w:eastAsia="Calibri" w:hAnsi="Times New Roman" w:cs="Times New Roman"/>
                <w:sz w:val="16"/>
                <w:szCs w:val="16"/>
              </w:rPr>
              <w:t>%</w:t>
            </w:r>
          </w:p>
        </w:tc>
        <w:tc>
          <w:tcPr>
            <w:tcW w:w="1252" w:type="dxa"/>
          </w:tcPr>
          <w:p w14:paraId="2A3F3F2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4,07</w:t>
            </w:r>
            <w:r w:rsidRPr="009676D7">
              <w:rPr>
                <w:rFonts w:ascii="Times New Roman" w:eastAsia="Calibri" w:hAnsi="Times New Roman" w:cs="Times New Roman"/>
                <w:sz w:val="16"/>
                <w:szCs w:val="16"/>
              </w:rPr>
              <w:t>%</w:t>
            </w:r>
          </w:p>
        </w:tc>
      </w:tr>
      <w:tr w:rsidR="004863D8" w:rsidRPr="009676D7" w14:paraId="78D1054A" w14:textId="77777777" w:rsidTr="00F149A0">
        <w:trPr>
          <w:trHeight w:val="300"/>
        </w:trPr>
        <w:tc>
          <w:tcPr>
            <w:tcW w:w="2409" w:type="dxa"/>
          </w:tcPr>
          <w:p w14:paraId="427318EE"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Anorí</w:t>
            </w:r>
          </w:p>
        </w:tc>
        <w:tc>
          <w:tcPr>
            <w:tcW w:w="1290" w:type="dxa"/>
          </w:tcPr>
          <w:p w14:paraId="5490491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5,94</w:t>
            </w:r>
            <w:r w:rsidRPr="009676D7">
              <w:rPr>
                <w:rFonts w:ascii="Times New Roman" w:eastAsia="Calibri" w:hAnsi="Times New Roman" w:cs="Times New Roman"/>
                <w:sz w:val="16"/>
                <w:szCs w:val="16"/>
              </w:rPr>
              <w:t>%</w:t>
            </w:r>
          </w:p>
        </w:tc>
        <w:tc>
          <w:tcPr>
            <w:tcW w:w="1300" w:type="dxa"/>
          </w:tcPr>
          <w:p w14:paraId="3E51B18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5,29</w:t>
            </w:r>
            <w:r w:rsidRPr="009676D7">
              <w:rPr>
                <w:rFonts w:ascii="Times New Roman" w:eastAsia="Calibri" w:hAnsi="Times New Roman" w:cs="Times New Roman"/>
                <w:sz w:val="16"/>
                <w:szCs w:val="16"/>
              </w:rPr>
              <w:t>%</w:t>
            </w:r>
          </w:p>
        </w:tc>
        <w:tc>
          <w:tcPr>
            <w:tcW w:w="1281" w:type="dxa"/>
          </w:tcPr>
          <w:p w14:paraId="5F1479A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5,02</w:t>
            </w:r>
            <w:r w:rsidRPr="009676D7">
              <w:rPr>
                <w:rFonts w:ascii="Times New Roman" w:eastAsia="Calibri" w:hAnsi="Times New Roman" w:cs="Times New Roman"/>
                <w:sz w:val="16"/>
                <w:szCs w:val="16"/>
              </w:rPr>
              <w:t>%</w:t>
            </w:r>
          </w:p>
        </w:tc>
        <w:tc>
          <w:tcPr>
            <w:tcW w:w="1306" w:type="dxa"/>
          </w:tcPr>
          <w:p w14:paraId="2F8B23C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7,16</w:t>
            </w:r>
            <w:r w:rsidRPr="009676D7">
              <w:rPr>
                <w:rFonts w:ascii="Times New Roman" w:eastAsia="Calibri" w:hAnsi="Times New Roman" w:cs="Times New Roman"/>
                <w:sz w:val="16"/>
                <w:szCs w:val="16"/>
              </w:rPr>
              <w:t>%</w:t>
            </w:r>
          </w:p>
        </w:tc>
        <w:tc>
          <w:tcPr>
            <w:tcW w:w="1252" w:type="dxa"/>
          </w:tcPr>
          <w:p w14:paraId="07E860A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6,49</w:t>
            </w:r>
            <w:r w:rsidRPr="009676D7">
              <w:rPr>
                <w:rFonts w:ascii="Times New Roman" w:eastAsia="Calibri" w:hAnsi="Times New Roman" w:cs="Times New Roman"/>
                <w:sz w:val="16"/>
                <w:szCs w:val="16"/>
              </w:rPr>
              <w:t>%</w:t>
            </w:r>
          </w:p>
        </w:tc>
      </w:tr>
      <w:tr w:rsidR="004863D8" w:rsidRPr="009676D7" w14:paraId="7246CDF5" w14:textId="77777777" w:rsidTr="00F149A0">
        <w:trPr>
          <w:trHeight w:val="300"/>
        </w:trPr>
        <w:tc>
          <w:tcPr>
            <w:tcW w:w="2409" w:type="dxa"/>
          </w:tcPr>
          <w:p w14:paraId="05C4D62E"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Briceño</w:t>
            </w:r>
          </w:p>
        </w:tc>
        <w:tc>
          <w:tcPr>
            <w:tcW w:w="1290" w:type="dxa"/>
          </w:tcPr>
          <w:p w14:paraId="6B59649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2,8</w:t>
            </w:r>
            <w:r w:rsidRPr="009676D7">
              <w:rPr>
                <w:rFonts w:ascii="Times New Roman" w:eastAsia="Calibri" w:hAnsi="Times New Roman" w:cs="Times New Roman"/>
                <w:sz w:val="16"/>
                <w:szCs w:val="16"/>
              </w:rPr>
              <w:t>%</w:t>
            </w:r>
          </w:p>
        </w:tc>
        <w:tc>
          <w:tcPr>
            <w:tcW w:w="1300" w:type="dxa"/>
          </w:tcPr>
          <w:p w14:paraId="5F74284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2,11</w:t>
            </w:r>
            <w:r w:rsidRPr="009676D7">
              <w:rPr>
                <w:rFonts w:ascii="Times New Roman" w:eastAsia="Calibri" w:hAnsi="Times New Roman" w:cs="Times New Roman"/>
                <w:sz w:val="16"/>
                <w:szCs w:val="16"/>
              </w:rPr>
              <w:t>%</w:t>
            </w:r>
          </w:p>
        </w:tc>
        <w:tc>
          <w:tcPr>
            <w:tcW w:w="1281" w:type="dxa"/>
          </w:tcPr>
          <w:p w14:paraId="063A13B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2,81</w:t>
            </w:r>
            <w:r w:rsidRPr="009676D7">
              <w:rPr>
                <w:rFonts w:ascii="Times New Roman" w:eastAsia="Calibri" w:hAnsi="Times New Roman" w:cs="Times New Roman"/>
                <w:sz w:val="16"/>
                <w:szCs w:val="16"/>
              </w:rPr>
              <w:t>%</w:t>
            </w:r>
          </w:p>
        </w:tc>
        <w:tc>
          <w:tcPr>
            <w:tcW w:w="1306" w:type="dxa"/>
          </w:tcPr>
          <w:p w14:paraId="7D13513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3,07</w:t>
            </w:r>
            <w:r w:rsidRPr="009676D7">
              <w:rPr>
                <w:rFonts w:ascii="Times New Roman" w:eastAsia="Calibri" w:hAnsi="Times New Roman" w:cs="Times New Roman"/>
                <w:sz w:val="16"/>
                <w:szCs w:val="16"/>
              </w:rPr>
              <w:t>%</w:t>
            </w:r>
          </w:p>
        </w:tc>
        <w:tc>
          <w:tcPr>
            <w:tcW w:w="1252" w:type="dxa"/>
          </w:tcPr>
          <w:p w14:paraId="691F568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2,25</w:t>
            </w:r>
            <w:r w:rsidRPr="009676D7">
              <w:rPr>
                <w:rFonts w:ascii="Times New Roman" w:eastAsia="Calibri" w:hAnsi="Times New Roman" w:cs="Times New Roman"/>
                <w:sz w:val="16"/>
                <w:szCs w:val="16"/>
              </w:rPr>
              <w:t>%</w:t>
            </w:r>
          </w:p>
        </w:tc>
      </w:tr>
      <w:tr w:rsidR="004863D8" w:rsidRPr="009676D7" w14:paraId="38BD6A5C" w14:textId="77777777" w:rsidTr="00F149A0">
        <w:trPr>
          <w:trHeight w:val="300"/>
        </w:trPr>
        <w:tc>
          <w:tcPr>
            <w:tcW w:w="2409" w:type="dxa"/>
          </w:tcPr>
          <w:p w14:paraId="21581F33"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Campamento</w:t>
            </w:r>
          </w:p>
        </w:tc>
        <w:tc>
          <w:tcPr>
            <w:tcW w:w="1290" w:type="dxa"/>
          </w:tcPr>
          <w:p w14:paraId="4CB1B04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3,74</w:t>
            </w:r>
            <w:r w:rsidRPr="009676D7">
              <w:rPr>
                <w:rFonts w:ascii="Times New Roman" w:eastAsia="Calibri" w:hAnsi="Times New Roman" w:cs="Times New Roman"/>
                <w:sz w:val="16"/>
                <w:szCs w:val="16"/>
              </w:rPr>
              <w:t>%</w:t>
            </w:r>
          </w:p>
        </w:tc>
        <w:tc>
          <w:tcPr>
            <w:tcW w:w="1300" w:type="dxa"/>
          </w:tcPr>
          <w:p w14:paraId="57C4A24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3,74</w:t>
            </w:r>
            <w:r w:rsidRPr="009676D7">
              <w:rPr>
                <w:rFonts w:ascii="Times New Roman" w:eastAsia="Calibri" w:hAnsi="Times New Roman" w:cs="Times New Roman"/>
                <w:sz w:val="16"/>
                <w:szCs w:val="16"/>
              </w:rPr>
              <w:t>%</w:t>
            </w:r>
          </w:p>
        </w:tc>
        <w:tc>
          <w:tcPr>
            <w:tcW w:w="1281" w:type="dxa"/>
          </w:tcPr>
          <w:p w14:paraId="2D93769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1,78</w:t>
            </w:r>
            <w:r w:rsidRPr="009676D7">
              <w:rPr>
                <w:rFonts w:ascii="Times New Roman" w:eastAsia="Calibri" w:hAnsi="Times New Roman" w:cs="Times New Roman"/>
                <w:sz w:val="16"/>
                <w:szCs w:val="16"/>
              </w:rPr>
              <w:t>%</w:t>
            </w:r>
          </w:p>
        </w:tc>
        <w:tc>
          <w:tcPr>
            <w:tcW w:w="1306" w:type="dxa"/>
          </w:tcPr>
          <w:p w14:paraId="0D3A043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6,46</w:t>
            </w:r>
            <w:r w:rsidRPr="009676D7">
              <w:rPr>
                <w:rFonts w:ascii="Times New Roman" w:eastAsia="Calibri" w:hAnsi="Times New Roman" w:cs="Times New Roman"/>
                <w:sz w:val="16"/>
                <w:szCs w:val="16"/>
              </w:rPr>
              <w:t>%</w:t>
            </w:r>
          </w:p>
        </w:tc>
        <w:tc>
          <w:tcPr>
            <w:tcW w:w="1252" w:type="dxa"/>
          </w:tcPr>
          <w:p w14:paraId="05C02E5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3,14</w:t>
            </w:r>
            <w:r w:rsidRPr="009676D7">
              <w:rPr>
                <w:rFonts w:ascii="Times New Roman" w:eastAsia="Calibri" w:hAnsi="Times New Roman" w:cs="Times New Roman"/>
                <w:sz w:val="16"/>
                <w:szCs w:val="16"/>
              </w:rPr>
              <w:t>%</w:t>
            </w:r>
          </w:p>
        </w:tc>
      </w:tr>
      <w:tr w:rsidR="004863D8" w:rsidRPr="009676D7" w14:paraId="47407FAD" w14:textId="77777777" w:rsidTr="00F149A0">
        <w:trPr>
          <w:trHeight w:val="300"/>
        </w:trPr>
        <w:tc>
          <w:tcPr>
            <w:tcW w:w="2409" w:type="dxa"/>
          </w:tcPr>
          <w:p w14:paraId="55A62735"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1290" w:type="dxa"/>
          </w:tcPr>
          <w:p w14:paraId="623B09A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2,4</w:t>
            </w:r>
            <w:r w:rsidRPr="009676D7">
              <w:rPr>
                <w:rFonts w:ascii="Times New Roman" w:eastAsia="Calibri" w:hAnsi="Times New Roman" w:cs="Times New Roman"/>
                <w:sz w:val="16"/>
                <w:szCs w:val="16"/>
              </w:rPr>
              <w:t>%</w:t>
            </w:r>
          </w:p>
        </w:tc>
        <w:tc>
          <w:tcPr>
            <w:tcW w:w="1300" w:type="dxa"/>
          </w:tcPr>
          <w:p w14:paraId="0DEE06A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r w:rsidRPr="009676D7">
              <w:rPr>
                <w:rFonts w:ascii="Times New Roman" w:eastAsia="Calibri" w:hAnsi="Times New Roman" w:cs="Times New Roman"/>
                <w:sz w:val="16"/>
                <w:szCs w:val="16"/>
              </w:rPr>
              <w:t>%</w:t>
            </w:r>
          </w:p>
        </w:tc>
        <w:tc>
          <w:tcPr>
            <w:tcW w:w="1281" w:type="dxa"/>
          </w:tcPr>
          <w:p w14:paraId="7F81732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1,65</w:t>
            </w:r>
            <w:r w:rsidRPr="009676D7">
              <w:rPr>
                <w:rFonts w:ascii="Times New Roman" w:eastAsia="Calibri" w:hAnsi="Times New Roman" w:cs="Times New Roman"/>
                <w:sz w:val="16"/>
                <w:szCs w:val="16"/>
              </w:rPr>
              <w:t>%</w:t>
            </w:r>
          </w:p>
        </w:tc>
        <w:tc>
          <w:tcPr>
            <w:tcW w:w="1306" w:type="dxa"/>
          </w:tcPr>
          <w:p w14:paraId="242C8EF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4,19</w:t>
            </w:r>
            <w:r w:rsidRPr="009676D7">
              <w:rPr>
                <w:rFonts w:ascii="Times New Roman" w:eastAsia="Calibri" w:hAnsi="Times New Roman" w:cs="Times New Roman"/>
                <w:sz w:val="16"/>
                <w:szCs w:val="16"/>
              </w:rPr>
              <w:t>%</w:t>
            </w:r>
          </w:p>
        </w:tc>
        <w:tc>
          <w:tcPr>
            <w:tcW w:w="1252" w:type="dxa"/>
          </w:tcPr>
          <w:p w14:paraId="5C7673A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2,13</w:t>
            </w:r>
            <w:r w:rsidRPr="009676D7">
              <w:rPr>
                <w:rFonts w:ascii="Times New Roman" w:eastAsia="Calibri" w:hAnsi="Times New Roman" w:cs="Times New Roman"/>
                <w:sz w:val="16"/>
                <w:szCs w:val="16"/>
              </w:rPr>
              <w:t>%</w:t>
            </w:r>
          </w:p>
        </w:tc>
      </w:tr>
      <w:tr w:rsidR="004863D8" w:rsidRPr="009676D7" w14:paraId="5184AC18" w14:textId="77777777" w:rsidTr="00F149A0">
        <w:trPr>
          <w:trHeight w:val="300"/>
        </w:trPr>
        <w:tc>
          <w:tcPr>
            <w:tcW w:w="2409" w:type="dxa"/>
          </w:tcPr>
          <w:p w14:paraId="106EE2CC"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Gómez Plata</w:t>
            </w:r>
          </w:p>
        </w:tc>
        <w:tc>
          <w:tcPr>
            <w:tcW w:w="1290" w:type="dxa"/>
          </w:tcPr>
          <w:p w14:paraId="08FF628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4,96</w:t>
            </w:r>
            <w:r w:rsidRPr="009676D7">
              <w:rPr>
                <w:rFonts w:ascii="Times New Roman" w:eastAsia="Calibri" w:hAnsi="Times New Roman" w:cs="Times New Roman"/>
                <w:sz w:val="16"/>
                <w:szCs w:val="16"/>
              </w:rPr>
              <w:t>%</w:t>
            </w:r>
          </w:p>
        </w:tc>
        <w:tc>
          <w:tcPr>
            <w:tcW w:w="1300" w:type="dxa"/>
          </w:tcPr>
          <w:p w14:paraId="4872EA1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1,52</w:t>
            </w:r>
            <w:r w:rsidRPr="009676D7">
              <w:rPr>
                <w:rFonts w:ascii="Times New Roman" w:eastAsia="Calibri" w:hAnsi="Times New Roman" w:cs="Times New Roman"/>
                <w:sz w:val="16"/>
                <w:szCs w:val="16"/>
              </w:rPr>
              <w:t>%</w:t>
            </w:r>
          </w:p>
        </w:tc>
        <w:tc>
          <w:tcPr>
            <w:tcW w:w="1281" w:type="dxa"/>
          </w:tcPr>
          <w:p w14:paraId="7B8C796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3,61</w:t>
            </w:r>
            <w:r w:rsidRPr="009676D7">
              <w:rPr>
                <w:rFonts w:ascii="Times New Roman" w:eastAsia="Calibri" w:hAnsi="Times New Roman" w:cs="Times New Roman"/>
                <w:sz w:val="16"/>
                <w:szCs w:val="16"/>
              </w:rPr>
              <w:t>%</w:t>
            </w:r>
          </w:p>
        </w:tc>
        <w:tc>
          <w:tcPr>
            <w:tcW w:w="1306" w:type="dxa"/>
          </w:tcPr>
          <w:p w14:paraId="5719817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8,39</w:t>
            </w:r>
            <w:r w:rsidRPr="009676D7">
              <w:rPr>
                <w:rFonts w:ascii="Times New Roman" w:eastAsia="Calibri" w:hAnsi="Times New Roman" w:cs="Times New Roman"/>
                <w:sz w:val="16"/>
                <w:szCs w:val="16"/>
              </w:rPr>
              <w:t>%</w:t>
            </w:r>
          </w:p>
        </w:tc>
        <w:tc>
          <w:tcPr>
            <w:tcW w:w="1252" w:type="dxa"/>
          </w:tcPr>
          <w:p w14:paraId="088781A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1,29</w:t>
            </w:r>
            <w:r w:rsidRPr="009676D7">
              <w:rPr>
                <w:rFonts w:ascii="Times New Roman" w:eastAsia="Calibri" w:hAnsi="Times New Roman" w:cs="Times New Roman"/>
                <w:sz w:val="16"/>
                <w:szCs w:val="16"/>
              </w:rPr>
              <w:t>%</w:t>
            </w:r>
          </w:p>
        </w:tc>
      </w:tr>
      <w:tr w:rsidR="004863D8" w:rsidRPr="009676D7" w14:paraId="77F402AA" w14:textId="77777777" w:rsidTr="00F149A0">
        <w:trPr>
          <w:trHeight w:val="300"/>
        </w:trPr>
        <w:tc>
          <w:tcPr>
            <w:tcW w:w="2409" w:type="dxa"/>
          </w:tcPr>
          <w:p w14:paraId="69CAEDCE"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Guadalupe</w:t>
            </w:r>
          </w:p>
        </w:tc>
        <w:tc>
          <w:tcPr>
            <w:tcW w:w="1290" w:type="dxa"/>
          </w:tcPr>
          <w:p w14:paraId="2911F6E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2,03</w:t>
            </w:r>
            <w:r w:rsidRPr="009676D7">
              <w:rPr>
                <w:rFonts w:ascii="Times New Roman" w:eastAsia="Calibri" w:hAnsi="Times New Roman" w:cs="Times New Roman"/>
                <w:sz w:val="16"/>
                <w:szCs w:val="16"/>
              </w:rPr>
              <w:t>%</w:t>
            </w:r>
          </w:p>
        </w:tc>
        <w:tc>
          <w:tcPr>
            <w:tcW w:w="1300" w:type="dxa"/>
          </w:tcPr>
          <w:p w14:paraId="313A4B3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1,37</w:t>
            </w:r>
            <w:r w:rsidRPr="009676D7">
              <w:rPr>
                <w:rFonts w:ascii="Times New Roman" w:eastAsia="Calibri" w:hAnsi="Times New Roman" w:cs="Times New Roman"/>
                <w:sz w:val="16"/>
                <w:szCs w:val="16"/>
              </w:rPr>
              <w:t>%</w:t>
            </w:r>
          </w:p>
        </w:tc>
        <w:tc>
          <w:tcPr>
            <w:tcW w:w="1281" w:type="dxa"/>
          </w:tcPr>
          <w:p w14:paraId="24657A5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1,55</w:t>
            </w:r>
            <w:r w:rsidRPr="009676D7">
              <w:rPr>
                <w:rFonts w:ascii="Times New Roman" w:eastAsia="Calibri" w:hAnsi="Times New Roman" w:cs="Times New Roman"/>
                <w:sz w:val="16"/>
                <w:szCs w:val="16"/>
              </w:rPr>
              <w:t>%</w:t>
            </w:r>
          </w:p>
        </w:tc>
        <w:tc>
          <w:tcPr>
            <w:tcW w:w="1306" w:type="dxa"/>
          </w:tcPr>
          <w:p w14:paraId="641430C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2,41</w:t>
            </w:r>
            <w:r w:rsidRPr="009676D7">
              <w:rPr>
                <w:rFonts w:ascii="Times New Roman" w:eastAsia="Calibri" w:hAnsi="Times New Roman" w:cs="Times New Roman"/>
                <w:sz w:val="16"/>
                <w:szCs w:val="16"/>
              </w:rPr>
              <w:t>%</w:t>
            </w:r>
          </w:p>
        </w:tc>
        <w:tc>
          <w:tcPr>
            <w:tcW w:w="1252" w:type="dxa"/>
          </w:tcPr>
          <w:p w14:paraId="759F365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2,68</w:t>
            </w:r>
            <w:r w:rsidRPr="009676D7">
              <w:rPr>
                <w:rFonts w:ascii="Times New Roman" w:eastAsia="Calibri" w:hAnsi="Times New Roman" w:cs="Times New Roman"/>
                <w:sz w:val="16"/>
                <w:szCs w:val="16"/>
              </w:rPr>
              <w:t>%</w:t>
            </w:r>
          </w:p>
        </w:tc>
      </w:tr>
      <w:tr w:rsidR="004863D8" w:rsidRPr="009676D7" w14:paraId="4E69B368" w14:textId="77777777" w:rsidTr="00F149A0">
        <w:trPr>
          <w:trHeight w:val="300"/>
        </w:trPr>
        <w:tc>
          <w:tcPr>
            <w:tcW w:w="2409" w:type="dxa"/>
          </w:tcPr>
          <w:p w14:paraId="67171EFA"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Ituango</w:t>
            </w:r>
          </w:p>
        </w:tc>
        <w:tc>
          <w:tcPr>
            <w:tcW w:w="1290" w:type="dxa"/>
          </w:tcPr>
          <w:p w14:paraId="7D0C5A5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3,85</w:t>
            </w:r>
            <w:r w:rsidRPr="009676D7">
              <w:rPr>
                <w:rFonts w:ascii="Times New Roman" w:eastAsia="Calibri" w:hAnsi="Times New Roman" w:cs="Times New Roman"/>
                <w:sz w:val="16"/>
                <w:szCs w:val="16"/>
              </w:rPr>
              <w:t>%</w:t>
            </w:r>
          </w:p>
        </w:tc>
        <w:tc>
          <w:tcPr>
            <w:tcW w:w="1300" w:type="dxa"/>
          </w:tcPr>
          <w:p w14:paraId="5DF2058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2,48</w:t>
            </w:r>
            <w:r w:rsidRPr="009676D7">
              <w:rPr>
                <w:rFonts w:ascii="Times New Roman" w:eastAsia="Calibri" w:hAnsi="Times New Roman" w:cs="Times New Roman"/>
                <w:sz w:val="16"/>
                <w:szCs w:val="16"/>
              </w:rPr>
              <w:t>%</w:t>
            </w:r>
          </w:p>
        </w:tc>
        <w:tc>
          <w:tcPr>
            <w:tcW w:w="1281" w:type="dxa"/>
          </w:tcPr>
          <w:p w14:paraId="28CA20A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2,28</w:t>
            </w:r>
            <w:r w:rsidRPr="009676D7">
              <w:rPr>
                <w:rFonts w:ascii="Times New Roman" w:eastAsia="Calibri" w:hAnsi="Times New Roman" w:cs="Times New Roman"/>
                <w:sz w:val="16"/>
                <w:szCs w:val="16"/>
              </w:rPr>
              <w:t>%</w:t>
            </w:r>
          </w:p>
        </w:tc>
        <w:tc>
          <w:tcPr>
            <w:tcW w:w="1306" w:type="dxa"/>
          </w:tcPr>
          <w:p w14:paraId="6D54352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6,24</w:t>
            </w:r>
            <w:r w:rsidRPr="009676D7">
              <w:rPr>
                <w:rFonts w:ascii="Times New Roman" w:eastAsia="Calibri" w:hAnsi="Times New Roman" w:cs="Times New Roman"/>
                <w:sz w:val="16"/>
                <w:szCs w:val="16"/>
              </w:rPr>
              <w:t>%</w:t>
            </w:r>
          </w:p>
        </w:tc>
        <w:tc>
          <w:tcPr>
            <w:tcW w:w="1252" w:type="dxa"/>
          </w:tcPr>
          <w:p w14:paraId="5288351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3,83</w:t>
            </w:r>
            <w:r w:rsidRPr="009676D7">
              <w:rPr>
                <w:rFonts w:ascii="Times New Roman" w:eastAsia="Calibri" w:hAnsi="Times New Roman" w:cs="Times New Roman"/>
                <w:sz w:val="16"/>
                <w:szCs w:val="16"/>
              </w:rPr>
              <w:t>%</w:t>
            </w:r>
          </w:p>
        </w:tc>
      </w:tr>
      <w:tr w:rsidR="004863D8" w:rsidRPr="009676D7" w14:paraId="7F65AF49" w14:textId="77777777" w:rsidTr="00F149A0">
        <w:trPr>
          <w:trHeight w:val="300"/>
        </w:trPr>
        <w:tc>
          <w:tcPr>
            <w:tcW w:w="2409" w:type="dxa"/>
          </w:tcPr>
          <w:p w14:paraId="481486E1"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1290" w:type="dxa"/>
          </w:tcPr>
          <w:p w14:paraId="5687475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3,9</w:t>
            </w:r>
            <w:r w:rsidRPr="009676D7">
              <w:rPr>
                <w:rFonts w:ascii="Times New Roman" w:eastAsia="Calibri" w:hAnsi="Times New Roman" w:cs="Times New Roman"/>
                <w:sz w:val="16"/>
                <w:szCs w:val="16"/>
              </w:rPr>
              <w:t>%</w:t>
            </w:r>
          </w:p>
        </w:tc>
        <w:tc>
          <w:tcPr>
            <w:tcW w:w="1300" w:type="dxa"/>
          </w:tcPr>
          <w:p w14:paraId="1EC9D4F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6,17</w:t>
            </w:r>
            <w:r w:rsidRPr="009676D7">
              <w:rPr>
                <w:rFonts w:ascii="Times New Roman" w:eastAsia="Calibri" w:hAnsi="Times New Roman" w:cs="Times New Roman"/>
                <w:sz w:val="16"/>
                <w:szCs w:val="16"/>
              </w:rPr>
              <w:t>%</w:t>
            </w:r>
          </w:p>
        </w:tc>
        <w:tc>
          <w:tcPr>
            <w:tcW w:w="1281" w:type="dxa"/>
          </w:tcPr>
          <w:p w14:paraId="3FFCC0B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3,19</w:t>
            </w:r>
            <w:r w:rsidRPr="009676D7">
              <w:rPr>
                <w:rFonts w:ascii="Times New Roman" w:eastAsia="Calibri" w:hAnsi="Times New Roman" w:cs="Times New Roman"/>
                <w:sz w:val="16"/>
                <w:szCs w:val="16"/>
              </w:rPr>
              <w:t>%</w:t>
            </w:r>
          </w:p>
        </w:tc>
        <w:tc>
          <w:tcPr>
            <w:tcW w:w="1306" w:type="dxa"/>
          </w:tcPr>
          <w:p w14:paraId="5E79AE9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4,73</w:t>
            </w:r>
            <w:r w:rsidRPr="009676D7">
              <w:rPr>
                <w:rFonts w:ascii="Times New Roman" w:eastAsia="Calibri" w:hAnsi="Times New Roman" w:cs="Times New Roman"/>
                <w:sz w:val="16"/>
                <w:szCs w:val="16"/>
              </w:rPr>
              <w:t>%</w:t>
            </w:r>
          </w:p>
        </w:tc>
        <w:tc>
          <w:tcPr>
            <w:tcW w:w="1252" w:type="dxa"/>
          </w:tcPr>
          <w:p w14:paraId="7D2B40E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2,92</w:t>
            </w:r>
            <w:r w:rsidRPr="009676D7">
              <w:rPr>
                <w:rFonts w:ascii="Times New Roman" w:eastAsia="Calibri" w:hAnsi="Times New Roman" w:cs="Times New Roman"/>
                <w:sz w:val="16"/>
                <w:szCs w:val="16"/>
              </w:rPr>
              <w:t>%</w:t>
            </w:r>
          </w:p>
        </w:tc>
      </w:tr>
      <w:tr w:rsidR="004863D8" w:rsidRPr="009676D7" w14:paraId="47426498" w14:textId="77777777" w:rsidTr="00F149A0">
        <w:trPr>
          <w:trHeight w:val="300"/>
        </w:trPr>
        <w:tc>
          <w:tcPr>
            <w:tcW w:w="2409" w:type="dxa"/>
          </w:tcPr>
          <w:p w14:paraId="7B028DE9"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1290" w:type="dxa"/>
          </w:tcPr>
          <w:p w14:paraId="2C0B105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0,99</w:t>
            </w:r>
            <w:r w:rsidRPr="009676D7">
              <w:rPr>
                <w:rFonts w:ascii="Times New Roman" w:eastAsia="Calibri" w:hAnsi="Times New Roman" w:cs="Times New Roman"/>
                <w:sz w:val="16"/>
                <w:szCs w:val="16"/>
              </w:rPr>
              <w:t>%</w:t>
            </w:r>
          </w:p>
        </w:tc>
        <w:tc>
          <w:tcPr>
            <w:tcW w:w="1300" w:type="dxa"/>
          </w:tcPr>
          <w:p w14:paraId="3F7FAF3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r w:rsidRPr="009676D7">
              <w:rPr>
                <w:rFonts w:ascii="Times New Roman" w:eastAsia="Calibri" w:hAnsi="Times New Roman" w:cs="Times New Roman"/>
                <w:sz w:val="16"/>
                <w:szCs w:val="16"/>
              </w:rPr>
              <w:t>%</w:t>
            </w:r>
          </w:p>
        </w:tc>
        <w:tc>
          <w:tcPr>
            <w:tcW w:w="1281" w:type="dxa"/>
          </w:tcPr>
          <w:p w14:paraId="20713B8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r w:rsidRPr="009676D7">
              <w:rPr>
                <w:rFonts w:ascii="Times New Roman" w:eastAsia="Calibri" w:hAnsi="Times New Roman" w:cs="Times New Roman"/>
                <w:sz w:val="16"/>
                <w:szCs w:val="16"/>
              </w:rPr>
              <w:t>%</w:t>
            </w:r>
          </w:p>
        </w:tc>
        <w:tc>
          <w:tcPr>
            <w:tcW w:w="1306" w:type="dxa"/>
          </w:tcPr>
          <w:p w14:paraId="33066C0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1,67</w:t>
            </w:r>
            <w:r w:rsidRPr="009676D7">
              <w:rPr>
                <w:rFonts w:ascii="Times New Roman" w:eastAsia="Calibri" w:hAnsi="Times New Roman" w:cs="Times New Roman"/>
                <w:sz w:val="16"/>
                <w:szCs w:val="16"/>
              </w:rPr>
              <w:t>%</w:t>
            </w:r>
          </w:p>
        </w:tc>
        <w:tc>
          <w:tcPr>
            <w:tcW w:w="1252" w:type="dxa"/>
          </w:tcPr>
          <w:p w14:paraId="186A762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2,41</w:t>
            </w:r>
            <w:r w:rsidRPr="009676D7">
              <w:rPr>
                <w:rFonts w:ascii="Times New Roman" w:eastAsia="Calibri" w:hAnsi="Times New Roman" w:cs="Times New Roman"/>
                <w:sz w:val="16"/>
                <w:szCs w:val="16"/>
              </w:rPr>
              <w:t>%</w:t>
            </w:r>
          </w:p>
        </w:tc>
      </w:tr>
      <w:tr w:rsidR="004863D8" w:rsidRPr="009676D7" w14:paraId="363C62DA" w14:textId="77777777" w:rsidTr="00F149A0">
        <w:trPr>
          <w:trHeight w:val="300"/>
        </w:trPr>
        <w:tc>
          <w:tcPr>
            <w:tcW w:w="2409" w:type="dxa"/>
          </w:tcPr>
          <w:p w14:paraId="5919F32F"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Toledo</w:t>
            </w:r>
          </w:p>
        </w:tc>
        <w:tc>
          <w:tcPr>
            <w:tcW w:w="1290" w:type="dxa"/>
          </w:tcPr>
          <w:p w14:paraId="5393355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3,25</w:t>
            </w:r>
            <w:r w:rsidRPr="009676D7">
              <w:rPr>
                <w:rFonts w:ascii="Times New Roman" w:eastAsia="Calibri" w:hAnsi="Times New Roman" w:cs="Times New Roman"/>
                <w:sz w:val="16"/>
                <w:szCs w:val="16"/>
              </w:rPr>
              <w:t>%</w:t>
            </w:r>
          </w:p>
        </w:tc>
        <w:tc>
          <w:tcPr>
            <w:tcW w:w="1300" w:type="dxa"/>
          </w:tcPr>
          <w:p w14:paraId="5172B16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r w:rsidRPr="009676D7">
              <w:rPr>
                <w:rFonts w:ascii="Times New Roman" w:eastAsia="Calibri" w:hAnsi="Times New Roman" w:cs="Times New Roman"/>
                <w:sz w:val="16"/>
                <w:szCs w:val="16"/>
              </w:rPr>
              <w:t>%</w:t>
            </w:r>
          </w:p>
        </w:tc>
        <w:tc>
          <w:tcPr>
            <w:tcW w:w="1281" w:type="dxa"/>
          </w:tcPr>
          <w:p w14:paraId="380BE7D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3,33</w:t>
            </w:r>
            <w:r w:rsidRPr="009676D7">
              <w:rPr>
                <w:rFonts w:ascii="Times New Roman" w:eastAsia="Calibri" w:hAnsi="Times New Roman" w:cs="Times New Roman"/>
                <w:sz w:val="16"/>
                <w:szCs w:val="16"/>
              </w:rPr>
              <w:t>%</w:t>
            </w:r>
          </w:p>
        </w:tc>
        <w:tc>
          <w:tcPr>
            <w:tcW w:w="1306" w:type="dxa"/>
          </w:tcPr>
          <w:p w14:paraId="3BC960B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3,44</w:t>
            </w:r>
            <w:r w:rsidRPr="009676D7">
              <w:rPr>
                <w:rFonts w:ascii="Times New Roman" w:eastAsia="Calibri" w:hAnsi="Times New Roman" w:cs="Times New Roman"/>
                <w:sz w:val="16"/>
                <w:szCs w:val="16"/>
              </w:rPr>
              <w:t>%</w:t>
            </w:r>
          </w:p>
        </w:tc>
        <w:tc>
          <w:tcPr>
            <w:tcW w:w="1252" w:type="dxa"/>
          </w:tcPr>
          <w:p w14:paraId="37904F3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4,05</w:t>
            </w:r>
            <w:r w:rsidRPr="009676D7">
              <w:rPr>
                <w:rFonts w:ascii="Times New Roman" w:eastAsia="Calibri" w:hAnsi="Times New Roman" w:cs="Times New Roman"/>
                <w:sz w:val="16"/>
                <w:szCs w:val="16"/>
              </w:rPr>
              <w:t>%</w:t>
            </w:r>
          </w:p>
        </w:tc>
      </w:tr>
      <w:tr w:rsidR="004863D8" w:rsidRPr="009676D7" w14:paraId="6B7E768F" w14:textId="77777777" w:rsidTr="00F149A0">
        <w:trPr>
          <w:trHeight w:val="300"/>
        </w:trPr>
        <w:tc>
          <w:tcPr>
            <w:tcW w:w="2409" w:type="dxa"/>
          </w:tcPr>
          <w:p w14:paraId="45A9058F"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Valdivia</w:t>
            </w:r>
          </w:p>
        </w:tc>
        <w:tc>
          <w:tcPr>
            <w:tcW w:w="1290" w:type="dxa"/>
          </w:tcPr>
          <w:p w14:paraId="004719E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3,59</w:t>
            </w:r>
            <w:r w:rsidRPr="009676D7">
              <w:rPr>
                <w:rFonts w:ascii="Times New Roman" w:eastAsia="Calibri" w:hAnsi="Times New Roman" w:cs="Times New Roman"/>
                <w:sz w:val="16"/>
                <w:szCs w:val="16"/>
              </w:rPr>
              <w:t>%</w:t>
            </w:r>
          </w:p>
        </w:tc>
        <w:tc>
          <w:tcPr>
            <w:tcW w:w="1300" w:type="dxa"/>
          </w:tcPr>
          <w:p w14:paraId="42B9ED1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5,77</w:t>
            </w:r>
            <w:r w:rsidRPr="009676D7">
              <w:rPr>
                <w:rFonts w:ascii="Times New Roman" w:eastAsia="Calibri" w:hAnsi="Times New Roman" w:cs="Times New Roman"/>
                <w:sz w:val="16"/>
                <w:szCs w:val="16"/>
              </w:rPr>
              <w:t>%</w:t>
            </w:r>
          </w:p>
        </w:tc>
        <w:tc>
          <w:tcPr>
            <w:tcW w:w="1281" w:type="dxa"/>
          </w:tcPr>
          <w:p w14:paraId="71CA59D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2,04</w:t>
            </w:r>
            <w:r w:rsidRPr="009676D7">
              <w:rPr>
                <w:rFonts w:ascii="Times New Roman" w:eastAsia="Calibri" w:hAnsi="Times New Roman" w:cs="Times New Roman"/>
                <w:sz w:val="16"/>
                <w:szCs w:val="16"/>
              </w:rPr>
              <w:t>%</w:t>
            </w:r>
          </w:p>
        </w:tc>
        <w:tc>
          <w:tcPr>
            <w:tcW w:w="1306" w:type="dxa"/>
          </w:tcPr>
          <w:p w14:paraId="7AE548F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5,76</w:t>
            </w:r>
            <w:r w:rsidRPr="009676D7">
              <w:rPr>
                <w:rFonts w:ascii="Times New Roman" w:eastAsia="Calibri" w:hAnsi="Times New Roman" w:cs="Times New Roman"/>
                <w:sz w:val="16"/>
                <w:szCs w:val="16"/>
              </w:rPr>
              <w:t>%</w:t>
            </w:r>
          </w:p>
        </w:tc>
        <w:tc>
          <w:tcPr>
            <w:tcW w:w="1252" w:type="dxa"/>
          </w:tcPr>
          <w:p w14:paraId="492D576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2,69</w:t>
            </w:r>
            <w:r w:rsidRPr="009676D7">
              <w:rPr>
                <w:rFonts w:ascii="Times New Roman" w:eastAsia="Calibri" w:hAnsi="Times New Roman" w:cs="Times New Roman"/>
                <w:sz w:val="16"/>
                <w:szCs w:val="16"/>
              </w:rPr>
              <w:t>%</w:t>
            </w:r>
          </w:p>
        </w:tc>
      </w:tr>
      <w:tr w:rsidR="004863D8" w:rsidRPr="009676D7" w14:paraId="391E8E5C" w14:textId="77777777" w:rsidTr="00F149A0">
        <w:trPr>
          <w:trHeight w:val="300"/>
        </w:trPr>
        <w:tc>
          <w:tcPr>
            <w:tcW w:w="2409" w:type="dxa"/>
          </w:tcPr>
          <w:p w14:paraId="6D9746FB"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Yarumal</w:t>
            </w:r>
          </w:p>
        </w:tc>
        <w:tc>
          <w:tcPr>
            <w:tcW w:w="1290" w:type="dxa"/>
          </w:tcPr>
          <w:p w14:paraId="5F8AEEE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2,26</w:t>
            </w:r>
            <w:r w:rsidRPr="009676D7">
              <w:rPr>
                <w:rFonts w:ascii="Times New Roman" w:eastAsia="Calibri" w:hAnsi="Times New Roman" w:cs="Times New Roman"/>
                <w:sz w:val="16"/>
                <w:szCs w:val="16"/>
              </w:rPr>
              <w:t>%</w:t>
            </w:r>
          </w:p>
        </w:tc>
        <w:tc>
          <w:tcPr>
            <w:tcW w:w="1300" w:type="dxa"/>
          </w:tcPr>
          <w:p w14:paraId="6FFC57D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1,99</w:t>
            </w:r>
            <w:r w:rsidRPr="009676D7">
              <w:rPr>
                <w:rFonts w:ascii="Times New Roman" w:eastAsia="Calibri" w:hAnsi="Times New Roman" w:cs="Times New Roman"/>
                <w:sz w:val="16"/>
                <w:szCs w:val="16"/>
              </w:rPr>
              <w:t>%</w:t>
            </w:r>
          </w:p>
        </w:tc>
        <w:tc>
          <w:tcPr>
            <w:tcW w:w="1281" w:type="dxa"/>
          </w:tcPr>
          <w:p w14:paraId="3EC3460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2,05</w:t>
            </w:r>
            <w:r w:rsidRPr="009676D7">
              <w:rPr>
                <w:rFonts w:ascii="Times New Roman" w:eastAsia="Calibri" w:hAnsi="Times New Roman" w:cs="Times New Roman"/>
                <w:sz w:val="16"/>
                <w:szCs w:val="16"/>
              </w:rPr>
              <w:t>%</w:t>
            </w:r>
          </w:p>
        </w:tc>
        <w:tc>
          <w:tcPr>
            <w:tcW w:w="1306" w:type="dxa"/>
          </w:tcPr>
          <w:p w14:paraId="6462298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3,12</w:t>
            </w:r>
            <w:r w:rsidRPr="009676D7">
              <w:rPr>
                <w:rFonts w:ascii="Times New Roman" w:eastAsia="Calibri" w:hAnsi="Times New Roman" w:cs="Times New Roman"/>
                <w:sz w:val="16"/>
                <w:szCs w:val="16"/>
              </w:rPr>
              <w:t>%</w:t>
            </w:r>
          </w:p>
        </w:tc>
        <w:tc>
          <w:tcPr>
            <w:tcW w:w="1252" w:type="dxa"/>
          </w:tcPr>
          <w:p w14:paraId="24DFCF4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0,86</w:t>
            </w:r>
            <w:r w:rsidRPr="009676D7">
              <w:rPr>
                <w:rFonts w:ascii="Times New Roman" w:eastAsia="Calibri" w:hAnsi="Times New Roman" w:cs="Times New Roman"/>
                <w:sz w:val="16"/>
                <w:szCs w:val="16"/>
              </w:rPr>
              <w:t>%</w:t>
            </w:r>
          </w:p>
        </w:tc>
      </w:tr>
      <w:tr w:rsidR="004863D8" w:rsidRPr="009676D7" w14:paraId="1F1B427C" w14:textId="77777777" w:rsidTr="00F149A0">
        <w:trPr>
          <w:trHeight w:val="300"/>
        </w:trPr>
        <w:tc>
          <w:tcPr>
            <w:tcW w:w="2409" w:type="dxa"/>
          </w:tcPr>
          <w:p w14:paraId="64483D88"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75AA67FD">
              <w:rPr>
                <w:rFonts w:ascii="Times New Roman" w:eastAsia="Calibri" w:hAnsi="Times New Roman" w:cs="Times New Roman"/>
                <w:b/>
                <w:bCs/>
                <w:sz w:val="16"/>
                <w:szCs w:val="16"/>
              </w:rPr>
              <w:t>Provincia</w:t>
            </w:r>
            <w:r w:rsidRPr="75AA67FD">
              <w:rPr>
                <w:rStyle w:val="FootnoteReference"/>
                <w:rFonts w:ascii="Times New Roman" w:eastAsia="Calibri" w:hAnsi="Times New Roman" w:cs="Times New Roman"/>
                <w:b/>
                <w:bCs/>
                <w:sz w:val="16"/>
                <w:szCs w:val="16"/>
              </w:rPr>
              <w:footnoteReference w:id="15"/>
            </w:r>
          </w:p>
        </w:tc>
        <w:tc>
          <w:tcPr>
            <w:tcW w:w="1290" w:type="dxa"/>
          </w:tcPr>
          <w:p w14:paraId="426D69A4"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3,41</w:t>
            </w:r>
            <w:r w:rsidRPr="009676D7">
              <w:rPr>
                <w:rFonts w:ascii="Times New Roman" w:eastAsia="Calibri" w:hAnsi="Times New Roman" w:cs="Times New Roman"/>
                <w:b/>
                <w:sz w:val="16"/>
                <w:szCs w:val="16"/>
              </w:rPr>
              <w:t>%</w:t>
            </w:r>
          </w:p>
        </w:tc>
        <w:tc>
          <w:tcPr>
            <w:tcW w:w="1300" w:type="dxa"/>
          </w:tcPr>
          <w:p w14:paraId="7A7A8D3E"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3,05</w:t>
            </w:r>
            <w:r w:rsidRPr="009676D7">
              <w:rPr>
                <w:rFonts w:ascii="Times New Roman" w:eastAsia="Calibri" w:hAnsi="Times New Roman" w:cs="Times New Roman"/>
                <w:b/>
                <w:sz w:val="16"/>
                <w:szCs w:val="16"/>
              </w:rPr>
              <w:t>%</w:t>
            </w:r>
          </w:p>
        </w:tc>
        <w:tc>
          <w:tcPr>
            <w:tcW w:w="1281" w:type="dxa"/>
          </w:tcPr>
          <w:p w14:paraId="4A898D77"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2,52</w:t>
            </w:r>
            <w:r w:rsidRPr="009676D7">
              <w:rPr>
                <w:rFonts w:ascii="Times New Roman" w:eastAsia="Calibri" w:hAnsi="Times New Roman" w:cs="Times New Roman"/>
                <w:b/>
                <w:sz w:val="16"/>
                <w:szCs w:val="16"/>
              </w:rPr>
              <w:t>%</w:t>
            </w:r>
          </w:p>
        </w:tc>
        <w:tc>
          <w:tcPr>
            <w:tcW w:w="1306" w:type="dxa"/>
          </w:tcPr>
          <w:p w14:paraId="1A04F782"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4,86</w:t>
            </w:r>
            <w:r w:rsidRPr="009676D7">
              <w:rPr>
                <w:rFonts w:ascii="Times New Roman" w:eastAsia="Calibri" w:hAnsi="Times New Roman" w:cs="Times New Roman"/>
                <w:b/>
                <w:sz w:val="16"/>
                <w:szCs w:val="16"/>
              </w:rPr>
              <w:t>%</w:t>
            </w:r>
          </w:p>
        </w:tc>
        <w:tc>
          <w:tcPr>
            <w:tcW w:w="1252" w:type="dxa"/>
          </w:tcPr>
          <w:p w14:paraId="4B97F192"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2,89</w:t>
            </w:r>
            <w:r w:rsidRPr="009676D7">
              <w:rPr>
                <w:rFonts w:ascii="Times New Roman" w:eastAsia="Calibri" w:hAnsi="Times New Roman" w:cs="Times New Roman"/>
                <w:b/>
                <w:sz w:val="16"/>
                <w:szCs w:val="16"/>
              </w:rPr>
              <w:t>%</w:t>
            </w:r>
          </w:p>
        </w:tc>
      </w:tr>
      <w:tr w:rsidR="004863D8" w:rsidRPr="009676D7" w14:paraId="3613B6C5" w14:textId="77777777" w:rsidTr="00F149A0">
        <w:trPr>
          <w:trHeight w:val="450"/>
        </w:trPr>
        <w:tc>
          <w:tcPr>
            <w:tcW w:w="2409" w:type="dxa"/>
          </w:tcPr>
          <w:p w14:paraId="73D25DB8" w14:textId="77777777" w:rsidR="004863D8" w:rsidRPr="009676D7" w:rsidRDefault="004863D8" w:rsidP="00F149A0">
            <w:pPr>
              <w:spacing w:line="276" w:lineRule="auto"/>
              <w:jc w:val="left"/>
              <w:rPr>
                <w:rFonts w:ascii="Times New Roman" w:eastAsia="Times New Roman" w:hAnsi="Times New Roman" w:cs="Times New Roman"/>
                <w:sz w:val="16"/>
                <w:szCs w:val="16"/>
              </w:rPr>
            </w:pPr>
            <w:r w:rsidRPr="75AA67FD">
              <w:rPr>
                <w:rFonts w:ascii="Times New Roman" w:eastAsia="Calibri" w:hAnsi="Times New Roman" w:cs="Times New Roman"/>
                <w:b/>
                <w:bCs/>
                <w:sz w:val="16"/>
                <w:szCs w:val="16"/>
              </w:rPr>
              <w:t>Subregión</w:t>
            </w:r>
            <w:r w:rsidRPr="75AA67FD">
              <w:rPr>
                <w:rFonts w:ascii="Times New Roman" w:eastAsia="Times New Roman" w:hAnsi="Times New Roman" w:cs="Times New Roman"/>
                <w:b/>
                <w:bCs/>
                <w:color w:val="000000" w:themeColor="text1"/>
                <w:sz w:val="12"/>
                <w:szCs w:val="12"/>
              </w:rPr>
              <w:t xml:space="preserve"> </w:t>
            </w:r>
            <w:r w:rsidRPr="75AA67FD">
              <w:rPr>
                <w:rFonts w:ascii="Times New Roman" w:eastAsia="Times New Roman" w:hAnsi="Times New Roman" w:cs="Times New Roman"/>
                <w:b/>
                <w:bCs/>
                <w:color w:val="000000" w:themeColor="text1"/>
                <w:sz w:val="16"/>
                <w:szCs w:val="16"/>
                <w:vertAlign w:val="superscript"/>
              </w:rPr>
              <w:t>15</w:t>
            </w:r>
          </w:p>
        </w:tc>
        <w:tc>
          <w:tcPr>
            <w:tcW w:w="1290" w:type="dxa"/>
          </w:tcPr>
          <w:p w14:paraId="68625167"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3,30</w:t>
            </w:r>
            <w:r w:rsidRPr="009676D7">
              <w:rPr>
                <w:rFonts w:ascii="Times New Roman" w:eastAsia="Calibri" w:hAnsi="Times New Roman" w:cs="Times New Roman"/>
                <w:b/>
                <w:sz w:val="16"/>
                <w:szCs w:val="16"/>
              </w:rPr>
              <w:t>%</w:t>
            </w:r>
          </w:p>
        </w:tc>
        <w:tc>
          <w:tcPr>
            <w:tcW w:w="1300" w:type="dxa"/>
          </w:tcPr>
          <w:p w14:paraId="1ED9DC79"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2,82</w:t>
            </w:r>
            <w:r w:rsidRPr="009676D7">
              <w:rPr>
                <w:rFonts w:ascii="Times New Roman" w:eastAsia="Calibri" w:hAnsi="Times New Roman" w:cs="Times New Roman"/>
                <w:b/>
                <w:sz w:val="16"/>
                <w:szCs w:val="16"/>
              </w:rPr>
              <w:t>%</w:t>
            </w:r>
          </w:p>
        </w:tc>
        <w:tc>
          <w:tcPr>
            <w:tcW w:w="1281" w:type="dxa"/>
          </w:tcPr>
          <w:p w14:paraId="26EBD1B2"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2,48</w:t>
            </w:r>
            <w:r w:rsidRPr="009676D7">
              <w:rPr>
                <w:rFonts w:ascii="Times New Roman" w:eastAsia="Calibri" w:hAnsi="Times New Roman" w:cs="Times New Roman"/>
                <w:b/>
                <w:sz w:val="16"/>
                <w:szCs w:val="16"/>
              </w:rPr>
              <w:t>%</w:t>
            </w:r>
          </w:p>
        </w:tc>
        <w:tc>
          <w:tcPr>
            <w:tcW w:w="1306" w:type="dxa"/>
          </w:tcPr>
          <w:p w14:paraId="3FD854EF"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4,83</w:t>
            </w:r>
            <w:r w:rsidRPr="009676D7">
              <w:rPr>
                <w:rFonts w:ascii="Times New Roman" w:eastAsia="Calibri" w:hAnsi="Times New Roman" w:cs="Times New Roman"/>
                <w:b/>
                <w:sz w:val="16"/>
                <w:szCs w:val="16"/>
              </w:rPr>
              <w:t>%</w:t>
            </w:r>
          </w:p>
        </w:tc>
        <w:tc>
          <w:tcPr>
            <w:tcW w:w="1252" w:type="dxa"/>
          </w:tcPr>
          <w:p w14:paraId="693F224C"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2,37</w:t>
            </w:r>
            <w:r w:rsidRPr="009676D7">
              <w:rPr>
                <w:rFonts w:ascii="Times New Roman" w:eastAsia="Calibri" w:hAnsi="Times New Roman" w:cs="Times New Roman"/>
                <w:b/>
                <w:sz w:val="16"/>
                <w:szCs w:val="16"/>
              </w:rPr>
              <w:t>%</w:t>
            </w:r>
          </w:p>
        </w:tc>
      </w:tr>
      <w:tr w:rsidR="004863D8" w:rsidRPr="009676D7" w14:paraId="096070B3" w14:textId="77777777" w:rsidTr="00F149A0">
        <w:trPr>
          <w:trHeight w:val="300"/>
        </w:trPr>
        <w:tc>
          <w:tcPr>
            <w:tcW w:w="2409" w:type="dxa"/>
          </w:tcPr>
          <w:p w14:paraId="2D577264"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Departamento**</w:t>
            </w:r>
          </w:p>
        </w:tc>
        <w:tc>
          <w:tcPr>
            <w:tcW w:w="1290" w:type="dxa"/>
          </w:tcPr>
          <w:p w14:paraId="0ECC4378"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4,03</w:t>
            </w:r>
            <w:r w:rsidRPr="009676D7">
              <w:rPr>
                <w:rFonts w:ascii="Times New Roman" w:eastAsia="Calibri" w:hAnsi="Times New Roman" w:cs="Times New Roman"/>
                <w:b/>
                <w:sz w:val="16"/>
                <w:szCs w:val="16"/>
              </w:rPr>
              <w:t>%</w:t>
            </w:r>
          </w:p>
        </w:tc>
        <w:tc>
          <w:tcPr>
            <w:tcW w:w="1300" w:type="dxa"/>
          </w:tcPr>
          <w:p w14:paraId="4D44FD9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3,26</w:t>
            </w:r>
            <w:r w:rsidRPr="009676D7">
              <w:rPr>
                <w:rFonts w:ascii="Times New Roman" w:eastAsia="Calibri" w:hAnsi="Times New Roman" w:cs="Times New Roman"/>
                <w:b/>
                <w:sz w:val="16"/>
                <w:szCs w:val="16"/>
              </w:rPr>
              <w:t>%</w:t>
            </w:r>
          </w:p>
        </w:tc>
        <w:tc>
          <w:tcPr>
            <w:tcW w:w="1281" w:type="dxa"/>
          </w:tcPr>
          <w:p w14:paraId="6AC1E0D3"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3,14</w:t>
            </w:r>
            <w:r w:rsidRPr="009676D7">
              <w:rPr>
                <w:rFonts w:ascii="Times New Roman" w:eastAsia="Calibri" w:hAnsi="Times New Roman" w:cs="Times New Roman"/>
                <w:b/>
                <w:sz w:val="16"/>
                <w:szCs w:val="16"/>
              </w:rPr>
              <w:t>%</w:t>
            </w:r>
          </w:p>
        </w:tc>
        <w:tc>
          <w:tcPr>
            <w:tcW w:w="1306" w:type="dxa"/>
          </w:tcPr>
          <w:p w14:paraId="2ADADD5D"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5,63</w:t>
            </w:r>
            <w:r w:rsidRPr="009676D7">
              <w:rPr>
                <w:rFonts w:ascii="Times New Roman" w:eastAsia="Calibri" w:hAnsi="Times New Roman" w:cs="Times New Roman"/>
                <w:b/>
                <w:sz w:val="16"/>
                <w:szCs w:val="16"/>
              </w:rPr>
              <w:t>%</w:t>
            </w:r>
          </w:p>
        </w:tc>
        <w:tc>
          <w:tcPr>
            <w:tcW w:w="1252" w:type="dxa"/>
          </w:tcPr>
          <w:p w14:paraId="296B030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3,33</w:t>
            </w:r>
            <w:r w:rsidRPr="009676D7">
              <w:rPr>
                <w:rFonts w:ascii="Times New Roman" w:eastAsia="Calibri" w:hAnsi="Times New Roman" w:cs="Times New Roman"/>
                <w:b/>
                <w:sz w:val="16"/>
                <w:szCs w:val="16"/>
              </w:rPr>
              <w:t>%</w:t>
            </w:r>
          </w:p>
        </w:tc>
      </w:tr>
    </w:tbl>
    <w:p w14:paraId="53D0433D" w14:textId="77777777" w:rsidR="004863D8" w:rsidRPr="009676D7" w:rsidRDefault="004863D8" w:rsidP="004863D8">
      <w:pPr>
        <w:spacing w:after="0"/>
        <w:contextualSpacing/>
        <w:rPr>
          <w:rFonts w:ascii="Times New Roman" w:hAnsi="Times New Roman" w:cs="Times New Roman"/>
          <w:sz w:val="18"/>
          <w:szCs w:val="18"/>
        </w:rPr>
      </w:pPr>
      <w:r w:rsidRPr="75AA67FD">
        <w:rPr>
          <w:rFonts w:ascii="Times New Roman" w:hAnsi="Times New Roman" w:cs="Times New Roman"/>
          <w:sz w:val="18"/>
          <w:szCs w:val="18"/>
        </w:rPr>
        <w:t>(*) Antioquia ETC.</w:t>
      </w:r>
    </w:p>
    <w:p w14:paraId="77B06E8C" w14:textId="77777777" w:rsidR="004863D8" w:rsidRPr="009676D7" w:rsidRDefault="004863D8" w:rsidP="004863D8">
      <w:pPr>
        <w:spacing w:after="0"/>
        <w:contextualSpacing/>
      </w:pPr>
      <w:r w:rsidRPr="75AA67FD">
        <w:rPr>
          <w:rFonts w:ascii="Times New Roman" w:hAnsi="Times New Roman" w:cs="Times New Roman"/>
          <w:b/>
          <w:bCs/>
          <w:sz w:val="18"/>
          <w:szCs w:val="18"/>
        </w:rPr>
        <w:t>Fuente:</w:t>
      </w:r>
      <w:r w:rsidRPr="75AA67FD">
        <w:rPr>
          <w:rFonts w:ascii="Times New Roman" w:hAnsi="Times New Roman" w:cs="Times New Roman"/>
          <w:sz w:val="18"/>
          <w:szCs w:val="18"/>
        </w:rPr>
        <w:t xml:space="preserve"> Ministerio de Educación Nacional (s.f.). Cálculos propios.</w:t>
      </w:r>
    </w:p>
    <w:p w14:paraId="468DE692" w14:textId="77777777" w:rsidR="004863D8" w:rsidRPr="009676D7" w:rsidRDefault="004863D8" w:rsidP="004863D8">
      <w:pPr>
        <w:spacing w:after="0"/>
        <w:contextualSpacing/>
        <w:rPr>
          <w:rFonts w:ascii="Times New Roman" w:hAnsi="Times New Roman" w:cs="Times New Roman"/>
          <w:sz w:val="18"/>
          <w:szCs w:val="18"/>
        </w:rPr>
      </w:pPr>
    </w:p>
    <w:p w14:paraId="4CD356AA" w14:textId="77777777" w:rsidR="004863D8" w:rsidRPr="009676D7" w:rsidRDefault="004863D8" w:rsidP="004863D8">
      <w:pPr>
        <w:pStyle w:val="Caption"/>
        <w:keepNext/>
        <w:spacing w:after="0"/>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Gráfico X. Deserción escolar para los municipios de la PAP Bio-energética del Norte de Antioquia - 2024</w:t>
      </w:r>
    </w:p>
    <w:p w14:paraId="62B0999D" w14:textId="77777777" w:rsidR="004863D8" w:rsidRPr="009676D7" w:rsidRDefault="004863D8" w:rsidP="004863D8">
      <w:pPr>
        <w:spacing w:after="0"/>
        <w:contextualSpacing/>
      </w:pPr>
      <w:r>
        <w:rPr>
          <w:noProof/>
          <w:lang w:eastAsia="es-CO"/>
        </w:rPr>
        <w:drawing>
          <wp:inline distT="0" distB="0" distL="0" distR="0" wp14:anchorId="5E01B4CE" wp14:editId="02822D17">
            <wp:extent cx="5133425" cy="4524375"/>
            <wp:effectExtent l="0" t="0" r="0" b="0"/>
            <wp:docPr id="322502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02234" name="Picture 322502234"/>
                    <pic:cNvPicPr/>
                  </pic:nvPicPr>
                  <pic:blipFill>
                    <a:blip r:embed="rId60">
                      <a:extLst>
                        <a:ext uri="{28A0092B-C50C-407E-A947-70E740481C1C}">
                          <a14:useLocalDpi xmlns:a14="http://schemas.microsoft.com/office/drawing/2010/main"/>
                        </a:ext>
                      </a:extLst>
                    </a:blip>
                    <a:stretch>
                      <a:fillRect/>
                    </a:stretch>
                  </pic:blipFill>
                  <pic:spPr>
                    <a:xfrm>
                      <a:off x="0" y="0"/>
                      <a:ext cx="5133425" cy="4524375"/>
                    </a:xfrm>
                    <a:prstGeom prst="rect">
                      <a:avLst/>
                    </a:prstGeom>
                  </pic:spPr>
                </pic:pic>
              </a:graphicData>
            </a:graphic>
          </wp:inline>
        </w:drawing>
      </w:r>
    </w:p>
    <w:p w14:paraId="2C01FE6B" w14:textId="77777777" w:rsidR="004863D8" w:rsidRPr="009676D7" w:rsidRDefault="004863D8" w:rsidP="004863D8">
      <w:pPr>
        <w:spacing w:after="0"/>
        <w:contextualSpacing/>
        <w:rPr>
          <w:rFonts w:ascii="Times New Roman" w:hAnsi="Times New Roman" w:cs="Times New Roman"/>
          <w:sz w:val="18"/>
          <w:szCs w:val="18"/>
        </w:rPr>
      </w:pPr>
      <w:r w:rsidRPr="75AA67FD">
        <w:rPr>
          <w:rFonts w:ascii="Times New Roman" w:hAnsi="Times New Roman" w:cs="Times New Roman"/>
          <w:sz w:val="18"/>
          <w:szCs w:val="18"/>
        </w:rPr>
        <w:t>(*) Antioquia ETC.</w:t>
      </w:r>
    </w:p>
    <w:p w14:paraId="638A154D" w14:textId="77777777" w:rsidR="004863D8" w:rsidRPr="009676D7" w:rsidRDefault="004863D8" w:rsidP="004863D8">
      <w:pPr>
        <w:spacing w:after="0"/>
        <w:contextualSpacing/>
      </w:pPr>
      <w:r w:rsidRPr="75AA67FD">
        <w:rPr>
          <w:rFonts w:ascii="Times New Roman" w:hAnsi="Times New Roman" w:cs="Times New Roman"/>
          <w:b/>
          <w:bCs/>
          <w:sz w:val="18"/>
          <w:szCs w:val="18"/>
        </w:rPr>
        <w:t>Fuente:</w:t>
      </w:r>
      <w:r w:rsidRPr="75AA67FD">
        <w:rPr>
          <w:rFonts w:ascii="Times New Roman" w:hAnsi="Times New Roman" w:cs="Times New Roman"/>
          <w:sz w:val="18"/>
          <w:szCs w:val="18"/>
        </w:rPr>
        <w:t xml:space="preserve"> Ministerio de Educación Nacional (s.f.). Cálculos propios.</w:t>
      </w:r>
    </w:p>
    <w:p w14:paraId="43602149" w14:textId="77777777" w:rsidR="004863D8" w:rsidRPr="009676D7" w:rsidRDefault="004863D8" w:rsidP="004863D8">
      <w:pPr>
        <w:spacing w:after="0"/>
        <w:contextualSpacing/>
        <w:rPr>
          <w:rFonts w:ascii="Times New Roman" w:hAnsi="Times New Roman" w:cs="Times New Roman"/>
          <w:sz w:val="18"/>
          <w:szCs w:val="18"/>
        </w:rPr>
      </w:pPr>
    </w:p>
    <w:p w14:paraId="59E9C017" w14:textId="77777777" w:rsidR="004863D8" w:rsidRPr="009676D7" w:rsidRDefault="004863D8" w:rsidP="004863D8">
      <w:pPr>
        <w:spacing w:after="0"/>
        <w:rPr>
          <w:rFonts w:ascii="Times New Roman" w:eastAsia="Calibri" w:hAnsi="Times New Roman" w:cs="Times New Roman"/>
        </w:rPr>
      </w:pPr>
      <w:r w:rsidRPr="75AA67FD">
        <w:rPr>
          <w:rFonts w:ascii="Times New Roman" w:eastAsia="Calibri" w:hAnsi="Times New Roman" w:cs="Times New Roman"/>
        </w:rPr>
        <w:t>La repitencia escolar, por su parte, muestra una tasa provincial de 7,8%, inferior a la subregional y departamental; sin embargo, el dato agregado oculta situaciones críticas en algunos municipios y niveles. Carolina del Príncipe registra una repitencia total de 12,8%, Valdivia de 10,5%, Toledo de 9,9% y Gómez Plata de 9,6%. En secundaria, la situación es especialmente preocupante en Carolina del Príncipe (24%), Gómez Plata (15,2%), Valdivia (12,8%) y Yarumal (11,7%). Estos resultados sugieren que, además del problema de acceso y permanencia, algunos municipios de la Provincia enfrentan desafíos asociados con aprendizajes efectivos, acompañamiento pedagógico, nivelación académica, pertinencia curricular y condiciones institucionales para evitar rezagos acumulados, tal como es reconocido también en los Planes de Desarrollo Municipales 2024 - 2027.</w:t>
      </w:r>
    </w:p>
    <w:p w14:paraId="777B12A3" w14:textId="77777777" w:rsidR="004863D8" w:rsidRPr="009676D7" w:rsidRDefault="004863D8" w:rsidP="004863D8">
      <w:pPr>
        <w:pStyle w:val="Caption"/>
        <w:keepNext/>
        <w:spacing w:after="0" w:line="276" w:lineRule="auto"/>
        <w:contextualSpacing/>
        <w:rPr>
          <w:rFonts w:ascii="Times New Roman" w:eastAsia="Calibri" w:hAnsi="Times New Roman" w:cs="Times New Roman"/>
        </w:rPr>
      </w:pPr>
    </w:p>
    <w:p w14:paraId="4786E0B7" w14:textId="77777777" w:rsidR="004863D8" w:rsidRPr="009676D7" w:rsidRDefault="004863D8" w:rsidP="004863D8">
      <w:pPr>
        <w:pStyle w:val="Caption"/>
        <w:keepNext/>
        <w:rPr>
          <w:rFonts w:ascii="Times New Roman" w:hAnsi="Times New Roman" w:cs="Times New Roman"/>
          <w:sz w:val="20"/>
          <w:szCs w:val="20"/>
        </w:rPr>
      </w:pPr>
      <w:r w:rsidRPr="009676D7">
        <w:rPr>
          <w:rFonts w:ascii="Times New Roman" w:hAnsi="Times New Roman" w:cs="Times New Roman"/>
          <w:sz w:val="20"/>
          <w:szCs w:val="20"/>
        </w:rPr>
        <w:t xml:space="preserve">Tabla </w:t>
      </w:r>
      <w:r w:rsidRPr="009676D7">
        <w:rPr>
          <w:rFonts w:ascii="Times New Roman" w:hAnsi="Times New Roman" w:cs="Times New Roman"/>
          <w:sz w:val="20"/>
          <w:szCs w:val="20"/>
        </w:rPr>
        <w:fldChar w:fldCharType="begin"/>
      </w:r>
      <w:r w:rsidRPr="009676D7">
        <w:rPr>
          <w:rFonts w:ascii="Times New Roman" w:hAnsi="Times New Roman" w:cs="Times New Roman"/>
          <w:sz w:val="20"/>
          <w:szCs w:val="20"/>
        </w:rPr>
        <w:instrText xml:space="preserve"> SEQ Tabla \* ARABIC </w:instrText>
      </w:r>
      <w:r w:rsidRPr="009676D7">
        <w:rPr>
          <w:rFonts w:ascii="Times New Roman" w:hAnsi="Times New Roman" w:cs="Times New Roman"/>
          <w:sz w:val="20"/>
          <w:szCs w:val="20"/>
        </w:rPr>
        <w:fldChar w:fldCharType="separate"/>
      </w:r>
      <w:r>
        <w:rPr>
          <w:rFonts w:ascii="Times New Roman" w:hAnsi="Times New Roman" w:cs="Times New Roman"/>
          <w:noProof/>
          <w:sz w:val="20"/>
          <w:szCs w:val="20"/>
        </w:rPr>
        <w:t>47</w:t>
      </w:r>
      <w:r w:rsidRPr="009676D7">
        <w:rPr>
          <w:rFonts w:ascii="Times New Roman" w:hAnsi="Times New Roman" w:cs="Times New Roman"/>
          <w:sz w:val="20"/>
          <w:szCs w:val="20"/>
        </w:rPr>
        <w:fldChar w:fldCharType="end"/>
      </w:r>
      <w:r w:rsidRPr="009676D7">
        <w:rPr>
          <w:rFonts w:ascii="Times New Roman" w:hAnsi="Times New Roman" w:cs="Times New Roman"/>
          <w:sz w:val="20"/>
          <w:szCs w:val="20"/>
        </w:rPr>
        <w:t>. Repitencia escolar para los municipios de la PAP Bio-energética del Norte de Antioquia - 2024</w:t>
      </w:r>
    </w:p>
    <w:tbl>
      <w:tblPr>
        <w:tblStyle w:val="TableGrid"/>
        <w:tblW w:w="5000" w:type="pct"/>
        <w:tblLook w:val="06A0" w:firstRow="1" w:lastRow="0" w:firstColumn="1" w:lastColumn="0" w:noHBand="1" w:noVBand="1"/>
      </w:tblPr>
      <w:tblGrid>
        <w:gridCol w:w="2296"/>
        <w:gridCol w:w="1306"/>
        <w:gridCol w:w="1307"/>
        <w:gridCol w:w="1307"/>
        <w:gridCol w:w="1307"/>
        <w:gridCol w:w="1305"/>
      </w:tblGrid>
      <w:tr w:rsidR="004863D8" w:rsidRPr="009676D7" w14:paraId="5F4ED27B" w14:textId="77777777" w:rsidTr="00F149A0">
        <w:trPr>
          <w:trHeight w:val="490"/>
        </w:trPr>
        <w:tc>
          <w:tcPr>
            <w:tcW w:w="1301" w:type="pct"/>
            <w:shd w:val="clear" w:color="auto" w:fill="002060"/>
            <w:vAlign w:val="center"/>
          </w:tcPr>
          <w:p w14:paraId="1C679CBB"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Municipio</w:t>
            </w:r>
          </w:p>
        </w:tc>
        <w:tc>
          <w:tcPr>
            <w:tcW w:w="740" w:type="pct"/>
            <w:shd w:val="clear" w:color="auto" w:fill="002060"/>
            <w:vAlign w:val="center"/>
          </w:tcPr>
          <w:p w14:paraId="4DF47A04"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Repitencia</w:t>
            </w:r>
          </w:p>
        </w:tc>
        <w:tc>
          <w:tcPr>
            <w:tcW w:w="740" w:type="pct"/>
            <w:shd w:val="clear" w:color="auto" w:fill="002060"/>
            <w:vAlign w:val="center"/>
          </w:tcPr>
          <w:p w14:paraId="36F9BB41"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Transición</w:t>
            </w:r>
          </w:p>
        </w:tc>
        <w:tc>
          <w:tcPr>
            <w:tcW w:w="740" w:type="pct"/>
            <w:shd w:val="clear" w:color="auto" w:fill="002060"/>
            <w:vAlign w:val="center"/>
          </w:tcPr>
          <w:p w14:paraId="25917140"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Primaria</w:t>
            </w:r>
          </w:p>
        </w:tc>
        <w:tc>
          <w:tcPr>
            <w:tcW w:w="740" w:type="pct"/>
            <w:shd w:val="clear" w:color="auto" w:fill="002060"/>
            <w:vAlign w:val="center"/>
          </w:tcPr>
          <w:p w14:paraId="57B26669"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Secundaria</w:t>
            </w:r>
          </w:p>
        </w:tc>
        <w:tc>
          <w:tcPr>
            <w:tcW w:w="739" w:type="pct"/>
            <w:shd w:val="clear" w:color="auto" w:fill="002060"/>
            <w:vAlign w:val="center"/>
          </w:tcPr>
          <w:p w14:paraId="720FB2E4"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Media</w:t>
            </w:r>
          </w:p>
        </w:tc>
      </w:tr>
      <w:tr w:rsidR="004863D8" w:rsidRPr="009676D7" w14:paraId="4E24E7D5" w14:textId="77777777" w:rsidTr="00F149A0">
        <w:trPr>
          <w:trHeight w:val="300"/>
        </w:trPr>
        <w:tc>
          <w:tcPr>
            <w:tcW w:w="1301" w:type="pct"/>
          </w:tcPr>
          <w:p w14:paraId="6DEDAA0C"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740" w:type="pct"/>
          </w:tcPr>
          <w:p w14:paraId="51A187B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5,39</w:t>
            </w:r>
            <w:r w:rsidRPr="009676D7">
              <w:rPr>
                <w:rFonts w:ascii="Times New Roman" w:eastAsia="Calibri" w:hAnsi="Times New Roman" w:cs="Times New Roman"/>
                <w:sz w:val="16"/>
                <w:szCs w:val="16"/>
              </w:rPr>
              <w:t>%</w:t>
            </w:r>
          </w:p>
        </w:tc>
        <w:tc>
          <w:tcPr>
            <w:tcW w:w="740" w:type="pct"/>
          </w:tcPr>
          <w:p w14:paraId="3CE167C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r w:rsidRPr="009676D7">
              <w:rPr>
                <w:rFonts w:ascii="Times New Roman" w:eastAsia="Calibri" w:hAnsi="Times New Roman" w:cs="Times New Roman"/>
                <w:sz w:val="16"/>
                <w:szCs w:val="16"/>
              </w:rPr>
              <w:t>%</w:t>
            </w:r>
          </w:p>
        </w:tc>
        <w:tc>
          <w:tcPr>
            <w:tcW w:w="740" w:type="pct"/>
          </w:tcPr>
          <w:p w14:paraId="2E5627E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7,07</w:t>
            </w:r>
            <w:r w:rsidRPr="009676D7">
              <w:rPr>
                <w:rFonts w:ascii="Times New Roman" w:eastAsia="Calibri" w:hAnsi="Times New Roman" w:cs="Times New Roman"/>
                <w:sz w:val="16"/>
                <w:szCs w:val="16"/>
              </w:rPr>
              <w:t>%</w:t>
            </w:r>
          </w:p>
        </w:tc>
        <w:tc>
          <w:tcPr>
            <w:tcW w:w="740" w:type="pct"/>
          </w:tcPr>
          <w:p w14:paraId="3A4501F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5,41</w:t>
            </w:r>
            <w:r w:rsidRPr="009676D7">
              <w:rPr>
                <w:rFonts w:ascii="Times New Roman" w:eastAsia="Calibri" w:hAnsi="Times New Roman" w:cs="Times New Roman"/>
                <w:sz w:val="16"/>
                <w:szCs w:val="16"/>
              </w:rPr>
              <w:t>%</w:t>
            </w:r>
          </w:p>
        </w:tc>
        <w:tc>
          <w:tcPr>
            <w:tcW w:w="739" w:type="pct"/>
          </w:tcPr>
          <w:p w14:paraId="046913B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1,81</w:t>
            </w:r>
            <w:r w:rsidRPr="009676D7">
              <w:rPr>
                <w:rFonts w:ascii="Times New Roman" w:eastAsia="Calibri" w:hAnsi="Times New Roman" w:cs="Times New Roman"/>
                <w:sz w:val="16"/>
                <w:szCs w:val="16"/>
              </w:rPr>
              <w:t>%</w:t>
            </w:r>
          </w:p>
        </w:tc>
      </w:tr>
      <w:tr w:rsidR="004863D8" w:rsidRPr="009676D7" w14:paraId="2AB0C08B" w14:textId="77777777" w:rsidTr="00F149A0">
        <w:trPr>
          <w:trHeight w:val="300"/>
        </w:trPr>
        <w:tc>
          <w:tcPr>
            <w:tcW w:w="1301" w:type="pct"/>
          </w:tcPr>
          <w:p w14:paraId="78DEA640"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Anorí</w:t>
            </w:r>
          </w:p>
        </w:tc>
        <w:tc>
          <w:tcPr>
            <w:tcW w:w="740" w:type="pct"/>
          </w:tcPr>
          <w:p w14:paraId="109CD73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6,39</w:t>
            </w:r>
            <w:r w:rsidRPr="009676D7">
              <w:rPr>
                <w:rFonts w:ascii="Times New Roman" w:eastAsia="Calibri" w:hAnsi="Times New Roman" w:cs="Times New Roman"/>
                <w:sz w:val="16"/>
                <w:szCs w:val="16"/>
              </w:rPr>
              <w:t>%</w:t>
            </w:r>
          </w:p>
        </w:tc>
        <w:tc>
          <w:tcPr>
            <w:tcW w:w="740" w:type="pct"/>
          </w:tcPr>
          <w:p w14:paraId="6BF93D7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1,32</w:t>
            </w:r>
            <w:r w:rsidRPr="009676D7">
              <w:rPr>
                <w:rFonts w:ascii="Times New Roman" w:eastAsia="Calibri" w:hAnsi="Times New Roman" w:cs="Times New Roman"/>
                <w:sz w:val="16"/>
                <w:szCs w:val="16"/>
              </w:rPr>
              <w:t>%</w:t>
            </w:r>
          </w:p>
        </w:tc>
        <w:tc>
          <w:tcPr>
            <w:tcW w:w="740" w:type="pct"/>
          </w:tcPr>
          <w:p w14:paraId="53B7A19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7,97</w:t>
            </w:r>
            <w:r w:rsidRPr="009676D7">
              <w:rPr>
                <w:rFonts w:ascii="Times New Roman" w:eastAsia="Calibri" w:hAnsi="Times New Roman" w:cs="Times New Roman"/>
                <w:sz w:val="16"/>
                <w:szCs w:val="16"/>
              </w:rPr>
              <w:t>%</w:t>
            </w:r>
          </w:p>
        </w:tc>
        <w:tc>
          <w:tcPr>
            <w:tcW w:w="740" w:type="pct"/>
          </w:tcPr>
          <w:p w14:paraId="46BF3A3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6,62</w:t>
            </w:r>
            <w:r w:rsidRPr="009676D7">
              <w:rPr>
                <w:rFonts w:ascii="Times New Roman" w:eastAsia="Calibri" w:hAnsi="Times New Roman" w:cs="Times New Roman"/>
                <w:sz w:val="16"/>
                <w:szCs w:val="16"/>
              </w:rPr>
              <w:t>%</w:t>
            </w:r>
          </w:p>
        </w:tc>
        <w:tc>
          <w:tcPr>
            <w:tcW w:w="739" w:type="pct"/>
          </w:tcPr>
          <w:p w14:paraId="3129C67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2,64</w:t>
            </w:r>
            <w:r w:rsidRPr="009676D7">
              <w:rPr>
                <w:rFonts w:ascii="Times New Roman" w:eastAsia="Calibri" w:hAnsi="Times New Roman" w:cs="Times New Roman"/>
                <w:sz w:val="16"/>
                <w:szCs w:val="16"/>
              </w:rPr>
              <w:t>%</w:t>
            </w:r>
          </w:p>
        </w:tc>
      </w:tr>
      <w:tr w:rsidR="004863D8" w:rsidRPr="009676D7" w14:paraId="0B023CC2" w14:textId="77777777" w:rsidTr="00F149A0">
        <w:trPr>
          <w:trHeight w:val="300"/>
        </w:trPr>
        <w:tc>
          <w:tcPr>
            <w:tcW w:w="1301" w:type="pct"/>
          </w:tcPr>
          <w:p w14:paraId="59D75622"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Briceño</w:t>
            </w:r>
          </w:p>
        </w:tc>
        <w:tc>
          <w:tcPr>
            <w:tcW w:w="740" w:type="pct"/>
          </w:tcPr>
          <w:p w14:paraId="351034B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6,75</w:t>
            </w:r>
            <w:r w:rsidRPr="009676D7">
              <w:rPr>
                <w:rFonts w:ascii="Times New Roman" w:eastAsia="Calibri" w:hAnsi="Times New Roman" w:cs="Times New Roman"/>
                <w:sz w:val="16"/>
                <w:szCs w:val="16"/>
              </w:rPr>
              <w:t>%</w:t>
            </w:r>
          </w:p>
        </w:tc>
        <w:tc>
          <w:tcPr>
            <w:tcW w:w="740" w:type="pct"/>
          </w:tcPr>
          <w:p w14:paraId="49C211B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2,11</w:t>
            </w:r>
            <w:r w:rsidRPr="009676D7">
              <w:rPr>
                <w:rFonts w:ascii="Times New Roman" w:eastAsia="Calibri" w:hAnsi="Times New Roman" w:cs="Times New Roman"/>
                <w:sz w:val="16"/>
                <w:szCs w:val="16"/>
              </w:rPr>
              <w:t>%</w:t>
            </w:r>
          </w:p>
        </w:tc>
        <w:tc>
          <w:tcPr>
            <w:tcW w:w="740" w:type="pct"/>
          </w:tcPr>
          <w:p w14:paraId="352E61C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7,26</w:t>
            </w:r>
            <w:r w:rsidRPr="009676D7">
              <w:rPr>
                <w:rFonts w:ascii="Times New Roman" w:eastAsia="Calibri" w:hAnsi="Times New Roman" w:cs="Times New Roman"/>
                <w:sz w:val="16"/>
                <w:szCs w:val="16"/>
              </w:rPr>
              <w:t>%</w:t>
            </w:r>
          </w:p>
        </w:tc>
        <w:tc>
          <w:tcPr>
            <w:tcW w:w="740" w:type="pct"/>
          </w:tcPr>
          <w:p w14:paraId="4F6A40B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8,49</w:t>
            </w:r>
            <w:r w:rsidRPr="009676D7">
              <w:rPr>
                <w:rFonts w:ascii="Times New Roman" w:eastAsia="Calibri" w:hAnsi="Times New Roman" w:cs="Times New Roman"/>
                <w:sz w:val="16"/>
                <w:szCs w:val="16"/>
              </w:rPr>
              <w:t>%</w:t>
            </w:r>
          </w:p>
        </w:tc>
        <w:tc>
          <w:tcPr>
            <w:tcW w:w="739" w:type="pct"/>
          </w:tcPr>
          <w:p w14:paraId="3A41D7D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r w:rsidRPr="009676D7">
              <w:rPr>
                <w:rFonts w:ascii="Times New Roman" w:eastAsia="Calibri" w:hAnsi="Times New Roman" w:cs="Times New Roman"/>
                <w:sz w:val="16"/>
                <w:szCs w:val="16"/>
              </w:rPr>
              <w:t>%</w:t>
            </w:r>
          </w:p>
        </w:tc>
      </w:tr>
      <w:tr w:rsidR="004863D8" w:rsidRPr="009676D7" w14:paraId="05E81209" w14:textId="77777777" w:rsidTr="00F149A0">
        <w:trPr>
          <w:trHeight w:val="300"/>
        </w:trPr>
        <w:tc>
          <w:tcPr>
            <w:tcW w:w="1301" w:type="pct"/>
          </w:tcPr>
          <w:p w14:paraId="6FE1964C"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Campamento</w:t>
            </w:r>
          </w:p>
        </w:tc>
        <w:tc>
          <w:tcPr>
            <w:tcW w:w="740" w:type="pct"/>
          </w:tcPr>
          <w:p w14:paraId="3C4FC7D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6,88</w:t>
            </w:r>
            <w:r w:rsidRPr="009676D7">
              <w:rPr>
                <w:rFonts w:ascii="Times New Roman" w:eastAsia="Calibri" w:hAnsi="Times New Roman" w:cs="Times New Roman"/>
                <w:sz w:val="16"/>
                <w:szCs w:val="16"/>
              </w:rPr>
              <w:t>%</w:t>
            </w:r>
          </w:p>
        </w:tc>
        <w:tc>
          <w:tcPr>
            <w:tcW w:w="740" w:type="pct"/>
          </w:tcPr>
          <w:p w14:paraId="5BB1471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0,93</w:t>
            </w:r>
            <w:r w:rsidRPr="009676D7">
              <w:rPr>
                <w:rFonts w:ascii="Times New Roman" w:eastAsia="Calibri" w:hAnsi="Times New Roman" w:cs="Times New Roman"/>
                <w:sz w:val="16"/>
                <w:szCs w:val="16"/>
              </w:rPr>
              <w:t>%</w:t>
            </w:r>
          </w:p>
        </w:tc>
        <w:tc>
          <w:tcPr>
            <w:tcW w:w="740" w:type="pct"/>
          </w:tcPr>
          <w:p w14:paraId="3B01E12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10,83</w:t>
            </w:r>
            <w:r w:rsidRPr="009676D7">
              <w:rPr>
                <w:rFonts w:ascii="Times New Roman" w:eastAsia="Calibri" w:hAnsi="Times New Roman" w:cs="Times New Roman"/>
                <w:sz w:val="16"/>
                <w:szCs w:val="16"/>
              </w:rPr>
              <w:t>%</w:t>
            </w:r>
          </w:p>
        </w:tc>
        <w:tc>
          <w:tcPr>
            <w:tcW w:w="740" w:type="pct"/>
          </w:tcPr>
          <w:p w14:paraId="52266E4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5,32</w:t>
            </w:r>
            <w:r w:rsidRPr="009676D7">
              <w:rPr>
                <w:rFonts w:ascii="Times New Roman" w:eastAsia="Calibri" w:hAnsi="Times New Roman" w:cs="Times New Roman"/>
                <w:sz w:val="16"/>
                <w:szCs w:val="16"/>
              </w:rPr>
              <w:t>%</w:t>
            </w:r>
          </w:p>
        </w:tc>
        <w:tc>
          <w:tcPr>
            <w:tcW w:w="739" w:type="pct"/>
          </w:tcPr>
          <w:p w14:paraId="27626C7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0,52</w:t>
            </w:r>
            <w:r w:rsidRPr="009676D7">
              <w:rPr>
                <w:rFonts w:ascii="Times New Roman" w:eastAsia="Calibri" w:hAnsi="Times New Roman" w:cs="Times New Roman"/>
                <w:sz w:val="16"/>
                <w:szCs w:val="16"/>
              </w:rPr>
              <w:t>%</w:t>
            </w:r>
          </w:p>
        </w:tc>
      </w:tr>
      <w:tr w:rsidR="004863D8" w:rsidRPr="009676D7" w14:paraId="389EADCA" w14:textId="77777777" w:rsidTr="00F149A0">
        <w:trPr>
          <w:trHeight w:val="300"/>
        </w:trPr>
        <w:tc>
          <w:tcPr>
            <w:tcW w:w="1301" w:type="pct"/>
          </w:tcPr>
          <w:p w14:paraId="33089FF6"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740" w:type="pct"/>
          </w:tcPr>
          <w:p w14:paraId="6CED7F2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12,8</w:t>
            </w:r>
            <w:r w:rsidRPr="009676D7">
              <w:rPr>
                <w:rFonts w:ascii="Times New Roman" w:eastAsia="Calibri" w:hAnsi="Times New Roman" w:cs="Times New Roman"/>
                <w:sz w:val="16"/>
                <w:szCs w:val="16"/>
              </w:rPr>
              <w:t>%</w:t>
            </w:r>
          </w:p>
        </w:tc>
        <w:tc>
          <w:tcPr>
            <w:tcW w:w="740" w:type="pct"/>
          </w:tcPr>
          <w:p w14:paraId="6E33CC6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2,27</w:t>
            </w:r>
            <w:r w:rsidRPr="009676D7">
              <w:rPr>
                <w:rFonts w:ascii="Times New Roman" w:eastAsia="Calibri" w:hAnsi="Times New Roman" w:cs="Times New Roman"/>
                <w:sz w:val="16"/>
                <w:szCs w:val="16"/>
              </w:rPr>
              <w:t>%</w:t>
            </w:r>
          </w:p>
        </w:tc>
        <w:tc>
          <w:tcPr>
            <w:tcW w:w="740" w:type="pct"/>
          </w:tcPr>
          <w:p w14:paraId="5434EE4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6,2</w:t>
            </w:r>
            <w:r w:rsidRPr="009676D7">
              <w:rPr>
                <w:rFonts w:ascii="Times New Roman" w:eastAsia="Calibri" w:hAnsi="Times New Roman" w:cs="Times New Roman"/>
                <w:sz w:val="16"/>
                <w:szCs w:val="16"/>
              </w:rPr>
              <w:t>%</w:t>
            </w:r>
          </w:p>
        </w:tc>
        <w:tc>
          <w:tcPr>
            <w:tcW w:w="740" w:type="pct"/>
          </w:tcPr>
          <w:p w14:paraId="0DA5B41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23,95</w:t>
            </w:r>
            <w:r w:rsidRPr="009676D7">
              <w:rPr>
                <w:rFonts w:ascii="Times New Roman" w:eastAsia="Calibri" w:hAnsi="Times New Roman" w:cs="Times New Roman"/>
                <w:sz w:val="16"/>
                <w:szCs w:val="16"/>
              </w:rPr>
              <w:t>%</w:t>
            </w:r>
          </w:p>
        </w:tc>
        <w:tc>
          <w:tcPr>
            <w:tcW w:w="739" w:type="pct"/>
          </w:tcPr>
          <w:p w14:paraId="28FACD3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17,02</w:t>
            </w:r>
            <w:r w:rsidRPr="009676D7">
              <w:rPr>
                <w:rFonts w:ascii="Times New Roman" w:eastAsia="Calibri" w:hAnsi="Times New Roman" w:cs="Times New Roman"/>
                <w:sz w:val="16"/>
                <w:szCs w:val="16"/>
              </w:rPr>
              <w:t>%</w:t>
            </w:r>
          </w:p>
        </w:tc>
      </w:tr>
      <w:tr w:rsidR="004863D8" w:rsidRPr="009676D7" w14:paraId="5C2F27A1" w14:textId="77777777" w:rsidTr="00F149A0">
        <w:trPr>
          <w:trHeight w:val="300"/>
        </w:trPr>
        <w:tc>
          <w:tcPr>
            <w:tcW w:w="1301" w:type="pct"/>
          </w:tcPr>
          <w:p w14:paraId="3A7DE1D2"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Gómez Plata</w:t>
            </w:r>
          </w:p>
        </w:tc>
        <w:tc>
          <w:tcPr>
            <w:tcW w:w="740" w:type="pct"/>
          </w:tcPr>
          <w:p w14:paraId="0A4CFB0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9,57</w:t>
            </w:r>
            <w:r w:rsidRPr="009676D7">
              <w:rPr>
                <w:rFonts w:ascii="Times New Roman" w:eastAsia="Calibri" w:hAnsi="Times New Roman" w:cs="Times New Roman"/>
                <w:sz w:val="16"/>
                <w:szCs w:val="16"/>
              </w:rPr>
              <w:t>%</w:t>
            </w:r>
          </w:p>
        </w:tc>
        <w:tc>
          <w:tcPr>
            <w:tcW w:w="740" w:type="pct"/>
          </w:tcPr>
          <w:p w14:paraId="4647D95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1,52</w:t>
            </w:r>
            <w:r w:rsidRPr="009676D7">
              <w:rPr>
                <w:rFonts w:ascii="Times New Roman" w:eastAsia="Calibri" w:hAnsi="Times New Roman" w:cs="Times New Roman"/>
                <w:sz w:val="16"/>
                <w:szCs w:val="16"/>
              </w:rPr>
              <w:t>%</w:t>
            </w:r>
          </w:p>
        </w:tc>
        <w:tc>
          <w:tcPr>
            <w:tcW w:w="740" w:type="pct"/>
          </w:tcPr>
          <w:p w14:paraId="4D68F01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7,82</w:t>
            </w:r>
            <w:r w:rsidRPr="009676D7">
              <w:rPr>
                <w:rFonts w:ascii="Times New Roman" w:eastAsia="Calibri" w:hAnsi="Times New Roman" w:cs="Times New Roman"/>
                <w:sz w:val="16"/>
                <w:szCs w:val="16"/>
              </w:rPr>
              <w:t>%</w:t>
            </w:r>
          </w:p>
        </w:tc>
        <w:tc>
          <w:tcPr>
            <w:tcW w:w="740" w:type="pct"/>
          </w:tcPr>
          <w:p w14:paraId="4DCF58E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15,15</w:t>
            </w:r>
            <w:r w:rsidRPr="009676D7">
              <w:rPr>
                <w:rFonts w:ascii="Times New Roman" w:eastAsia="Calibri" w:hAnsi="Times New Roman" w:cs="Times New Roman"/>
                <w:sz w:val="16"/>
                <w:szCs w:val="16"/>
              </w:rPr>
              <w:t>%</w:t>
            </w:r>
          </w:p>
        </w:tc>
        <w:tc>
          <w:tcPr>
            <w:tcW w:w="739" w:type="pct"/>
          </w:tcPr>
          <w:p w14:paraId="269278C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3,23</w:t>
            </w:r>
            <w:r w:rsidRPr="009676D7">
              <w:rPr>
                <w:rFonts w:ascii="Times New Roman" w:eastAsia="Calibri" w:hAnsi="Times New Roman" w:cs="Times New Roman"/>
                <w:sz w:val="16"/>
                <w:szCs w:val="16"/>
              </w:rPr>
              <w:t>%</w:t>
            </w:r>
          </w:p>
        </w:tc>
      </w:tr>
      <w:tr w:rsidR="004863D8" w:rsidRPr="009676D7" w14:paraId="026C752D" w14:textId="77777777" w:rsidTr="00F149A0">
        <w:trPr>
          <w:trHeight w:val="300"/>
        </w:trPr>
        <w:tc>
          <w:tcPr>
            <w:tcW w:w="1301" w:type="pct"/>
          </w:tcPr>
          <w:p w14:paraId="18102914"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Guadalupe</w:t>
            </w:r>
          </w:p>
        </w:tc>
        <w:tc>
          <w:tcPr>
            <w:tcW w:w="740" w:type="pct"/>
          </w:tcPr>
          <w:p w14:paraId="3F0492B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6,91</w:t>
            </w:r>
            <w:r w:rsidRPr="009676D7">
              <w:rPr>
                <w:rFonts w:ascii="Times New Roman" w:eastAsia="Calibri" w:hAnsi="Times New Roman" w:cs="Times New Roman"/>
                <w:sz w:val="16"/>
                <w:szCs w:val="16"/>
              </w:rPr>
              <w:t>%</w:t>
            </w:r>
          </w:p>
        </w:tc>
        <w:tc>
          <w:tcPr>
            <w:tcW w:w="740" w:type="pct"/>
          </w:tcPr>
          <w:p w14:paraId="2D7D8E5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r w:rsidRPr="009676D7">
              <w:rPr>
                <w:rFonts w:ascii="Times New Roman" w:eastAsia="Calibri" w:hAnsi="Times New Roman" w:cs="Times New Roman"/>
                <w:sz w:val="16"/>
                <w:szCs w:val="16"/>
              </w:rPr>
              <w:t>%</w:t>
            </w:r>
          </w:p>
        </w:tc>
        <w:tc>
          <w:tcPr>
            <w:tcW w:w="740" w:type="pct"/>
          </w:tcPr>
          <w:p w14:paraId="44CB406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7,99</w:t>
            </w:r>
            <w:r w:rsidRPr="009676D7">
              <w:rPr>
                <w:rFonts w:ascii="Times New Roman" w:eastAsia="Calibri" w:hAnsi="Times New Roman" w:cs="Times New Roman"/>
                <w:sz w:val="16"/>
                <w:szCs w:val="16"/>
              </w:rPr>
              <w:t>%</w:t>
            </w:r>
          </w:p>
        </w:tc>
        <w:tc>
          <w:tcPr>
            <w:tcW w:w="740" w:type="pct"/>
          </w:tcPr>
          <w:p w14:paraId="4471A4B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7,75</w:t>
            </w:r>
            <w:r w:rsidRPr="009676D7">
              <w:rPr>
                <w:rFonts w:ascii="Times New Roman" w:eastAsia="Calibri" w:hAnsi="Times New Roman" w:cs="Times New Roman"/>
                <w:sz w:val="16"/>
                <w:szCs w:val="16"/>
              </w:rPr>
              <w:t>%</w:t>
            </w:r>
          </w:p>
        </w:tc>
        <w:tc>
          <w:tcPr>
            <w:tcW w:w="739" w:type="pct"/>
          </w:tcPr>
          <w:p w14:paraId="56C9451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5,37</w:t>
            </w:r>
            <w:r w:rsidRPr="009676D7">
              <w:rPr>
                <w:rFonts w:ascii="Times New Roman" w:eastAsia="Calibri" w:hAnsi="Times New Roman" w:cs="Times New Roman"/>
                <w:sz w:val="16"/>
                <w:szCs w:val="16"/>
              </w:rPr>
              <w:t>%</w:t>
            </w:r>
          </w:p>
        </w:tc>
      </w:tr>
      <w:tr w:rsidR="004863D8" w:rsidRPr="009676D7" w14:paraId="5F138E20" w14:textId="77777777" w:rsidTr="00F149A0">
        <w:trPr>
          <w:trHeight w:val="300"/>
        </w:trPr>
        <w:tc>
          <w:tcPr>
            <w:tcW w:w="1301" w:type="pct"/>
          </w:tcPr>
          <w:p w14:paraId="15D7EF74"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Ituango</w:t>
            </w:r>
          </w:p>
        </w:tc>
        <w:tc>
          <w:tcPr>
            <w:tcW w:w="740" w:type="pct"/>
          </w:tcPr>
          <w:p w14:paraId="180A002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5,89</w:t>
            </w:r>
            <w:r w:rsidRPr="009676D7">
              <w:rPr>
                <w:rFonts w:ascii="Times New Roman" w:eastAsia="Calibri" w:hAnsi="Times New Roman" w:cs="Times New Roman"/>
                <w:sz w:val="16"/>
                <w:szCs w:val="16"/>
              </w:rPr>
              <w:t>%</w:t>
            </w:r>
          </w:p>
        </w:tc>
        <w:tc>
          <w:tcPr>
            <w:tcW w:w="740" w:type="pct"/>
          </w:tcPr>
          <w:p w14:paraId="52B4757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2,48</w:t>
            </w:r>
            <w:r w:rsidRPr="009676D7">
              <w:rPr>
                <w:rFonts w:ascii="Times New Roman" w:eastAsia="Calibri" w:hAnsi="Times New Roman" w:cs="Times New Roman"/>
                <w:sz w:val="16"/>
                <w:szCs w:val="16"/>
              </w:rPr>
              <w:t>%</w:t>
            </w:r>
          </w:p>
        </w:tc>
        <w:tc>
          <w:tcPr>
            <w:tcW w:w="740" w:type="pct"/>
          </w:tcPr>
          <w:p w14:paraId="700B30E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7,56</w:t>
            </w:r>
            <w:r w:rsidRPr="009676D7">
              <w:rPr>
                <w:rFonts w:ascii="Times New Roman" w:eastAsia="Calibri" w:hAnsi="Times New Roman" w:cs="Times New Roman"/>
                <w:sz w:val="16"/>
                <w:szCs w:val="16"/>
              </w:rPr>
              <w:t>%</w:t>
            </w:r>
          </w:p>
        </w:tc>
        <w:tc>
          <w:tcPr>
            <w:tcW w:w="740" w:type="pct"/>
          </w:tcPr>
          <w:p w14:paraId="785F92C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5,59</w:t>
            </w:r>
            <w:r w:rsidRPr="009676D7">
              <w:rPr>
                <w:rFonts w:ascii="Times New Roman" w:eastAsia="Calibri" w:hAnsi="Times New Roman" w:cs="Times New Roman"/>
                <w:sz w:val="16"/>
                <w:szCs w:val="16"/>
              </w:rPr>
              <w:t>%</w:t>
            </w:r>
          </w:p>
        </w:tc>
        <w:tc>
          <w:tcPr>
            <w:tcW w:w="739" w:type="pct"/>
          </w:tcPr>
          <w:p w14:paraId="058F21E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2,42</w:t>
            </w:r>
            <w:r w:rsidRPr="009676D7">
              <w:rPr>
                <w:rFonts w:ascii="Times New Roman" w:eastAsia="Calibri" w:hAnsi="Times New Roman" w:cs="Times New Roman"/>
                <w:sz w:val="16"/>
                <w:szCs w:val="16"/>
              </w:rPr>
              <w:t>%</w:t>
            </w:r>
          </w:p>
        </w:tc>
      </w:tr>
      <w:tr w:rsidR="004863D8" w:rsidRPr="009676D7" w14:paraId="6B2C7E01" w14:textId="77777777" w:rsidTr="00F149A0">
        <w:trPr>
          <w:trHeight w:val="330"/>
        </w:trPr>
        <w:tc>
          <w:tcPr>
            <w:tcW w:w="1301" w:type="pct"/>
          </w:tcPr>
          <w:p w14:paraId="0C405638"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740" w:type="pct"/>
          </w:tcPr>
          <w:p w14:paraId="1B3847B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8,86</w:t>
            </w:r>
            <w:r w:rsidRPr="009676D7">
              <w:rPr>
                <w:rFonts w:ascii="Times New Roman" w:eastAsia="Calibri" w:hAnsi="Times New Roman" w:cs="Times New Roman"/>
                <w:sz w:val="16"/>
                <w:szCs w:val="16"/>
              </w:rPr>
              <w:t>%</w:t>
            </w:r>
          </w:p>
        </w:tc>
        <w:tc>
          <w:tcPr>
            <w:tcW w:w="740" w:type="pct"/>
          </w:tcPr>
          <w:p w14:paraId="5924C34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1,23</w:t>
            </w:r>
            <w:r w:rsidRPr="009676D7">
              <w:rPr>
                <w:rFonts w:ascii="Times New Roman" w:eastAsia="Calibri" w:hAnsi="Times New Roman" w:cs="Times New Roman"/>
                <w:sz w:val="16"/>
                <w:szCs w:val="16"/>
              </w:rPr>
              <w:t>%</w:t>
            </w:r>
          </w:p>
        </w:tc>
        <w:tc>
          <w:tcPr>
            <w:tcW w:w="740" w:type="pct"/>
          </w:tcPr>
          <w:p w14:paraId="7264354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11,68</w:t>
            </w:r>
            <w:r w:rsidRPr="009676D7">
              <w:rPr>
                <w:rFonts w:ascii="Times New Roman" w:eastAsia="Calibri" w:hAnsi="Times New Roman" w:cs="Times New Roman"/>
                <w:sz w:val="16"/>
                <w:szCs w:val="16"/>
              </w:rPr>
              <w:t>%</w:t>
            </w:r>
          </w:p>
        </w:tc>
        <w:tc>
          <w:tcPr>
            <w:tcW w:w="740" w:type="pct"/>
          </w:tcPr>
          <w:p w14:paraId="095E129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9,2</w:t>
            </w:r>
            <w:r w:rsidRPr="009676D7">
              <w:rPr>
                <w:rFonts w:ascii="Times New Roman" w:eastAsia="Calibri" w:hAnsi="Times New Roman" w:cs="Times New Roman"/>
                <w:sz w:val="16"/>
                <w:szCs w:val="16"/>
              </w:rPr>
              <w:t>%</w:t>
            </w:r>
          </w:p>
        </w:tc>
        <w:tc>
          <w:tcPr>
            <w:tcW w:w="739" w:type="pct"/>
          </w:tcPr>
          <w:p w14:paraId="78FBB3C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0,72</w:t>
            </w:r>
            <w:r w:rsidRPr="009676D7">
              <w:rPr>
                <w:rFonts w:ascii="Times New Roman" w:eastAsia="Calibri" w:hAnsi="Times New Roman" w:cs="Times New Roman"/>
                <w:sz w:val="16"/>
                <w:szCs w:val="16"/>
              </w:rPr>
              <w:t>%</w:t>
            </w:r>
          </w:p>
        </w:tc>
      </w:tr>
      <w:tr w:rsidR="004863D8" w:rsidRPr="009676D7" w14:paraId="4F0835EE" w14:textId="77777777" w:rsidTr="00F149A0">
        <w:trPr>
          <w:trHeight w:val="300"/>
        </w:trPr>
        <w:tc>
          <w:tcPr>
            <w:tcW w:w="1301" w:type="pct"/>
          </w:tcPr>
          <w:p w14:paraId="24EAECDE"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740" w:type="pct"/>
          </w:tcPr>
          <w:p w14:paraId="638DC7E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4,36</w:t>
            </w:r>
            <w:r w:rsidRPr="009676D7">
              <w:rPr>
                <w:rFonts w:ascii="Times New Roman" w:eastAsia="Calibri" w:hAnsi="Times New Roman" w:cs="Times New Roman"/>
                <w:sz w:val="16"/>
                <w:szCs w:val="16"/>
              </w:rPr>
              <w:t>%</w:t>
            </w:r>
          </w:p>
        </w:tc>
        <w:tc>
          <w:tcPr>
            <w:tcW w:w="740" w:type="pct"/>
          </w:tcPr>
          <w:p w14:paraId="513ADF2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2,78</w:t>
            </w:r>
            <w:r w:rsidRPr="009676D7">
              <w:rPr>
                <w:rFonts w:ascii="Times New Roman" w:eastAsia="Calibri" w:hAnsi="Times New Roman" w:cs="Times New Roman"/>
                <w:sz w:val="16"/>
                <w:szCs w:val="16"/>
              </w:rPr>
              <w:t>%</w:t>
            </w:r>
          </w:p>
        </w:tc>
        <w:tc>
          <w:tcPr>
            <w:tcW w:w="740" w:type="pct"/>
          </w:tcPr>
          <w:p w14:paraId="5A8FCD2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5,83</w:t>
            </w:r>
            <w:r w:rsidRPr="009676D7">
              <w:rPr>
                <w:rFonts w:ascii="Times New Roman" w:eastAsia="Calibri" w:hAnsi="Times New Roman" w:cs="Times New Roman"/>
                <w:sz w:val="16"/>
                <w:szCs w:val="16"/>
              </w:rPr>
              <w:t>%</w:t>
            </w:r>
          </w:p>
        </w:tc>
        <w:tc>
          <w:tcPr>
            <w:tcW w:w="740" w:type="pct"/>
          </w:tcPr>
          <w:p w14:paraId="59BD75C1"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5,00</w:t>
            </w:r>
            <w:r w:rsidRPr="009676D7">
              <w:rPr>
                <w:rFonts w:ascii="Times New Roman" w:eastAsia="Calibri" w:hAnsi="Times New Roman" w:cs="Times New Roman"/>
                <w:sz w:val="16"/>
                <w:szCs w:val="16"/>
              </w:rPr>
              <w:t>%</w:t>
            </w:r>
          </w:p>
        </w:tc>
        <w:tc>
          <w:tcPr>
            <w:tcW w:w="739" w:type="pct"/>
          </w:tcPr>
          <w:p w14:paraId="545B563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r w:rsidRPr="009676D7">
              <w:rPr>
                <w:rFonts w:ascii="Times New Roman" w:eastAsia="Calibri" w:hAnsi="Times New Roman" w:cs="Times New Roman"/>
                <w:sz w:val="16"/>
                <w:szCs w:val="16"/>
              </w:rPr>
              <w:t>%</w:t>
            </w:r>
          </w:p>
        </w:tc>
      </w:tr>
      <w:tr w:rsidR="004863D8" w:rsidRPr="009676D7" w14:paraId="202B62A3" w14:textId="77777777" w:rsidTr="00F149A0">
        <w:trPr>
          <w:trHeight w:val="300"/>
        </w:trPr>
        <w:tc>
          <w:tcPr>
            <w:tcW w:w="1301" w:type="pct"/>
          </w:tcPr>
          <w:p w14:paraId="0909C827"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Toledo</w:t>
            </w:r>
          </w:p>
        </w:tc>
        <w:tc>
          <w:tcPr>
            <w:tcW w:w="740" w:type="pct"/>
          </w:tcPr>
          <w:p w14:paraId="575027B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9,86</w:t>
            </w:r>
            <w:r w:rsidRPr="009676D7">
              <w:rPr>
                <w:rFonts w:ascii="Times New Roman" w:eastAsia="Calibri" w:hAnsi="Times New Roman" w:cs="Times New Roman"/>
                <w:sz w:val="16"/>
                <w:szCs w:val="16"/>
              </w:rPr>
              <w:t>%</w:t>
            </w:r>
          </w:p>
        </w:tc>
        <w:tc>
          <w:tcPr>
            <w:tcW w:w="740" w:type="pct"/>
          </w:tcPr>
          <w:p w14:paraId="3911072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r w:rsidRPr="009676D7">
              <w:rPr>
                <w:rFonts w:ascii="Times New Roman" w:eastAsia="Calibri" w:hAnsi="Times New Roman" w:cs="Times New Roman"/>
                <w:sz w:val="16"/>
                <w:szCs w:val="16"/>
              </w:rPr>
              <w:t>%</w:t>
            </w:r>
          </w:p>
        </w:tc>
        <w:tc>
          <w:tcPr>
            <w:tcW w:w="740" w:type="pct"/>
          </w:tcPr>
          <w:p w14:paraId="5D4D25C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12,89</w:t>
            </w:r>
            <w:r w:rsidRPr="009676D7">
              <w:rPr>
                <w:rFonts w:ascii="Times New Roman" w:eastAsia="Calibri" w:hAnsi="Times New Roman" w:cs="Times New Roman"/>
                <w:sz w:val="16"/>
                <w:szCs w:val="16"/>
              </w:rPr>
              <w:t>%</w:t>
            </w:r>
          </w:p>
        </w:tc>
        <w:tc>
          <w:tcPr>
            <w:tcW w:w="740" w:type="pct"/>
          </w:tcPr>
          <w:p w14:paraId="73B0559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9,17</w:t>
            </w:r>
            <w:r w:rsidRPr="009676D7">
              <w:rPr>
                <w:rFonts w:ascii="Times New Roman" w:eastAsia="Calibri" w:hAnsi="Times New Roman" w:cs="Times New Roman"/>
                <w:sz w:val="16"/>
                <w:szCs w:val="16"/>
              </w:rPr>
              <w:t>%</w:t>
            </w:r>
          </w:p>
        </w:tc>
        <w:tc>
          <w:tcPr>
            <w:tcW w:w="739" w:type="pct"/>
          </w:tcPr>
          <w:p w14:paraId="4ED017B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r w:rsidRPr="009676D7">
              <w:rPr>
                <w:rFonts w:ascii="Times New Roman" w:eastAsia="Calibri" w:hAnsi="Times New Roman" w:cs="Times New Roman"/>
                <w:sz w:val="16"/>
                <w:szCs w:val="16"/>
              </w:rPr>
              <w:t>%</w:t>
            </w:r>
          </w:p>
        </w:tc>
      </w:tr>
      <w:tr w:rsidR="004863D8" w:rsidRPr="009676D7" w14:paraId="6A3274BD" w14:textId="77777777" w:rsidTr="00F149A0">
        <w:trPr>
          <w:trHeight w:val="300"/>
        </w:trPr>
        <w:tc>
          <w:tcPr>
            <w:tcW w:w="1301" w:type="pct"/>
          </w:tcPr>
          <w:p w14:paraId="3B73CACD"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Valdivia</w:t>
            </w:r>
          </w:p>
        </w:tc>
        <w:tc>
          <w:tcPr>
            <w:tcW w:w="740" w:type="pct"/>
          </w:tcPr>
          <w:p w14:paraId="6437EE2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10,49</w:t>
            </w:r>
            <w:r w:rsidRPr="009676D7">
              <w:rPr>
                <w:rFonts w:ascii="Times New Roman" w:eastAsia="Calibri" w:hAnsi="Times New Roman" w:cs="Times New Roman"/>
                <w:sz w:val="16"/>
                <w:szCs w:val="16"/>
              </w:rPr>
              <w:t>%</w:t>
            </w:r>
          </w:p>
        </w:tc>
        <w:tc>
          <w:tcPr>
            <w:tcW w:w="740" w:type="pct"/>
          </w:tcPr>
          <w:p w14:paraId="50B8BD5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2,4</w:t>
            </w:r>
            <w:r w:rsidRPr="009676D7">
              <w:rPr>
                <w:rFonts w:ascii="Times New Roman" w:eastAsia="Calibri" w:hAnsi="Times New Roman" w:cs="Times New Roman"/>
                <w:sz w:val="16"/>
                <w:szCs w:val="16"/>
              </w:rPr>
              <w:t>%</w:t>
            </w:r>
          </w:p>
        </w:tc>
        <w:tc>
          <w:tcPr>
            <w:tcW w:w="740" w:type="pct"/>
          </w:tcPr>
          <w:p w14:paraId="5A4484A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11,67</w:t>
            </w:r>
            <w:r w:rsidRPr="009676D7">
              <w:rPr>
                <w:rFonts w:ascii="Times New Roman" w:eastAsia="Calibri" w:hAnsi="Times New Roman" w:cs="Times New Roman"/>
                <w:sz w:val="16"/>
                <w:szCs w:val="16"/>
              </w:rPr>
              <w:t>%</w:t>
            </w:r>
          </w:p>
        </w:tc>
        <w:tc>
          <w:tcPr>
            <w:tcW w:w="740" w:type="pct"/>
          </w:tcPr>
          <w:p w14:paraId="11A1D08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12,78</w:t>
            </w:r>
            <w:r w:rsidRPr="009676D7">
              <w:rPr>
                <w:rFonts w:ascii="Times New Roman" w:eastAsia="Calibri" w:hAnsi="Times New Roman" w:cs="Times New Roman"/>
                <w:sz w:val="16"/>
                <w:szCs w:val="16"/>
              </w:rPr>
              <w:t>%</w:t>
            </w:r>
          </w:p>
        </w:tc>
        <w:tc>
          <w:tcPr>
            <w:tcW w:w="739" w:type="pct"/>
          </w:tcPr>
          <w:p w14:paraId="07C9F7C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3,14</w:t>
            </w:r>
            <w:r w:rsidRPr="009676D7">
              <w:rPr>
                <w:rFonts w:ascii="Times New Roman" w:eastAsia="Calibri" w:hAnsi="Times New Roman" w:cs="Times New Roman"/>
                <w:sz w:val="16"/>
                <w:szCs w:val="16"/>
              </w:rPr>
              <w:t>%</w:t>
            </w:r>
          </w:p>
        </w:tc>
      </w:tr>
      <w:tr w:rsidR="004863D8" w:rsidRPr="009676D7" w14:paraId="68E4F2F4" w14:textId="77777777" w:rsidTr="00F149A0">
        <w:trPr>
          <w:trHeight w:val="300"/>
        </w:trPr>
        <w:tc>
          <w:tcPr>
            <w:tcW w:w="1301" w:type="pct"/>
          </w:tcPr>
          <w:p w14:paraId="2CB55765"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Yarumal</w:t>
            </w:r>
          </w:p>
        </w:tc>
        <w:tc>
          <w:tcPr>
            <w:tcW w:w="740" w:type="pct"/>
          </w:tcPr>
          <w:p w14:paraId="43E6844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8,46</w:t>
            </w:r>
            <w:r w:rsidRPr="009676D7">
              <w:rPr>
                <w:rFonts w:ascii="Times New Roman" w:eastAsia="Calibri" w:hAnsi="Times New Roman" w:cs="Times New Roman"/>
                <w:sz w:val="16"/>
                <w:szCs w:val="16"/>
              </w:rPr>
              <w:t>%</w:t>
            </w:r>
          </w:p>
        </w:tc>
        <w:tc>
          <w:tcPr>
            <w:tcW w:w="740" w:type="pct"/>
          </w:tcPr>
          <w:p w14:paraId="7D6D4F5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3,97</w:t>
            </w:r>
            <w:r w:rsidRPr="009676D7">
              <w:rPr>
                <w:rFonts w:ascii="Times New Roman" w:eastAsia="Calibri" w:hAnsi="Times New Roman" w:cs="Times New Roman"/>
                <w:sz w:val="16"/>
                <w:szCs w:val="16"/>
              </w:rPr>
              <w:t>%</w:t>
            </w:r>
          </w:p>
        </w:tc>
        <w:tc>
          <w:tcPr>
            <w:tcW w:w="740" w:type="pct"/>
          </w:tcPr>
          <w:p w14:paraId="6588A0C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8,63</w:t>
            </w:r>
            <w:r w:rsidRPr="009676D7">
              <w:rPr>
                <w:rFonts w:ascii="Times New Roman" w:eastAsia="Calibri" w:hAnsi="Times New Roman" w:cs="Times New Roman"/>
                <w:sz w:val="16"/>
                <w:szCs w:val="16"/>
              </w:rPr>
              <w:t>%</w:t>
            </w:r>
          </w:p>
        </w:tc>
        <w:tc>
          <w:tcPr>
            <w:tcW w:w="740" w:type="pct"/>
          </w:tcPr>
          <w:p w14:paraId="458BED2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11,69</w:t>
            </w:r>
            <w:r w:rsidRPr="009676D7">
              <w:rPr>
                <w:rFonts w:ascii="Times New Roman" w:eastAsia="Calibri" w:hAnsi="Times New Roman" w:cs="Times New Roman"/>
                <w:sz w:val="16"/>
                <w:szCs w:val="16"/>
              </w:rPr>
              <w:t>%</w:t>
            </w:r>
          </w:p>
        </w:tc>
        <w:tc>
          <w:tcPr>
            <w:tcW w:w="739" w:type="pct"/>
          </w:tcPr>
          <w:p w14:paraId="241586E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1,94</w:t>
            </w:r>
            <w:r w:rsidRPr="009676D7">
              <w:rPr>
                <w:rFonts w:ascii="Times New Roman" w:eastAsia="Calibri" w:hAnsi="Times New Roman" w:cs="Times New Roman"/>
                <w:sz w:val="16"/>
                <w:szCs w:val="16"/>
              </w:rPr>
              <w:t>%</w:t>
            </w:r>
          </w:p>
        </w:tc>
      </w:tr>
      <w:tr w:rsidR="004863D8" w:rsidRPr="009676D7" w14:paraId="52DF2A88" w14:textId="77777777" w:rsidTr="00F149A0">
        <w:trPr>
          <w:trHeight w:val="300"/>
        </w:trPr>
        <w:tc>
          <w:tcPr>
            <w:tcW w:w="1301" w:type="pct"/>
          </w:tcPr>
          <w:p w14:paraId="32496CD5" w14:textId="77777777" w:rsidR="004863D8" w:rsidRPr="009676D7" w:rsidRDefault="004863D8" w:rsidP="00F149A0">
            <w:pPr>
              <w:spacing w:line="276" w:lineRule="auto"/>
              <w:jc w:val="left"/>
              <w:rPr>
                <w:rFonts w:ascii="Times New Roman" w:eastAsia="Times New Roman" w:hAnsi="Times New Roman" w:cs="Times New Roman"/>
                <w:sz w:val="16"/>
                <w:szCs w:val="16"/>
              </w:rPr>
            </w:pPr>
            <w:r w:rsidRPr="75AA67FD">
              <w:rPr>
                <w:rFonts w:ascii="Times New Roman" w:eastAsia="Calibri" w:hAnsi="Times New Roman" w:cs="Times New Roman"/>
                <w:b/>
                <w:bCs/>
                <w:sz w:val="16"/>
                <w:szCs w:val="16"/>
              </w:rPr>
              <w:t>Provincia</w:t>
            </w:r>
            <w:r w:rsidRPr="75AA67FD">
              <w:rPr>
                <w:rFonts w:ascii="Times New Roman" w:eastAsia="Times New Roman" w:hAnsi="Times New Roman" w:cs="Times New Roman"/>
                <w:b/>
                <w:bCs/>
                <w:color w:val="000000" w:themeColor="text1"/>
                <w:sz w:val="16"/>
                <w:szCs w:val="16"/>
                <w:vertAlign w:val="superscript"/>
              </w:rPr>
              <w:t xml:space="preserve"> 15</w:t>
            </w:r>
          </w:p>
        </w:tc>
        <w:tc>
          <w:tcPr>
            <w:tcW w:w="740" w:type="pct"/>
          </w:tcPr>
          <w:p w14:paraId="45E0FA53"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7,76</w:t>
            </w:r>
            <w:r w:rsidRPr="009676D7">
              <w:rPr>
                <w:rFonts w:ascii="Times New Roman" w:eastAsia="Calibri" w:hAnsi="Times New Roman" w:cs="Times New Roman"/>
                <w:b/>
                <w:sz w:val="16"/>
                <w:szCs w:val="16"/>
              </w:rPr>
              <w:t>%</w:t>
            </w:r>
          </w:p>
        </w:tc>
        <w:tc>
          <w:tcPr>
            <w:tcW w:w="740" w:type="pct"/>
          </w:tcPr>
          <w:p w14:paraId="62F01EE9"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2,20</w:t>
            </w:r>
            <w:r w:rsidRPr="009676D7">
              <w:rPr>
                <w:rFonts w:ascii="Times New Roman" w:eastAsia="Calibri" w:hAnsi="Times New Roman" w:cs="Times New Roman"/>
                <w:b/>
                <w:sz w:val="16"/>
                <w:szCs w:val="16"/>
              </w:rPr>
              <w:t>%</w:t>
            </w:r>
          </w:p>
        </w:tc>
        <w:tc>
          <w:tcPr>
            <w:tcW w:w="740" w:type="pct"/>
          </w:tcPr>
          <w:p w14:paraId="30DECBE7"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8,80</w:t>
            </w:r>
            <w:r w:rsidRPr="009676D7">
              <w:rPr>
                <w:rFonts w:ascii="Times New Roman" w:eastAsia="Calibri" w:hAnsi="Times New Roman" w:cs="Times New Roman"/>
                <w:b/>
                <w:sz w:val="16"/>
                <w:szCs w:val="16"/>
              </w:rPr>
              <w:t>%</w:t>
            </w:r>
          </w:p>
        </w:tc>
        <w:tc>
          <w:tcPr>
            <w:tcW w:w="740" w:type="pct"/>
          </w:tcPr>
          <w:p w14:paraId="6E412F09"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9,34</w:t>
            </w:r>
            <w:r w:rsidRPr="009676D7">
              <w:rPr>
                <w:rFonts w:ascii="Times New Roman" w:eastAsia="Calibri" w:hAnsi="Times New Roman" w:cs="Times New Roman"/>
                <w:b/>
                <w:sz w:val="16"/>
                <w:szCs w:val="16"/>
              </w:rPr>
              <w:t>%</w:t>
            </w:r>
          </w:p>
        </w:tc>
        <w:tc>
          <w:tcPr>
            <w:tcW w:w="739" w:type="pct"/>
          </w:tcPr>
          <w:p w14:paraId="55B66F78"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2,32</w:t>
            </w:r>
            <w:r w:rsidRPr="009676D7">
              <w:rPr>
                <w:rFonts w:ascii="Times New Roman" w:eastAsia="Calibri" w:hAnsi="Times New Roman" w:cs="Times New Roman"/>
                <w:b/>
                <w:sz w:val="16"/>
                <w:szCs w:val="16"/>
              </w:rPr>
              <w:t>%</w:t>
            </w:r>
          </w:p>
        </w:tc>
      </w:tr>
      <w:tr w:rsidR="004863D8" w:rsidRPr="009676D7" w14:paraId="37F5691A" w14:textId="77777777" w:rsidTr="00F149A0">
        <w:trPr>
          <w:trHeight w:val="300"/>
        </w:trPr>
        <w:tc>
          <w:tcPr>
            <w:tcW w:w="1301" w:type="pct"/>
          </w:tcPr>
          <w:p w14:paraId="566F7860" w14:textId="77777777" w:rsidR="004863D8" w:rsidRPr="009676D7" w:rsidRDefault="004863D8" w:rsidP="00F149A0">
            <w:pPr>
              <w:spacing w:line="276" w:lineRule="auto"/>
              <w:jc w:val="left"/>
              <w:rPr>
                <w:rFonts w:ascii="Times New Roman" w:eastAsia="Times New Roman" w:hAnsi="Times New Roman" w:cs="Times New Roman"/>
                <w:sz w:val="16"/>
                <w:szCs w:val="16"/>
              </w:rPr>
            </w:pPr>
            <w:r w:rsidRPr="75AA67FD">
              <w:rPr>
                <w:rFonts w:ascii="Times New Roman" w:eastAsia="Calibri" w:hAnsi="Times New Roman" w:cs="Times New Roman"/>
                <w:b/>
                <w:bCs/>
                <w:sz w:val="16"/>
                <w:szCs w:val="16"/>
              </w:rPr>
              <w:t>Subregión</w:t>
            </w:r>
            <w:r w:rsidRPr="75AA67FD">
              <w:rPr>
                <w:rFonts w:ascii="Times New Roman" w:eastAsia="Times New Roman" w:hAnsi="Times New Roman" w:cs="Times New Roman"/>
                <w:b/>
                <w:bCs/>
                <w:color w:val="000000" w:themeColor="text1"/>
                <w:sz w:val="16"/>
                <w:szCs w:val="16"/>
                <w:vertAlign w:val="superscript"/>
              </w:rPr>
              <w:t xml:space="preserve"> 15</w:t>
            </w:r>
          </w:p>
        </w:tc>
        <w:tc>
          <w:tcPr>
            <w:tcW w:w="740" w:type="pct"/>
          </w:tcPr>
          <w:p w14:paraId="0D69D3F8"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8,06</w:t>
            </w:r>
            <w:r w:rsidRPr="009676D7">
              <w:rPr>
                <w:rFonts w:ascii="Times New Roman" w:eastAsia="Calibri" w:hAnsi="Times New Roman" w:cs="Times New Roman"/>
                <w:b/>
                <w:sz w:val="16"/>
                <w:szCs w:val="16"/>
              </w:rPr>
              <w:t>%</w:t>
            </w:r>
          </w:p>
        </w:tc>
        <w:tc>
          <w:tcPr>
            <w:tcW w:w="740" w:type="pct"/>
          </w:tcPr>
          <w:p w14:paraId="2FF58372"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1,71</w:t>
            </w:r>
            <w:r w:rsidRPr="009676D7">
              <w:rPr>
                <w:rFonts w:ascii="Times New Roman" w:eastAsia="Calibri" w:hAnsi="Times New Roman" w:cs="Times New Roman"/>
                <w:b/>
                <w:sz w:val="16"/>
                <w:szCs w:val="16"/>
              </w:rPr>
              <w:t>%</w:t>
            </w:r>
          </w:p>
        </w:tc>
        <w:tc>
          <w:tcPr>
            <w:tcW w:w="740" w:type="pct"/>
          </w:tcPr>
          <w:p w14:paraId="78C088A6"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8,57</w:t>
            </w:r>
            <w:r w:rsidRPr="009676D7">
              <w:rPr>
                <w:rFonts w:ascii="Times New Roman" w:eastAsia="Calibri" w:hAnsi="Times New Roman" w:cs="Times New Roman"/>
                <w:b/>
                <w:sz w:val="16"/>
                <w:szCs w:val="16"/>
              </w:rPr>
              <w:t>%</w:t>
            </w:r>
          </w:p>
        </w:tc>
        <w:tc>
          <w:tcPr>
            <w:tcW w:w="740" w:type="pct"/>
          </w:tcPr>
          <w:p w14:paraId="0D473926"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10,66</w:t>
            </w:r>
            <w:r w:rsidRPr="009676D7">
              <w:rPr>
                <w:rFonts w:ascii="Times New Roman" w:eastAsia="Calibri" w:hAnsi="Times New Roman" w:cs="Times New Roman"/>
                <w:b/>
                <w:sz w:val="16"/>
                <w:szCs w:val="16"/>
              </w:rPr>
              <w:t>%</w:t>
            </w:r>
          </w:p>
        </w:tc>
        <w:tc>
          <w:tcPr>
            <w:tcW w:w="739" w:type="pct"/>
          </w:tcPr>
          <w:p w14:paraId="00682F90"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2,61</w:t>
            </w:r>
            <w:r w:rsidRPr="009676D7">
              <w:rPr>
                <w:rFonts w:ascii="Times New Roman" w:eastAsia="Calibri" w:hAnsi="Times New Roman" w:cs="Times New Roman"/>
                <w:b/>
                <w:sz w:val="16"/>
                <w:szCs w:val="16"/>
              </w:rPr>
              <w:t>%</w:t>
            </w:r>
          </w:p>
        </w:tc>
      </w:tr>
      <w:tr w:rsidR="004863D8" w:rsidRPr="009676D7" w14:paraId="34792854" w14:textId="77777777" w:rsidTr="00F149A0">
        <w:trPr>
          <w:trHeight w:val="300"/>
        </w:trPr>
        <w:tc>
          <w:tcPr>
            <w:tcW w:w="1301" w:type="pct"/>
          </w:tcPr>
          <w:p w14:paraId="5CCDD05A"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Departamento**</w:t>
            </w:r>
          </w:p>
        </w:tc>
        <w:tc>
          <w:tcPr>
            <w:tcW w:w="740" w:type="pct"/>
          </w:tcPr>
          <w:p w14:paraId="5EBF06F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9,21</w:t>
            </w:r>
            <w:r w:rsidRPr="009676D7">
              <w:rPr>
                <w:rFonts w:ascii="Times New Roman" w:eastAsia="Calibri" w:hAnsi="Times New Roman" w:cs="Times New Roman"/>
                <w:b/>
                <w:sz w:val="16"/>
                <w:szCs w:val="16"/>
              </w:rPr>
              <w:t>%</w:t>
            </w:r>
          </w:p>
        </w:tc>
        <w:tc>
          <w:tcPr>
            <w:tcW w:w="740" w:type="pct"/>
          </w:tcPr>
          <w:p w14:paraId="617B8F71"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1,84</w:t>
            </w:r>
            <w:r w:rsidRPr="009676D7">
              <w:rPr>
                <w:rFonts w:ascii="Times New Roman" w:eastAsia="Calibri" w:hAnsi="Times New Roman" w:cs="Times New Roman"/>
                <w:b/>
                <w:sz w:val="16"/>
                <w:szCs w:val="16"/>
              </w:rPr>
              <w:t>%</w:t>
            </w:r>
          </w:p>
        </w:tc>
        <w:tc>
          <w:tcPr>
            <w:tcW w:w="740" w:type="pct"/>
          </w:tcPr>
          <w:p w14:paraId="5C3ACE19"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9,63</w:t>
            </w:r>
            <w:r w:rsidRPr="009676D7">
              <w:rPr>
                <w:rFonts w:ascii="Times New Roman" w:eastAsia="Calibri" w:hAnsi="Times New Roman" w:cs="Times New Roman"/>
                <w:b/>
                <w:sz w:val="16"/>
                <w:szCs w:val="16"/>
              </w:rPr>
              <w:t>%</w:t>
            </w:r>
          </w:p>
        </w:tc>
        <w:tc>
          <w:tcPr>
            <w:tcW w:w="740" w:type="pct"/>
          </w:tcPr>
          <w:p w14:paraId="57016C13"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12,32</w:t>
            </w:r>
            <w:r w:rsidRPr="009676D7">
              <w:rPr>
                <w:rFonts w:ascii="Times New Roman" w:eastAsia="Calibri" w:hAnsi="Times New Roman" w:cs="Times New Roman"/>
                <w:b/>
                <w:sz w:val="16"/>
                <w:szCs w:val="16"/>
              </w:rPr>
              <w:t>%</w:t>
            </w:r>
          </w:p>
        </w:tc>
        <w:tc>
          <w:tcPr>
            <w:tcW w:w="739" w:type="pct"/>
          </w:tcPr>
          <w:p w14:paraId="6C9BEA51"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3,35</w:t>
            </w:r>
            <w:r w:rsidRPr="009676D7">
              <w:rPr>
                <w:rFonts w:ascii="Times New Roman" w:eastAsia="Calibri" w:hAnsi="Times New Roman" w:cs="Times New Roman"/>
                <w:b/>
                <w:sz w:val="16"/>
                <w:szCs w:val="16"/>
              </w:rPr>
              <w:t>%</w:t>
            </w:r>
          </w:p>
        </w:tc>
      </w:tr>
    </w:tbl>
    <w:p w14:paraId="270CDE95" w14:textId="77777777" w:rsidR="004863D8" w:rsidRDefault="004863D8" w:rsidP="004863D8">
      <w:pPr>
        <w:contextualSpacing/>
        <w:rPr>
          <w:rFonts w:ascii="Times New Roman" w:hAnsi="Times New Roman" w:cs="Times New Roman"/>
          <w:sz w:val="18"/>
          <w:szCs w:val="18"/>
        </w:rPr>
      </w:pPr>
      <w:r w:rsidRPr="75AA67FD">
        <w:rPr>
          <w:rFonts w:ascii="Times New Roman" w:hAnsi="Times New Roman" w:cs="Times New Roman"/>
          <w:sz w:val="18"/>
          <w:szCs w:val="18"/>
        </w:rPr>
        <w:t>(*) Antioquia ETC.</w:t>
      </w:r>
    </w:p>
    <w:p w14:paraId="33C3B938" w14:textId="77777777" w:rsidR="004863D8" w:rsidRDefault="004863D8" w:rsidP="004863D8">
      <w:pPr>
        <w:contextualSpacing/>
      </w:pPr>
      <w:r w:rsidRPr="75AA67FD">
        <w:rPr>
          <w:rFonts w:ascii="Times New Roman" w:hAnsi="Times New Roman" w:cs="Times New Roman"/>
          <w:b/>
          <w:bCs/>
          <w:sz w:val="18"/>
          <w:szCs w:val="18"/>
        </w:rPr>
        <w:t>Fuente:</w:t>
      </w:r>
      <w:r w:rsidRPr="75AA67FD">
        <w:rPr>
          <w:rFonts w:ascii="Times New Roman" w:hAnsi="Times New Roman" w:cs="Times New Roman"/>
          <w:sz w:val="18"/>
          <w:szCs w:val="18"/>
        </w:rPr>
        <w:t xml:space="preserve"> Ministerio de Educación Nacional (s.f.). Cálculos propios.</w:t>
      </w:r>
    </w:p>
    <w:p w14:paraId="76A570EF" w14:textId="77777777" w:rsidR="004863D8" w:rsidRPr="009676D7" w:rsidRDefault="004863D8" w:rsidP="004863D8">
      <w:pPr>
        <w:spacing w:after="0"/>
        <w:contextualSpacing/>
        <w:rPr>
          <w:rFonts w:ascii="Times New Roman" w:eastAsia="Calibri" w:hAnsi="Times New Roman" w:cs="Times New Roman"/>
        </w:rPr>
      </w:pPr>
    </w:p>
    <w:p w14:paraId="43EA67A0" w14:textId="77777777" w:rsidR="004863D8" w:rsidRDefault="004863D8" w:rsidP="004863D8">
      <w:pPr>
        <w:pStyle w:val="Caption"/>
        <w:keepNext/>
        <w:rPr>
          <w:rFonts w:ascii="Times New Roman" w:hAnsi="Times New Roman" w:cs="Times New Roman"/>
          <w:sz w:val="20"/>
          <w:szCs w:val="20"/>
        </w:rPr>
      </w:pPr>
      <w:r w:rsidRPr="75AA67FD">
        <w:rPr>
          <w:rFonts w:ascii="Times New Roman" w:hAnsi="Times New Roman" w:cs="Times New Roman"/>
          <w:sz w:val="20"/>
          <w:szCs w:val="20"/>
        </w:rPr>
        <w:t>Gráfico X. Repitencia escolar para los municipios de la PAP Bio-energética del Norte de Antioquia - 2024</w:t>
      </w:r>
    </w:p>
    <w:p w14:paraId="1296470F" w14:textId="77777777" w:rsidR="004863D8" w:rsidRDefault="004863D8" w:rsidP="004863D8">
      <w:pPr>
        <w:spacing w:after="0"/>
        <w:contextualSpacing/>
      </w:pPr>
      <w:r>
        <w:rPr>
          <w:noProof/>
          <w:lang w:eastAsia="es-CO"/>
        </w:rPr>
        <w:drawing>
          <wp:inline distT="0" distB="0" distL="0" distR="0" wp14:anchorId="57086E32" wp14:editId="79785FC3">
            <wp:extent cx="5715000" cy="4504195"/>
            <wp:effectExtent l="0" t="0" r="0" b="0"/>
            <wp:docPr id="1584623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23657" name="Picture 1584623657"/>
                    <pic:cNvPicPr/>
                  </pic:nvPicPr>
                  <pic:blipFill>
                    <a:blip r:embed="rId61">
                      <a:extLst>
                        <a:ext uri="{28A0092B-C50C-407E-A947-70E740481C1C}">
                          <a14:useLocalDpi xmlns:a14="http://schemas.microsoft.com/office/drawing/2010/main"/>
                        </a:ext>
                      </a:extLst>
                    </a:blip>
                    <a:stretch>
                      <a:fillRect/>
                    </a:stretch>
                  </pic:blipFill>
                  <pic:spPr>
                    <a:xfrm>
                      <a:off x="0" y="0"/>
                      <a:ext cx="5715000" cy="4504195"/>
                    </a:xfrm>
                    <a:prstGeom prst="rect">
                      <a:avLst/>
                    </a:prstGeom>
                  </pic:spPr>
                </pic:pic>
              </a:graphicData>
            </a:graphic>
          </wp:inline>
        </w:drawing>
      </w:r>
    </w:p>
    <w:p w14:paraId="2A30CD70" w14:textId="77777777" w:rsidR="004863D8" w:rsidRDefault="004863D8" w:rsidP="004863D8">
      <w:pPr>
        <w:spacing w:before="0"/>
        <w:contextualSpacing/>
        <w:rPr>
          <w:rFonts w:ascii="Times New Roman" w:hAnsi="Times New Roman" w:cs="Times New Roman"/>
          <w:sz w:val="18"/>
          <w:szCs w:val="18"/>
        </w:rPr>
      </w:pPr>
      <w:r w:rsidRPr="75AA67FD">
        <w:rPr>
          <w:rFonts w:ascii="Times New Roman" w:hAnsi="Times New Roman" w:cs="Times New Roman"/>
          <w:sz w:val="18"/>
          <w:szCs w:val="18"/>
        </w:rPr>
        <w:t>(*) Antioquia ETC.</w:t>
      </w:r>
    </w:p>
    <w:p w14:paraId="2D460400" w14:textId="77777777" w:rsidR="004863D8" w:rsidRDefault="004863D8" w:rsidP="004863D8">
      <w:pPr>
        <w:contextualSpacing/>
      </w:pPr>
      <w:r w:rsidRPr="75AA67FD">
        <w:rPr>
          <w:rFonts w:ascii="Times New Roman" w:hAnsi="Times New Roman" w:cs="Times New Roman"/>
          <w:b/>
          <w:bCs/>
          <w:sz w:val="18"/>
          <w:szCs w:val="18"/>
        </w:rPr>
        <w:t>Fuente:</w:t>
      </w:r>
      <w:r w:rsidRPr="75AA67FD">
        <w:rPr>
          <w:rFonts w:ascii="Times New Roman" w:hAnsi="Times New Roman" w:cs="Times New Roman"/>
          <w:sz w:val="18"/>
          <w:szCs w:val="18"/>
        </w:rPr>
        <w:t xml:space="preserve"> Ministerio de Educación Nacional (s.f.). Cálculos propios.</w:t>
      </w:r>
    </w:p>
    <w:p w14:paraId="72144452" w14:textId="77777777" w:rsidR="004863D8" w:rsidRDefault="004863D8" w:rsidP="004863D8">
      <w:pPr>
        <w:rPr>
          <w:rFonts w:ascii="Times New Roman" w:eastAsia="Calibri" w:hAnsi="Times New Roman" w:cs="Times New Roman"/>
        </w:rPr>
      </w:pPr>
    </w:p>
    <w:p w14:paraId="0E8DF334" w14:textId="77777777" w:rsidR="004863D8" w:rsidRPr="009676D7" w:rsidRDefault="004863D8" w:rsidP="004863D8">
      <w:pPr>
        <w:rPr>
          <w:rFonts w:ascii="Times New Roman" w:eastAsia="Calibri" w:hAnsi="Times New Roman" w:cs="Times New Roman"/>
        </w:rPr>
      </w:pPr>
      <w:r w:rsidRPr="009676D7">
        <w:rPr>
          <w:rFonts w:ascii="Times New Roman" w:eastAsia="Calibri" w:hAnsi="Times New Roman" w:cs="Times New Roman"/>
        </w:rPr>
        <w:t>La lectura conjunta de cobertura, deserción y repitencia permite identificar un problema educativo que, si bien se localiza en algunos municipios con mayor énfasis, puede tornarse en una problemática de carácter provincial: el sistema no solo presenta brechas de acceso, sino también dificultades para garantizar trayectorias educativas completas, continuas y exitosas. Las brechas más críticas se ubican en los niveles de transición y media, mientras que secundaria aparece como el nivel donde se combinan mayores riesgos de abandono y repitencia. Esta situación afecta con mayor intensidad a los municipios con alta ruralidad, dispersión poblacional y limitaciones de conectividad, donde las distancias entre hogares y sedes educativas, la insuficiencia del transporte escolar, la precariedad de algunas infraestructuras y las restricciones económicas de los hogares inciden en la asistencia y permanencia escolar.</w:t>
      </w:r>
    </w:p>
    <w:p w14:paraId="76B7DDA4" w14:textId="77777777" w:rsidR="004863D8" w:rsidRPr="009676D7" w:rsidRDefault="004863D8" w:rsidP="004863D8">
      <w:pPr>
        <w:rPr>
          <w:rFonts w:ascii="Times New Roman" w:eastAsia="Calibri" w:hAnsi="Times New Roman" w:cs="Times New Roman"/>
        </w:rPr>
      </w:pPr>
      <w:r w:rsidRPr="009676D7">
        <w:rPr>
          <w:rFonts w:ascii="Times New Roman" w:eastAsia="Calibri" w:hAnsi="Times New Roman" w:cs="Times New Roman"/>
        </w:rPr>
        <w:t>La subregión Norte en general presenta índices de bajo logro educativo superiores al promedio departamental, menor cobertura educativa y retos de pertinencia y calidad. Además, la oferta de educación superior se concentra principalmente en Yarumal, donde hacen presencia la Universidad de Antioquia, la Universidad Católica del Norte y la Normal Superior de Antioquia, mientras que el SENA constituye el principal actor con presencia técnica y tecnológica en los municipios de la Provincia. Esta concentración de la oferta posmedia genera una oportunidad, pero también evidencia la necesidad de estructurar estrategias, por un lado, supramunicipales para desconcentrar dicha oferta y acercarla a los municipios con mayores necesidades; y por el otro, estrategias de cooperación entre municipios y de aprendizajes para promover efectivamente el tránsito educativo, la orientación vocacional, la formación técnica pertinente y la articulación entre educación media, educación para el trabajo y sectores productivos del territorio.</w:t>
      </w:r>
    </w:p>
    <w:p w14:paraId="06BECEEC" w14:textId="77777777" w:rsidR="004863D8" w:rsidRPr="009676D7" w:rsidRDefault="004863D8" w:rsidP="004863D8">
      <w:pPr>
        <w:rPr>
          <w:rFonts w:ascii="Times New Roman" w:eastAsia="Calibri" w:hAnsi="Times New Roman" w:cs="Times New Roman"/>
        </w:rPr>
      </w:pPr>
      <w:r w:rsidRPr="009676D7">
        <w:rPr>
          <w:rFonts w:ascii="Times New Roman" w:eastAsia="Calibri" w:hAnsi="Times New Roman" w:cs="Times New Roman"/>
        </w:rPr>
        <w:t>En síntesis, la educación en la PAP Bio-energética del Norte de Antioquia expresa una doble condición: por un lado, constituye una de las principales brechas sociales del territorio, especialmente por los bajos niveles de cobertura en transición y media, los focos de deserción en secundaria y las tasas de repitencia en municipios específicos; por otro lado, representa una oportunidad estratégica para fortalecer el capital humano requerido por la Provincia en función de sus apuestas de desarrollo rural, generación de energía, sostenibilidad, innovación productiva y cohesión territorial. El reto provincial consiste en pasar de una lectura fragmentada de los problemas educativos municipales a una agenda compartida de gestión educativa supramunicipal, capaz de mejorar el acceso, sostener la permanencia, elevar la calidad y conectar la formación de niños, niñas, adolescentes y jóvenes con las oportunidades reales de desarrollo del territorio.</w:t>
      </w:r>
    </w:p>
    <w:p w14:paraId="6114EE67" w14:textId="77777777" w:rsidR="004863D8" w:rsidRPr="009676D7" w:rsidRDefault="004863D8" w:rsidP="004863D8">
      <w:pPr>
        <w:pStyle w:val="Heading3"/>
        <w:rPr>
          <w:rFonts w:ascii="Times New Roman" w:hAnsi="Times New Roman" w:cs="Times New Roman"/>
        </w:rPr>
      </w:pPr>
      <w:r w:rsidRPr="009676D7">
        <w:rPr>
          <w:rFonts w:ascii="Times New Roman" w:hAnsi="Times New Roman" w:cs="Times New Roman"/>
        </w:rPr>
        <w:t>Salud</w:t>
      </w:r>
    </w:p>
    <w:p w14:paraId="7B0AC7DF" w14:textId="77777777" w:rsidR="004863D8" w:rsidRPr="009676D7" w:rsidRDefault="004863D8" w:rsidP="004863D8">
      <w:pPr>
        <w:rPr>
          <w:rFonts w:ascii="Times New Roman" w:eastAsia="Arial" w:hAnsi="Times New Roman" w:cs="Times New Roman"/>
          <w:highlight w:val="yellow"/>
        </w:rPr>
      </w:pPr>
      <w:r w:rsidRPr="009676D7">
        <w:rPr>
          <w:rFonts w:ascii="Times New Roman" w:eastAsia="Arial" w:hAnsi="Times New Roman" w:cs="Times New Roman"/>
        </w:rPr>
        <w:t>La situación de salud en la PAP Bio‑energética del Norte de Antioquia evidencia algunas diferencias entre los municipios que la conforman, confirmando brechas estructurales en acceso, resultados en salud y condiciones epidemiológicas. En términos generales, de acuerdo con la lectura que se hace de los Planes de Desarrollo de los municipios que integran la Provincia, la atención en salud combina problemas de aseguramiento, acceso geográfico y capacidad instalada que se articulan en un patrón provincial de vulnerabilidad sanitaria. Angostura registra una tasa de mortalidad por enfermedad cardiovascular de 75,6 por cada cien mil habitantes, con dificultades reportadas por la comunidad para acceder oportunamente a los servicios de salud (Alcaldía de Angostura, 2024); Valdivia reporta una cobertura de afiliación al Sistema General de Seguridad Social en Salud (SGSSS) del 65% en 2016, con dificultades persistentes de acceso en la zona rural (Alcaldía de Valdivia, 2024); y Carolina del Príncipe registra tasas de mortalidad infantil neonatal superiores al promedio departamental (Alcaldía de Carolina del Príncipe, 2024). Los municipios más afectados por el conflicto armado —Ituango, Briceño, Anorí y Valdivia— evidencian un deterioro histórico en la prestación de servicios de salud, con presencia institucional intermitente, equipamientos con déficit de dotación, escasez de personal especializado y alta rotación de los profesionales de salud vinculados (Alcaldía de Ituango, 2024; Alcaldía de Valdivia, 2024; Alcaldía de Anorí, 2024).</w:t>
      </w:r>
    </w:p>
    <w:p w14:paraId="67A2A9C6" w14:textId="77777777" w:rsidR="004863D8" w:rsidRPr="009676D7" w:rsidRDefault="004863D8" w:rsidP="004863D8">
      <w:pPr>
        <w:rPr>
          <w:rFonts w:ascii="Times New Roman" w:hAnsi="Times New Roman" w:cs="Times New Roman"/>
          <w:b/>
          <w:bCs/>
          <w:smallCaps/>
        </w:rPr>
      </w:pPr>
      <w:r w:rsidRPr="5015BD7C">
        <w:rPr>
          <w:rFonts w:ascii="Times New Roman" w:eastAsia="Arial" w:hAnsi="Times New Roman" w:cs="Times New Roman"/>
        </w:rPr>
        <w:t>La infraestructura de salud en la provincia se compone de trece Empresas Sociales del Estado de primer nivel, una por municipio, todas ubicadas en las cabeceras urbanas. En términos de cobertura, el 81,6% de su población se encuentra afiliada al Sistema de Seguridad Social en Salud, siendo los municipios de Yarumal</w:t>
      </w:r>
      <w:commentRangeStart w:id="48"/>
      <w:r w:rsidRPr="5015BD7C">
        <w:rPr>
          <w:rFonts w:ascii="Times New Roman" w:eastAsia="Arial" w:hAnsi="Times New Roman" w:cs="Times New Roman"/>
        </w:rPr>
        <w:t xml:space="preserve"> (103%),</w:t>
      </w:r>
      <w:commentRangeEnd w:id="48"/>
      <w:r w:rsidRPr="5015BD7C">
        <w:rPr>
          <w:rStyle w:val="CommentReference"/>
          <w:rFonts w:ascii="Times New Roman" w:eastAsia="Arial" w:hAnsi="Times New Roman" w:cs="Times New Roman"/>
        </w:rPr>
        <w:commentReference w:id="48"/>
      </w:r>
      <w:r w:rsidRPr="5015BD7C">
        <w:rPr>
          <w:rFonts w:ascii="Times New Roman" w:eastAsia="Arial" w:hAnsi="Times New Roman" w:cs="Times New Roman"/>
        </w:rPr>
        <w:t xml:space="preserve"> Toledo (96,3%) y Valdivia (93,8%), los municipios en reportar los porcentajes más altos; mientras que Ituango (61,5%), Gómez Plata (66,2%) y San José de la Montaña (67,9%) se ubican en los niveles más críticos a nivel de la Provincia. El promedio de porcentaje de población afiliada al régimen subsidiado en los municipios que hacen parte de la Provincia es de 77,4%, frente al 19,5% de afiliados al régimen contributivo. Esta situación refleja no solo una brecha de aseguramiento importante (del 58%), sino que se configura a su vez en un síntoma de la precariedad del mercado laboral formal en el territorio.</w:t>
      </w:r>
    </w:p>
    <w:p w14:paraId="66580331" w14:textId="77777777" w:rsidR="004863D8" w:rsidRPr="009676D7" w:rsidRDefault="004863D8" w:rsidP="004863D8">
      <w:pPr>
        <w:pStyle w:val="Caption"/>
        <w:keepNext/>
        <w:jc w:val="center"/>
        <w:rPr>
          <w:rFonts w:ascii="Times New Roman" w:hAnsi="Times New Roman" w:cs="Times New Roman"/>
        </w:rPr>
      </w:pPr>
      <w:commentRangeStart w:id="49"/>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48</w:t>
      </w:r>
      <w:r w:rsidRPr="009676D7">
        <w:rPr>
          <w:rFonts w:ascii="Times New Roman" w:hAnsi="Times New Roman" w:cs="Times New Roman"/>
          <w:i w:val="0"/>
          <w:sz w:val="20"/>
          <w:szCs w:val="20"/>
        </w:rPr>
        <w:fldChar w:fldCharType="end"/>
      </w:r>
      <w:r>
        <w:rPr>
          <w:rFonts w:ascii="Times New Roman" w:hAnsi="Times New Roman" w:cs="Times New Roman"/>
          <w:i w:val="0"/>
          <w:sz w:val="20"/>
          <w:szCs w:val="20"/>
        </w:rPr>
        <w:t>. Descripción de la afiliación</w:t>
      </w:r>
      <w:r w:rsidRPr="009676D7">
        <w:rPr>
          <w:rFonts w:ascii="Times New Roman" w:hAnsi="Times New Roman" w:cs="Times New Roman"/>
          <w:i w:val="0"/>
          <w:sz w:val="20"/>
          <w:szCs w:val="20"/>
        </w:rPr>
        <w:t xml:space="preserve"> al sistema de seguridad social en salud en los municipios de la PAP Bio-energética del Norte de Antioquia - 2025</w:t>
      </w:r>
      <w:commentRangeEnd w:id="49"/>
      <w:r w:rsidRPr="009676D7">
        <w:rPr>
          <w:rStyle w:val="CommentReference"/>
          <w:rFonts w:ascii="Times New Roman" w:hAnsi="Times New Roman" w:cs="Times New Roman"/>
        </w:rPr>
        <w:commentReference w:id="49"/>
      </w:r>
    </w:p>
    <w:tbl>
      <w:tblPr>
        <w:tblStyle w:val="TableGrid"/>
        <w:tblW w:w="0" w:type="auto"/>
        <w:tblLook w:val="06A0" w:firstRow="1" w:lastRow="0" w:firstColumn="1" w:lastColumn="0" w:noHBand="1" w:noVBand="1"/>
      </w:tblPr>
      <w:tblGrid>
        <w:gridCol w:w="2125"/>
        <w:gridCol w:w="1106"/>
        <w:gridCol w:w="1154"/>
        <w:gridCol w:w="1500"/>
        <w:gridCol w:w="1472"/>
        <w:gridCol w:w="1471"/>
      </w:tblGrid>
      <w:tr w:rsidR="004863D8" w:rsidRPr="009676D7" w14:paraId="5455D963" w14:textId="77777777" w:rsidTr="00F149A0">
        <w:trPr>
          <w:trHeight w:val="300"/>
        </w:trPr>
        <w:tc>
          <w:tcPr>
            <w:tcW w:w="2128" w:type="dxa"/>
            <w:shd w:val="clear" w:color="auto" w:fill="002060"/>
            <w:vAlign w:val="center"/>
          </w:tcPr>
          <w:p w14:paraId="597F6F14"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Municipio</w:t>
            </w:r>
          </w:p>
        </w:tc>
        <w:tc>
          <w:tcPr>
            <w:tcW w:w="1107" w:type="dxa"/>
            <w:shd w:val="clear" w:color="auto" w:fill="002060"/>
            <w:vAlign w:val="center"/>
          </w:tcPr>
          <w:p w14:paraId="08D52AE9"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Afiliados</w:t>
            </w:r>
          </w:p>
        </w:tc>
        <w:tc>
          <w:tcPr>
            <w:tcW w:w="1154" w:type="dxa"/>
            <w:shd w:val="clear" w:color="auto" w:fill="002060"/>
            <w:vAlign w:val="center"/>
          </w:tcPr>
          <w:p w14:paraId="74DBDB8C" w14:textId="77777777" w:rsidR="004863D8" w:rsidRPr="009676D7" w:rsidRDefault="004863D8" w:rsidP="00F149A0">
            <w:pPr>
              <w:spacing w:line="276" w:lineRule="auto"/>
              <w:jc w:val="center"/>
              <w:rPr>
                <w:rFonts w:ascii="Times New Roman" w:eastAsia="Calibri" w:hAnsi="Times New Roman" w:cs="Times New Roman"/>
                <w:b/>
                <w:color w:val="FFFFFF" w:themeColor="background1"/>
                <w:sz w:val="16"/>
                <w:szCs w:val="16"/>
              </w:rPr>
            </w:pPr>
            <w:r w:rsidRPr="75AA67FD">
              <w:rPr>
                <w:rFonts w:ascii="Times New Roman" w:eastAsia="Calibri" w:hAnsi="Times New Roman" w:cs="Times New Roman"/>
                <w:b/>
                <w:bCs/>
                <w:color w:val="FFFFFF" w:themeColor="background1"/>
                <w:sz w:val="16"/>
                <w:szCs w:val="16"/>
              </w:rPr>
              <w:t>Cobertura</w:t>
            </w:r>
            <w:r w:rsidRPr="75AA67FD">
              <w:rPr>
                <w:rStyle w:val="FootnoteReference"/>
                <w:rFonts w:ascii="Times New Roman" w:eastAsia="Calibri" w:hAnsi="Times New Roman" w:cs="Times New Roman"/>
                <w:b/>
                <w:bCs/>
                <w:color w:val="FFFFFF" w:themeColor="background1"/>
                <w:sz w:val="16"/>
                <w:szCs w:val="16"/>
              </w:rPr>
              <w:footnoteReference w:id="16"/>
            </w:r>
          </w:p>
        </w:tc>
        <w:tc>
          <w:tcPr>
            <w:tcW w:w="1502" w:type="dxa"/>
            <w:shd w:val="clear" w:color="auto" w:fill="002060"/>
            <w:vAlign w:val="center"/>
          </w:tcPr>
          <w:p w14:paraId="31827ED3"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Porcentaje de afiliados a régimen contributivo</w:t>
            </w:r>
          </w:p>
        </w:tc>
        <w:tc>
          <w:tcPr>
            <w:tcW w:w="1474" w:type="dxa"/>
            <w:shd w:val="clear" w:color="auto" w:fill="002060"/>
            <w:vAlign w:val="center"/>
          </w:tcPr>
          <w:p w14:paraId="76482CF5"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Porcentaje de afiliados a régimen subsidiado</w:t>
            </w:r>
          </w:p>
        </w:tc>
        <w:tc>
          <w:tcPr>
            <w:tcW w:w="1473" w:type="dxa"/>
            <w:shd w:val="clear" w:color="auto" w:fill="002060"/>
            <w:vAlign w:val="center"/>
          </w:tcPr>
          <w:p w14:paraId="49F197B5"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Población vulnerable no afiliada como porcentaje del total de la población</w:t>
            </w:r>
          </w:p>
        </w:tc>
      </w:tr>
      <w:tr w:rsidR="004863D8" w:rsidRPr="009676D7" w14:paraId="30219853" w14:textId="77777777" w:rsidTr="00F149A0">
        <w:trPr>
          <w:trHeight w:val="300"/>
        </w:trPr>
        <w:tc>
          <w:tcPr>
            <w:tcW w:w="2128" w:type="dxa"/>
          </w:tcPr>
          <w:p w14:paraId="7C81949C"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1107" w:type="dxa"/>
            <w:vAlign w:val="center"/>
          </w:tcPr>
          <w:p w14:paraId="122F293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9.870</w:t>
            </w:r>
          </w:p>
        </w:tc>
        <w:tc>
          <w:tcPr>
            <w:tcW w:w="1154" w:type="dxa"/>
            <w:vAlign w:val="center"/>
          </w:tcPr>
          <w:p w14:paraId="364D2F9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78,60</w:t>
            </w:r>
            <w:r w:rsidRPr="009676D7">
              <w:rPr>
                <w:rFonts w:ascii="Times New Roman" w:eastAsia="Calibri" w:hAnsi="Times New Roman" w:cs="Times New Roman"/>
                <w:sz w:val="16"/>
                <w:szCs w:val="16"/>
              </w:rPr>
              <w:t>%</w:t>
            </w:r>
          </w:p>
        </w:tc>
        <w:tc>
          <w:tcPr>
            <w:tcW w:w="1502" w:type="dxa"/>
            <w:vAlign w:val="center"/>
          </w:tcPr>
          <w:p w14:paraId="4A28BE4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11,01</w:t>
            </w:r>
            <w:r w:rsidRPr="009676D7">
              <w:rPr>
                <w:rFonts w:ascii="Times New Roman" w:eastAsia="Calibri" w:hAnsi="Times New Roman" w:cs="Times New Roman"/>
                <w:sz w:val="16"/>
                <w:szCs w:val="16"/>
              </w:rPr>
              <w:t>%</w:t>
            </w:r>
          </w:p>
        </w:tc>
        <w:tc>
          <w:tcPr>
            <w:tcW w:w="1474" w:type="dxa"/>
            <w:vAlign w:val="center"/>
          </w:tcPr>
          <w:p w14:paraId="181889A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86,99</w:t>
            </w:r>
            <w:r w:rsidRPr="009676D7">
              <w:rPr>
                <w:rFonts w:ascii="Times New Roman" w:eastAsia="Calibri" w:hAnsi="Times New Roman" w:cs="Times New Roman"/>
                <w:sz w:val="16"/>
                <w:szCs w:val="16"/>
              </w:rPr>
              <w:t>%</w:t>
            </w:r>
          </w:p>
        </w:tc>
        <w:tc>
          <w:tcPr>
            <w:tcW w:w="1473" w:type="dxa"/>
            <w:vAlign w:val="center"/>
          </w:tcPr>
          <w:p w14:paraId="0064A52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0,31</w:t>
            </w:r>
            <w:r w:rsidRPr="009676D7">
              <w:rPr>
                <w:rFonts w:ascii="Times New Roman" w:eastAsia="Calibri" w:hAnsi="Times New Roman" w:cs="Times New Roman"/>
                <w:sz w:val="16"/>
                <w:szCs w:val="16"/>
              </w:rPr>
              <w:t>%</w:t>
            </w:r>
          </w:p>
        </w:tc>
      </w:tr>
      <w:tr w:rsidR="004863D8" w:rsidRPr="009676D7" w14:paraId="7516DED8" w14:textId="77777777" w:rsidTr="00F149A0">
        <w:trPr>
          <w:trHeight w:val="300"/>
        </w:trPr>
        <w:tc>
          <w:tcPr>
            <w:tcW w:w="2128" w:type="dxa"/>
          </w:tcPr>
          <w:p w14:paraId="13DD6DFD"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Anorí</w:t>
            </w:r>
          </w:p>
        </w:tc>
        <w:tc>
          <w:tcPr>
            <w:tcW w:w="1107" w:type="dxa"/>
            <w:vAlign w:val="center"/>
          </w:tcPr>
          <w:p w14:paraId="30D14FD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17.297</w:t>
            </w:r>
          </w:p>
        </w:tc>
        <w:tc>
          <w:tcPr>
            <w:tcW w:w="1154" w:type="dxa"/>
            <w:vAlign w:val="center"/>
          </w:tcPr>
          <w:p w14:paraId="68F199A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81,18</w:t>
            </w:r>
            <w:r w:rsidRPr="009676D7">
              <w:rPr>
                <w:rFonts w:ascii="Times New Roman" w:eastAsia="Calibri" w:hAnsi="Times New Roman" w:cs="Times New Roman"/>
                <w:sz w:val="16"/>
                <w:szCs w:val="16"/>
              </w:rPr>
              <w:t>%</w:t>
            </w:r>
          </w:p>
        </w:tc>
        <w:tc>
          <w:tcPr>
            <w:tcW w:w="1502" w:type="dxa"/>
            <w:vAlign w:val="center"/>
          </w:tcPr>
          <w:p w14:paraId="17A0FA6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8,59</w:t>
            </w:r>
            <w:r w:rsidRPr="009676D7">
              <w:rPr>
                <w:rFonts w:ascii="Times New Roman" w:eastAsia="Calibri" w:hAnsi="Times New Roman" w:cs="Times New Roman"/>
                <w:sz w:val="16"/>
                <w:szCs w:val="16"/>
              </w:rPr>
              <w:t>%</w:t>
            </w:r>
          </w:p>
        </w:tc>
        <w:tc>
          <w:tcPr>
            <w:tcW w:w="1474" w:type="dxa"/>
            <w:vAlign w:val="center"/>
          </w:tcPr>
          <w:p w14:paraId="15B4287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89,58</w:t>
            </w:r>
            <w:r w:rsidRPr="009676D7">
              <w:rPr>
                <w:rFonts w:ascii="Times New Roman" w:eastAsia="Calibri" w:hAnsi="Times New Roman" w:cs="Times New Roman"/>
                <w:sz w:val="16"/>
                <w:szCs w:val="16"/>
              </w:rPr>
              <w:t>%</w:t>
            </w:r>
          </w:p>
        </w:tc>
        <w:tc>
          <w:tcPr>
            <w:tcW w:w="1473" w:type="dxa"/>
            <w:vAlign w:val="center"/>
          </w:tcPr>
          <w:p w14:paraId="3B8193F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0,20</w:t>
            </w:r>
            <w:r w:rsidRPr="009676D7">
              <w:rPr>
                <w:rFonts w:ascii="Times New Roman" w:eastAsia="Calibri" w:hAnsi="Times New Roman" w:cs="Times New Roman"/>
                <w:sz w:val="16"/>
                <w:szCs w:val="16"/>
              </w:rPr>
              <w:t>%</w:t>
            </w:r>
          </w:p>
        </w:tc>
      </w:tr>
      <w:tr w:rsidR="004863D8" w:rsidRPr="009676D7" w14:paraId="7E6CAEB2" w14:textId="77777777" w:rsidTr="00F149A0">
        <w:trPr>
          <w:trHeight w:val="300"/>
        </w:trPr>
        <w:tc>
          <w:tcPr>
            <w:tcW w:w="2128" w:type="dxa"/>
          </w:tcPr>
          <w:p w14:paraId="096FFC6F"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Briceño</w:t>
            </w:r>
          </w:p>
        </w:tc>
        <w:tc>
          <w:tcPr>
            <w:tcW w:w="1107" w:type="dxa"/>
            <w:vAlign w:val="center"/>
          </w:tcPr>
          <w:p w14:paraId="2833DA7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6.228</w:t>
            </w:r>
          </w:p>
        </w:tc>
        <w:tc>
          <w:tcPr>
            <w:tcW w:w="1154" w:type="dxa"/>
            <w:vAlign w:val="center"/>
          </w:tcPr>
          <w:p w14:paraId="685093D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78,79</w:t>
            </w:r>
            <w:r w:rsidRPr="009676D7">
              <w:rPr>
                <w:rFonts w:ascii="Times New Roman" w:eastAsia="Calibri" w:hAnsi="Times New Roman" w:cs="Times New Roman"/>
                <w:sz w:val="16"/>
                <w:szCs w:val="16"/>
              </w:rPr>
              <w:t>%</w:t>
            </w:r>
          </w:p>
        </w:tc>
        <w:tc>
          <w:tcPr>
            <w:tcW w:w="1502" w:type="dxa"/>
            <w:vAlign w:val="center"/>
          </w:tcPr>
          <w:p w14:paraId="7643A68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10,12</w:t>
            </w:r>
            <w:r w:rsidRPr="009676D7">
              <w:rPr>
                <w:rFonts w:ascii="Times New Roman" w:eastAsia="Calibri" w:hAnsi="Times New Roman" w:cs="Times New Roman"/>
                <w:sz w:val="16"/>
                <w:szCs w:val="16"/>
              </w:rPr>
              <w:t>%</w:t>
            </w:r>
          </w:p>
        </w:tc>
        <w:tc>
          <w:tcPr>
            <w:tcW w:w="1474" w:type="dxa"/>
            <w:vAlign w:val="center"/>
          </w:tcPr>
          <w:p w14:paraId="1C5918B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85,69</w:t>
            </w:r>
            <w:r w:rsidRPr="009676D7">
              <w:rPr>
                <w:rFonts w:ascii="Times New Roman" w:eastAsia="Calibri" w:hAnsi="Times New Roman" w:cs="Times New Roman"/>
                <w:sz w:val="16"/>
                <w:szCs w:val="16"/>
              </w:rPr>
              <w:t>%</w:t>
            </w:r>
          </w:p>
        </w:tc>
        <w:tc>
          <w:tcPr>
            <w:tcW w:w="1473" w:type="dxa"/>
            <w:vAlign w:val="center"/>
          </w:tcPr>
          <w:p w14:paraId="2116B00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1,24</w:t>
            </w:r>
            <w:r w:rsidRPr="009676D7">
              <w:rPr>
                <w:rFonts w:ascii="Times New Roman" w:eastAsia="Calibri" w:hAnsi="Times New Roman" w:cs="Times New Roman"/>
                <w:sz w:val="16"/>
                <w:szCs w:val="16"/>
              </w:rPr>
              <w:t>%</w:t>
            </w:r>
          </w:p>
        </w:tc>
      </w:tr>
      <w:tr w:rsidR="004863D8" w:rsidRPr="009676D7" w14:paraId="291E615A" w14:textId="77777777" w:rsidTr="00F149A0">
        <w:trPr>
          <w:trHeight w:val="300"/>
        </w:trPr>
        <w:tc>
          <w:tcPr>
            <w:tcW w:w="2128" w:type="dxa"/>
          </w:tcPr>
          <w:p w14:paraId="2A76E9E9"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Campamento</w:t>
            </w:r>
          </w:p>
        </w:tc>
        <w:tc>
          <w:tcPr>
            <w:tcW w:w="1107" w:type="dxa"/>
            <w:vAlign w:val="center"/>
          </w:tcPr>
          <w:p w14:paraId="2EF8643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6.943</w:t>
            </w:r>
          </w:p>
        </w:tc>
        <w:tc>
          <w:tcPr>
            <w:tcW w:w="1154" w:type="dxa"/>
            <w:vAlign w:val="center"/>
          </w:tcPr>
          <w:p w14:paraId="0A2A54C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69,00</w:t>
            </w:r>
            <w:r w:rsidRPr="009676D7">
              <w:rPr>
                <w:rFonts w:ascii="Times New Roman" w:eastAsia="Calibri" w:hAnsi="Times New Roman" w:cs="Times New Roman"/>
                <w:sz w:val="16"/>
                <w:szCs w:val="16"/>
              </w:rPr>
              <w:t>%</w:t>
            </w:r>
          </w:p>
        </w:tc>
        <w:tc>
          <w:tcPr>
            <w:tcW w:w="1502" w:type="dxa"/>
            <w:vAlign w:val="center"/>
          </w:tcPr>
          <w:p w14:paraId="1502F6E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6,64</w:t>
            </w:r>
            <w:r w:rsidRPr="009676D7">
              <w:rPr>
                <w:rFonts w:ascii="Times New Roman" w:eastAsia="Calibri" w:hAnsi="Times New Roman" w:cs="Times New Roman"/>
                <w:sz w:val="16"/>
                <w:szCs w:val="16"/>
              </w:rPr>
              <w:t>%</w:t>
            </w:r>
          </w:p>
        </w:tc>
        <w:tc>
          <w:tcPr>
            <w:tcW w:w="1474" w:type="dxa"/>
            <w:vAlign w:val="center"/>
          </w:tcPr>
          <w:p w14:paraId="2DC63CD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91,16</w:t>
            </w:r>
            <w:r w:rsidRPr="009676D7">
              <w:rPr>
                <w:rFonts w:ascii="Times New Roman" w:eastAsia="Calibri" w:hAnsi="Times New Roman" w:cs="Times New Roman"/>
                <w:sz w:val="16"/>
                <w:szCs w:val="16"/>
              </w:rPr>
              <w:t>%</w:t>
            </w:r>
          </w:p>
        </w:tc>
        <w:tc>
          <w:tcPr>
            <w:tcW w:w="1473" w:type="dxa"/>
            <w:vAlign w:val="center"/>
          </w:tcPr>
          <w:p w14:paraId="29186D1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1,36</w:t>
            </w:r>
            <w:r w:rsidRPr="009676D7">
              <w:rPr>
                <w:rFonts w:ascii="Times New Roman" w:eastAsia="Calibri" w:hAnsi="Times New Roman" w:cs="Times New Roman"/>
                <w:sz w:val="16"/>
                <w:szCs w:val="16"/>
              </w:rPr>
              <w:t>%</w:t>
            </w:r>
          </w:p>
        </w:tc>
      </w:tr>
      <w:tr w:rsidR="004863D8" w:rsidRPr="009676D7" w14:paraId="69E0FE5D" w14:textId="77777777" w:rsidTr="00F149A0">
        <w:trPr>
          <w:trHeight w:val="300"/>
        </w:trPr>
        <w:tc>
          <w:tcPr>
            <w:tcW w:w="2128" w:type="dxa"/>
          </w:tcPr>
          <w:p w14:paraId="0D898A8C"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1107" w:type="dxa"/>
            <w:vAlign w:val="center"/>
          </w:tcPr>
          <w:p w14:paraId="7094CFF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2.821</w:t>
            </w:r>
          </w:p>
        </w:tc>
        <w:tc>
          <w:tcPr>
            <w:tcW w:w="1154" w:type="dxa"/>
            <w:vAlign w:val="center"/>
          </w:tcPr>
          <w:p w14:paraId="17FAE59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71,74</w:t>
            </w:r>
            <w:r w:rsidRPr="009676D7">
              <w:rPr>
                <w:rFonts w:ascii="Times New Roman" w:eastAsia="Calibri" w:hAnsi="Times New Roman" w:cs="Times New Roman"/>
                <w:sz w:val="16"/>
                <w:szCs w:val="16"/>
              </w:rPr>
              <w:t>%</w:t>
            </w:r>
          </w:p>
        </w:tc>
        <w:tc>
          <w:tcPr>
            <w:tcW w:w="1502" w:type="dxa"/>
            <w:vAlign w:val="center"/>
          </w:tcPr>
          <w:p w14:paraId="0F458D0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38,39</w:t>
            </w:r>
            <w:r w:rsidRPr="009676D7">
              <w:rPr>
                <w:rFonts w:ascii="Times New Roman" w:eastAsia="Calibri" w:hAnsi="Times New Roman" w:cs="Times New Roman"/>
                <w:sz w:val="16"/>
                <w:szCs w:val="16"/>
              </w:rPr>
              <w:t>%</w:t>
            </w:r>
          </w:p>
        </w:tc>
        <w:tc>
          <w:tcPr>
            <w:tcW w:w="1474" w:type="dxa"/>
            <w:vAlign w:val="center"/>
          </w:tcPr>
          <w:p w14:paraId="7A3FCC2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56,54</w:t>
            </w:r>
            <w:r w:rsidRPr="009676D7">
              <w:rPr>
                <w:rFonts w:ascii="Times New Roman" w:eastAsia="Calibri" w:hAnsi="Times New Roman" w:cs="Times New Roman"/>
                <w:sz w:val="16"/>
                <w:szCs w:val="16"/>
              </w:rPr>
              <w:t>%</w:t>
            </w:r>
          </w:p>
        </w:tc>
        <w:tc>
          <w:tcPr>
            <w:tcW w:w="1473" w:type="dxa"/>
            <w:vAlign w:val="center"/>
          </w:tcPr>
          <w:p w14:paraId="7C8733F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3,54</w:t>
            </w:r>
            <w:r w:rsidRPr="009676D7">
              <w:rPr>
                <w:rFonts w:ascii="Times New Roman" w:eastAsia="Calibri" w:hAnsi="Times New Roman" w:cs="Times New Roman"/>
                <w:sz w:val="16"/>
                <w:szCs w:val="16"/>
              </w:rPr>
              <w:t>%</w:t>
            </w:r>
          </w:p>
        </w:tc>
      </w:tr>
      <w:tr w:rsidR="004863D8" w:rsidRPr="009676D7" w14:paraId="5B4A6F1B" w14:textId="77777777" w:rsidTr="00F149A0">
        <w:trPr>
          <w:trHeight w:val="300"/>
        </w:trPr>
        <w:tc>
          <w:tcPr>
            <w:tcW w:w="2128" w:type="dxa"/>
          </w:tcPr>
          <w:p w14:paraId="778B372F"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Gómez Plata</w:t>
            </w:r>
          </w:p>
        </w:tc>
        <w:tc>
          <w:tcPr>
            <w:tcW w:w="1107" w:type="dxa"/>
            <w:vAlign w:val="center"/>
          </w:tcPr>
          <w:p w14:paraId="32D0FA8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6.900</w:t>
            </w:r>
          </w:p>
        </w:tc>
        <w:tc>
          <w:tcPr>
            <w:tcW w:w="1154" w:type="dxa"/>
            <w:vAlign w:val="center"/>
          </w:tcPr>
          <w:p w14:paraId="162757E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66,22</w:t>
            </w:r>
            <w:r w:rsidRPr="009676D7">
              <w:rPr>
                <w:rFonts w:ascii="Times New Roman" w:eastAsia="Calibri" w:hAnsi="Times New Roman" w:cs="Times New Roman"/>
                <w:sz w:val="16"/>
                <w:szCs w:val="16"/>
              </w:rPr>
              <w:t>%</w:t>
            </w:r>
          </w:p>
        </w:tc>
        <w:tc>
          <w:tcPr>
            <w:tcW w:w="1502" w:type="dxa"/>
            <w:vAlign w:val="center"/>
          </w:tcPr>
          <w:p w14:paraId="7E64B48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27,86</w:t>
            </w:r>
            <w:r w:rsidRPr="009676D7">
              <w:rPr>
                <w:rFonts w:ascii="Times New Roman" w:eastAsia="Calibri" w:hAnsi="Times New Roman" w:cs="Times New Roman"/>
                <w:sz w:val="16"/>
                <w:szCs w:val="16"/>
              </w:rPr>
              <w:t>%</w:t>
            </w:r>
          </w:p>
        </w:tc>
        <w:tc>
          <w:tcPr>
            <w:tcW w:w="1474" w:type="dxa"/>
            <w:vAlign w:val="center"/>
          </w:tcPr>
          <w:p w14:paraId="786E76E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67,52</w:t>
            </w:r>
            <w:r w:rsidRPr="009676D7">
              <w:rPr>
                <w:rFonts w:ascii="Times New Roman" w:eastAsia="Calibri" w:hAnsi="Times New Roman" w:cs="Times New Roman"/>
                <w:sz w:val="16"/>
                <w:szCs w:val="16"/>
              </w:rPr>
              <w:t>%</w:t>
            </w:r>
          </w:p>
        </w:tc>
        <w:tc>
          <w:tcPr>
            <w:tcW w:w="1473" w:type="dxa"/>
            <w:vAlign w:val="center"/>
          </w:tcPr>
          <w:p w14:paraId="40D58B3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4,42</w:t>
            </w:r>
            <w:r w:rsidRPr="009676D7">
              <w:rPr>
                <w:rFonts w:ascii="Times New Roman" w:eastAsia="Calibri" w:hAnsi="Times New Roman" w:cs="Times New Roman"/>
                <w:sz w:val="16"/>
                <w:szCs w:val="16"/>
              </w:rPr>
              <w:t>%</w:t>
            </w:r>
          </w:p>
        </w:tc>
      </w:tr>
      <w:tr w:rsidR="004863D8" w:rsidRPr="009676D7" w14:paraId="00255964" w14:textId="77777777" w:rsidTr="00F149A0">
        <w:trPr>
          <w:trHeight w:val="300"/>
        </w:trPr>
        <w:tc>
          <w:tcPr>
            <w:tcW w:w="2128" w:type="dxa"/>
          </w:tcPr>
          <w:p w14:paraId="51954C81"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Guadalupe</w:t>
            </w:r>
          </w:p>
        </w:tc>
        <w:tc>
          <w:tcPr>
            <w:tcW w:w="1107" w:type="dxa"/>
            <w:vAlign w:val="center"/>
          </w:tcPr>
          <w:p w14:paraId="67A4C7B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4.949</w:t>
            </w:r>
          </w:p>
        </w:tc>
        <w:tc>
          <w:tcPr>
            <w:tcW w:w="1154" w:type="dxa"/>
            <w:vAlign w:val="center"/>
          </w:tcPr>
          <w:p w14:paraId="378E323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70,39</w:t>
            </w:r>
            <w:r w:rsidRPr="009676D7">
              <w:rPr>
                <w:rFonts w:ascii="Times New Roman" w:eastAsia="Calibri" w:hAnsi="Times New Roman" w:cs="Times New Roman"/>
                <w:sz w:val="16"/>
                <w:szCs w:val="16"/>
              </w:rPr>
              <w:t>%</w:t>
            </w:r>
          </w:p>
        </w:tc>
        <w:tc>
          <w:tcPr>
            <w:tcW w:w="1502" w:type="dxa"/>
            <w:vAlign w:val="center"/>
          </w:tcPr>
          <w:p w14:paraId="652A0C9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21,16</w:t>
            </w:r>
            <w:r w:rsidRPr="009676D7">
              <w:rPr>
                <w:rFonts w:ascii="Times New Roman" w:eastAsia="Calibri" w:hAnsi="Times New Roman" w:cs="Times New Roman"/>
                <w:sz w:val="16"/>
                <w:szCs w:val="16"/>
              </w:rPr>
              <w:t>%</w:t>
            </w:r>
          </w:p>
        </w:tc>
        <w:tc>
          <w:tcPr>
            <w:tcW w:w="1474" w:type="dxa"/>
            <w:vAlign w:val="center"/>
          </w:tcPr>
          <w:p w14:paraId="1931490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76,56</w:t>
            </w:r>
            <w:r w:rsidRPr="009676D7">
              <w:rPr>
                <w:rFonts w:ascii="Times New Roman" w:eastAsia="Calibri" w:hAnsi="Times New Roman" w:cs="Times New Roman"/>
                <w:sz w:val="16"/>
                <w:szCs w:val="16"/>
              </w:rPr>
              <w:t>%</w:t>
            </w:r>
          </w:p>
        </w:tc>
        <w:tc>
          <w:tcPr>
            <w:tcW w:w="1473" w:type="dxa"/>
            <w:vAlign w:val="center"/>
          </w:tcPr>
          <w:p w14:paraId="12CA90E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3,01</w:t>
            </w:r>
            <w:r w:rsidRPr="009676D7">
              <w:rPr>
                <w:rFonts w:ascii="Times New Roman" w:eastAsia="Calibri" w:hAnsi="Times New Roman" w:cs="Times New Roman"/>
                <w:sz w:val="16"/>
                <w:szCs w:val="16"/>
              </w:rPr>
              <w:t>%</w:t>
            </w:r>
          </w:p>
        </w:tc>
      </w:tr>
      <w:tr w:rsidR="004863D8" w:rsidRPr="009676D7" w14:paraId="0C1DF970" w14:textId="77777777" w:rsidTr="00F149A0">
        <w:trPr>
          <w:trHeight w:val="300"/>
        </w:trPr>
        <w:tc>
          <w:tcPr>
            <w:tcW w:w="2128" w:type="dxa"/>
          </w:tcPr>
          <w:p w14:paraId="33E30DA5"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Ituango</w:t>
            </w:r>
          </w:p>
        </w:tc>
        <w:tc>
          <w:tcPr>
            <w:tcW w:w="1107" w:type="dxa"/>
            <w:vAlign w:val="center"/>
          </w:tcPr>
          <w:p w14:paraId="288F554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18.534</w:t>
            </w:r>
          </w:p>
        </w:tc>
        <w:tc>
          <w:tcPr>
            <w:tcW w:w="1154" w:type="dxa"/>
            <w:vAlign w:val="center"/>
          </w:tcPr>
          <w:p w14:paraId="1DC6461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61,51</w:t>
            </w:r>
            <w:r w:rsidRPr="009676D7">
              <w:rPr>
                <w:rFonts w:ascii="Times New Roman" w:eastAsia="Calibri" w:hAnsi="Times New Roman" w:cs="Times New Roman"/>
                <w:sz w:val="16"/>
                <w:szCs w:val="16"/>
              </w:rPr>
              <w:t>%</w:t>
            </w:r>
          </w:p>
        </w:tc>
        <w:tc>
          <w:tcPr>
            <w:tcW w:w="1502" w:type="dxa"/>
            <w:vAlign w:val="center"/>
          </w:tcPr>
          <w:p w14:paraId="5A7C22B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12,88</w:t>
            </w:r>
            <w:r w:rsidRPr="009676D7">
              <w:rPr>
                <w:rFonts w:ascii="Times New Roman" w:eastAsia="Calibri" w:hAnsi="Times New Roman" w:cs="Times New Roman"/>
                <w:sz w:val="16"/>
                <w:szCs w:val="16"/>
              </w:rPr>
              <w:t>%</w:t>
            </w:r>
          </w:p>
        </w:tc>
        <w:tc>
          <w:tcPr>
            <w:tcW w:w="1474" w:type="dxa"/>
            <w:vAlign w:val="center"/>
          </w:tcPr>
          <w:p w14:paraId="674CCD6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83,87</w:t>
            </w:r>
            <w:r w:rsidRPr="009676D7">
              <w:rPr>
                <w:rFonts w:ascii="Times New Roman" w:eastAsia="Calibri" w:hAnsi="Times New Roman" w:cs="Times New Roman"/>
                <w:sz w:val="16"/>
                <w:szCs w:val="16"/>
              </w:rPr>
              <w:t>%</w:t>
            </w:r>
          </w:p>
        </w:tc>
        <w:tc>
          <w:tcPr>
            <w:tcW w:w="1473" w:type="dxa"/>
            <w:vAlign w:val="center"/>
          </w:tcPr>
          <w:p w14:paraId="0871AD9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1,24</w:t>
            </w:r>
            <w:r w:rsidRPr="009676D7">
              <w:rPr>
                <w:rFonts w:ascii="Times New Roman" w:eastAsia="Calibri" w:hAnsi="Times New Roman" w:cs="Times New Roman"/>
                <w:sz w:val="16"/>
                <w:szCs w:val="16"/>
              </w:rPr>
              <w:t>%</w:t>
            </w:r>
          </w:p>
        </w:tc>
      </w:tr>
      <w:tr w:rsidR="004863D8" w:rsidRPr="009676D7" w14:paraId="5A3EFA48" w14:textId="77777777" w:rsidTr="00F149A0">
        <w:trPr>
          <w:trHeight w:val="300"/>
        </w:trPr>
        <w:tc>
          <w:tcPr>
            <w:tcW w:w="2128" w:type="dxa"/>
          </w:tcPr>
          <w:p w14:paraId="74F70744"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1107" w:type="dxa"/>
            <w:vAlign w:val="center"/>
          </w:tcPr>
          <w:p w14:paraId="43DEA3C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5.542</w:t>
            </w:r>
          </w:p>
        </w:tc>
        <w:tc>
          <w:tcPr>
            <w:tcW w:w="1154" w:type="dxa"/>
            <w:vAlign w:val="center"/>
          </w:tcPr>
          <w:p w14:paraId="4F3DEEA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75,09</w:t>
            </w:r>
            <w:r w:rsidRPr="009676D7">
              <w:rPr>
                <w:rFonts w:ascii="Times New Roman" w:eastAsia="Calibri" w:hAnsi="Times New Roman" w:cs="Times New Roman"/>
                <w:sz w:val="16"/>
                <w:szCs w:val="16"/>
              </w:rPr>
              <w:t>%</w:t>
            </w:r>
          </w:p>
        </w:tc>
        <w:tc>
          <w:tcPr>
            <w:tcW w:w="1502" w:type="dxa"/>
            <w:vAlign w:val="center"/>
          </w:tcPr>
          <w:p w14:paraId="15FA0D1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22,97</w:t>
            </w:r>
            <w:r w:rsidRPr="009676D7">
              <w:rPr>
                <w:rFonts w:ascii="Times New Roman" w:eastAsia="Calibri" w:hAnsi="Times New Roman" w:cs="Times New Roman"/>
                <w:sz w:val="16"/>
                <w:szCs w:val="16"/>
              </w:rPr>
              <w:t>%</w:t>
            </w:r>
          </w:p>
        </w:tc>
        <w:tc>
          <w:tcPr>
            <w:tcW w:w="1474" w:type="dxa"/>
            <w:vAlign w:val="center"/>
          </w:tcPr>
          <w:p w14:paraId="34D5AFB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74,14</w:t>
            </w:r>
            <w:r w:rsidRPr="009676D7">
              <w:rPr>
                <w:rFonts w:ascii="Times New Roman" w:eastAsia="Calibri" w:hAnsi="Times New Roman" w:cs="Times New Roman"/>
                <w:sz w:val="16"/>
                <w:szCs w:val="16"/>
              </w:rPr>
              <w:t>%</w:t>
            </w:r>
          </w:p>
        </w:tc>
        <w:tc>
          <w:tcPr>
            <w:tcW w:w="1473" w:type="dxa"/>
            <w:vAlign w:val="center"/>
          </w:tcPr>
          <w:p w14:paraId="04C37A7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8,41</w:t>
            </w:r>
            <w:r w:rsidRPr="009676D7">
              <w:rPr>
                <w:rFonts w:ascii="Times New Roman" w:eastAsia="Calibri" w:hAnsi="Times New Roman" w:cs="Times New Roman"/>
                <w:sz w:val="16"/>
                <w:szCs w:val="16"/>
              </w:rPr>
              <w:t>%</w:t>
            </w:r>
          </w:p>
        </w:tc>
      </w:tr>
      <w:tr w:rsidR="004863D8" w:rsidRPr="009676D7" w14:paraId="04037821" w14:textId="77777777" w:rsidTr="00F149A0">
        <w:trPr>
          <w:trHeight w:val="300"/>
        </w:trPr>
        <w:tc>
          <w:tcPr>
            <w:tcW w:w="2128" w:type="dxa"/>
          </w:tcPr>
          <w:p w14:paraId="3D147313"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1107" w:type="dxa"/>
            <w:vAlign w:val="center"/>
          </w:tcPr>
          <w:p w14:paraId="548F6E5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2.764</w:t>
            </w:r>
          </w:p>
        </w:tc>
        <w:tc>
          <w:tcPr>
            <w:tcW w:w="1154" w:type="dxa"/>
            <w:vAlign w:val="center"/>
          </w:tcPr>
          <w:p w14:paraId="1D89535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67,91</w:t>
            </w:r>
            <w:r w:rsidRPr="009676D7">
              <w:rPr>
                <w:rFonts w:ascii="Times New Roman" w:eastAsia="Calibri" w:hAnsi="Times New Roman" w:cs="Times New Roman"/>
                <w:sz w:val="16"/>
                <w:szCs w:val="16"/>
              </w:rPr>
              <w:t>%</w:t>
            </w:r>
          </w:p>
        </w:tc>
        <w:tc>
          <w:tcPr>
            <w:tcW w:w="1502" w:type="dxa"/>
            <w:vAlign w:val="center"/>
          </w:tcPr>
          <w:p w14:paraId="384F89A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33,14</w:t>
            </w:r>
            <w:r w:rsidRPr="009676D7">
              <w:rPr>
                <w:rFonts w:ascii="Times New Roman" w:eastAsia="Calibri" w:hAnsi="Times New Roman" w:cs="Times New Roman"/>
                <w:sz w:val="16"/>
                <w:szCs w:val="16"/>
              </w:rPr>
              <w:t>%</w:t>
            </w:r>
          </w:p>
        </w:tc>
        <w:tc>
          <w:tcPr>
            <w:tcW w:w="1474" w:type="dxa"/>
            <w:vAlign w:val="center"/>
          </w:tcPr>
          <w:p w14:paraId="5E616D7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62,95</w:t>
            </w:r>
            <w:r w:rsidRPr="009676D7">
              <w:rPr>
                <w:rFonts w:ascii="Times New Roman" w:eastAsia="Calibri" w:hAnsi="Times New Roman" w:cs="Times New Roman"/>
                <w:sz w:val="16"/>
                <w:szCs w:val="16"/>
              </w:rPr>
              <w:t>%</w:t>
            </w:r>
          </w:p>
        </w:tc>
        <w:tc>
          <w:tcPr>
            <w:tcW w:w="1473" w:type="dxa"/>
            <w:vAlign w:val="center"/>
          </w:tcPr>
          <w:p w14:paraId="5AB244B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16,70</w:t>
            </w:r>
            <w:r w:rsidRPr="009676D7">
              <w:rPr>
                <w:rFonts w:ascii="Times New Roman" w:eastAsia="Calibri" w:hAnsi="Times New Roman" w:cs="Times New Roman"/>
                <w:sz w:val="16"/>
                <w:szCs w:val="16"/>
              </w:rPr>
              <w:t>%</w:t>
            </w:r>
          </w:p>
        </w:tc>
      </w:tr>
      <w:tr w:rsidR="004863D8" w:rsidRPr="009676D7" w14:paraId="303D2606" w14:textId="77777777" w:rsidTr="00F149A0">
        <w:trPr>
          <w:trHeight w:val="300"/>
        </w:trPr>
        <w:tc>
          <w:tcPr>
            <w:tcW w:w="2128" w:type="dxa"/>
          </w:tcPr>
          <w:p w14:paraId="14243453"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Toledo</w:t>
            </w:r>
          </w:p>
        </w:tc>
        <w:tc>
          <w:tcPr>
            <w:tcW w:w="1107" w:type="dxa"/>
            <w:vAlign w:val="center"/>
          </w:tcPr>
          <w:p w14:paraId="4BF81FA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4.588</w:t>
            </w:r>
          </w:p>
        </w:tc>
        <w:tc>
          <w:tcPr>
            <w:tcW w:w="1154" w:type="dxa"/>
            <w:vAlign w:val="center"/>
          </w:tcPr>
          <w:p w14:paraId="08E433A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96,25</w:t>
            </w:r>
            <w:r w:rsidRPr="009676D7">
              <w:rPr>
                <w:rFonts w:ascii="Times New Roman" w:eastAsia="Calibri" w:hAnsi="Times New Roman" w:cs="Times New Roman"/>
                <w:sz w:val="16"/>
                <w:szCs w:val="16"/>
              </w:rPr>
              <w:t>%</w:t>
            </w:r>
          </w:p>
        </w:tc>
        <w:tc>
          <w:tcPr>
            <w:tcW w:w="1502" w:type="dxa"/>
            <w:vAlign w:val="center"/>
          </w:tcPr>
          <w:p w14:paraId="359E2E3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15,71</w:t>
            </w:r>
            <w:r w:rsidRPr="009676D7">
              <w:rPr>
                <w:rFonts w:ascii="Times New Roman" w:eastAsia="Calibri" w:hAnsi="Times New Roman" w:cs="Times New Roman"/>
                <w:sz w:val="16"/>
                <w:szCs w:val="16"/>
              </w:rPr>
              <w:t>%</w:t>
            </w:r>
          </w:p>
        </w:tc>
        <w:tc>
          <w:tcPr>
            <w:tcW w:w="1474" w:type="dxa"/>
            <w:vAlign w:val="center"/>
          </w:tcPr>
          <w:p w14:paraId="105EBAD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81,39</w:t>
            </w:r>
            <w:r w:rsidRPr="009676D7">
              <w:rPr>
                <w:rFonts w:ascii="Times New Roman" w:eastAsia="Calibri" w:hAnsi="Times New Roman" w:cs="Times New Roman"/>
                <w:sz w:val="16"/>
                <w:szCs w:val="16"/>
              </w:rPr>
              <w:t>%</w:t>
            </w:r>
          </w:p>
        </w:tc>
        <w:tc>
          <w:tcPr>
            <w:tcW w:w="1473" w:type="dxa"/>
            <w:vAlign w:val="center"/>
          </w:tcPr>
          <w:p w14:paraId="1D325D9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15,46</w:t>
            </w:r>
            <w:r w:rsidRPr="009676D7">
              <w:rPr>
                <w:rFonts w:ascii="Times New Roman" w:eastAsia="Calibri" w:hAnsi="Times New Roman" w:cs="Times New Roman"/>
                <w:sz w:val="16"/>
                <w:szCs w:val="16"/>
              </w:rPr>
              <w:t>%</w:t>
            </w:r>
          </w:p>
        </w:tc>
      </w:tr>
      <w:tr w:rsidR="004863D8" w:rsidRPr="009676D7" w14:paraId="759B2B75" w14:textId="77777777" w:rsidTr="00F149A0">
        <w:trPr>
          <w:trHeight w:val="300"/>
        </w:trPr>
        <w:tc>
          <w:tcPr>
            <w:tcW w:w="2128" w:type="dxa"/>
          </w:tcPr>
          <w:p w14:paraId="34E8888D"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Valdivia</w:t>
            </w:r>
          </w:p>
        </w:tc>
        <w:tc>
          <w:tcPr>
            <w:tcW w:w="1107" w:type="dxa"/>
            <w:vAlign w:val="center"/>
          </w:tcPr>
          <w:p w14:paraId="57CB50E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14.161</w:t>
            </w:r>
          </w:p>
        </w:tc>
        <w:tc>
          <w:tcPr>
            <w:tcW w:w="1154" w:type="dxa"/>
            <w:vAlign w:val="center"/>
          </w:tcPr>
          <w:p w14:paraId="2DEC8DC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93,75</w:t>
            </w:r>
            <w:r w:rsidRPr="009676D7">
              <w:rPr>
                <w:rFonts w:ascii="Times New Roman" w:eastAsia="Calibri" w:hAnsi="Times New Roman" w:cs="Times New Roman"/>
                <w:sz w:val="16"/>
                <w:szCs w:val="16"/>
              </w:rPr>
              <w:t>%</w:t>
            </w:r>
          </w:p>
        </w:tc>
        <w:tc>
          <w:tcPr>
            <w:tcW w:w="1502" w:type="dxa"/>
            <w:vAlign w:val="center"/>
          </w:tcPr>
          <w:p w14:paraId="67080AE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7,05</w:t>
            </w:r>
            <w:r w:rsidRPr="009676D7">
              <w:rPr>
                <w:rFonts w:ascii="Times New Roman" w:eastAsia="Calibri" w:hAnsi="Times New Roman" w:cs="Times New Roman"/>
                <w:sz w:val="16"/>
                <w:szCs w:val="16"/>
              </w:rPr>
              <w:t>%</w:t>
            </w:r>
          </w:p>
        </w:tc>
        <w:tc>
          <w:tcPr>
            <w:tcW w:w="1474" w:type="dxa"/>
            <w:vAlign w:val="center"/>
          </w:tcPr>
          <w:p w14:paraId="3A96D9D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90,59</w:t>
            </w:r>
            <w:r w:rsidRPr="009676D7">
              <w:rPr>
                <w:rFonts w:ascii="Times New Roman" w:eastAsia="Calibri" w:hAnsi="Times New Roman" w:cs="Times New Roman"/>
                <w:sz w:val="16"/>
                <w:szCs w:val="16"/>
              </w:rPr>
              <w:t>%</w:t>
            </w:r>
          </w:p>
        </w:tc>
        <w:tc>
          <w:tcPr>
            <w:tcW w:w="1473" w:type="dxa"/>
            <w:vAlign w:val="center"/>
          </w:tcPr>
          <w:p w14:paraId="4830077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5,76</w:t>
            </w:r>
            <w:r w:rsidRPr="009676D7">
              <w:rPr>
                <w:rFonts w:ascii="Times New Roman" w:eastAsia="Calibri" w:hAnsi="Times New Roman" w:cs="Times New Roman"/>
                <w:sz w:val="16"/>
                <w:szCs w:val="16"/>
              </w:rPr>
              <w:t>%</w:t>
            </w:r>
          </w:p>
        </w:tc>
      </w:tr>
      <w:tr w:rsidR="004863D8" w:rsidRPr="009676D7" w14:paraId="73AB69EE" w14:textId="77777777" w:rsidTr="00F149A0">
        <w:trPr>
          <w:trHeight w:val="300"/>
        </w:trPr>
        <w:tc>
          <w:tcPr>
            <w:tcW w:w="2128" w:type="dxa"/>
          </w:tcPr>
          <w:p w14:paraId="5CDF0F6E"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Yarumal</w:t>
            </w:r>
          </w:p>
        </w:tc>
        <w:tc>
          <w:tcPr>
            <w:tcW w:w="1107" w:type="dxa"/>
            <w:vAlign w:val="center"/>
          </w:tcPr>
          <w:p w14:paraId="745FC666"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eastAsia="Calibri" w:hAnsi="Times New Roman" w:cs="Times New Roman"/>
                <w:sz w:val="16"/>
                <w:szCs w:val="16"/>
              </w:rPr>
              <w:t>43.097</w:t>
            </w:r>
          </w:p>
        </w:tc>
        <w:tc>
          <w:tcPr>
            <w:tcW w:w="1154" w:type="dxa"/>
            <w:vAlign w:val="center"/>
          </w:tcPr>
          <w:p w14:paraId="194B3649"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102,97</w:t>
            </w:r>
            <w:r w:rsidRPr="009676D7">
              <w:rPr>
                <w:rFonts w:ascii="Times New Roman" w:eastAsia="Calibri" w:hAnsi="Times New Roman" w:cs="Times New Roman"/>
                <w:sz w:val="16"/>
                <w:szCs w:val="16"/>
              </w:rPr>
              <w:t>%</w:t>
            </w:r>
          </w:p>
        </w:tc>
        <w:tc>
          <w:tcPr>
            <w:tcW w:w="1502" w:type="dxa"/>
            <w:vAlign w:val="center"/>
          </w:tcPr>
          <w:p w14:paraId="756E527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37,51</w:t>
            </w:r>
            <w:r w:rsidRPr="009676D7">
              <w:rPr>
                <w:rFonts w:ascii="Times New Roman" w:eastAsia="Calibri" w:hAnsi="Times New Roman" w:cs="Times New Roman"/>
                <w:sz w:val="16"/>
                <w:szCs w:val="16"/>
              </w:rPr>
              <w:t>%</w:t>
            </w:r>
          </w:p>
        </w:tc>
        <w:tc>
          <w:tcPr>
            <w:tcW w:w="1474" w:type="dxa"/>
            <w:vAlign w:val="center"/>
          </w:tcPr>
          <w:p w14:paraId="245F08D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59,39</w:t>
            </w:r>
            <w:r w:rsidRPr="009676D7">
              <w:rPr>
                <w:rFonts w:ascii="Times New Roman" w:eastAsia="Calibri" w:hAnsi="Times New Roman" w:cs="Times New Roman"/>
                <w:sz w:val="16"/>
                <w:szCs w:val="16"/>
              </w:rPr>
              <w:t>%</w:t>
            </w:r>
          </w:p>
        </w:tc>
        <w:tc>
          <w:tcPr>
            <w:tcW w:w="1473" w:type="dxa"/>
            <w:vAlign w:val="center"/>
          </w:tcPr>
          <w:p w14:paraId="6CE3A12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1,98</w:t>
            </w:r>
            <w:r w:rsidRPr="009676D7">
              <w:rPr>
                <w:rFonts w:ascii="Times New Roman" w:eastAsia="Calibri" w:hAnsi="Times New Roman" w:cs="Times New Roman"/>
                <w:sz w:val="16"/>
                <w:szCs w:val="16"/>
              </w:rPr>
              <w:t>%</w:t>
            </w:r>
          </w:p>
        </w:tc>
      </w:tr>
      <w:tr w:rsidR="004863D8" w:rsidRPr="009676D7" w14:paraId="47537597" w14:textId="77777777" w:rsidTr="00F149A0">
        <w:trPr>
          <w:trHeight w:val="300"/>
        </w:trPr>
        <w:tc>
          <w:tcPr>
            <w:tcW w:w="2128" w:type="dxa"/>
          </w:tcPr>
          <w:p w14:paraId="120BB1FF"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Provincia</w:t>
            </w:r>
          </w:p>
        </w:tc>
        <w:tc>
          <w:tcPr>
            <w:tcW w:w="1107" w:type="dxa"/>
            <w:vAlign w:val="center"/>
          </w:tcPr>
          <w:p w14:paraId="65B831B7"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143.694</w:t>
            </w:r>
          </w:p>
        </w:tc>
        <w:tc>
          <w:tcPr>
            <w:tcW w:w="1154" w:type="dxa"/>
            <w:vAlign w:val="center"/>
          </w:tcPr>
          <w:p w14:paraId="66582E84"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81,63</w:t>
            </w:r>
            <w:r w:rsidRPr="009676D7">
              <w:rPr>
                <w:rFonts w:ascii="Times New Roman" w:eastAsia="Calibri" w:hAnsi="Times New Roman" w:cs="Times New Roman"/>
                <w:b/>
                <w:sz w:val="16"/>
                <w:szCs w:val="16"/>
              </w:rPr>
              <w:t>%</w:t>
            </w:r>
          </w:p>
        </w:tc>
        <w:tc>
          <w:tcPr>
            <w:tcW w:w="1502" w:type="dxa"/>
            <w:vAlign w:val="center"/>
          </w:tcPr>
          <w:p w14:paraId="5FFD7384"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21,00</w:t>
            </w:r>
            <w:r w:rsidRPr="009676D7">
              <w:rPr>
                <w:rFonts w:ascii="Times New Roman" w:eastAsia="Calibri" w:hAnsi="Times New Roman" w:cs="Times New Roman"/>
                <w:b/>
                <w:sz w:val="16"/>
                <w:szCs w:val="16"/>
              </w:rPr>
              <w:t>%</w:t>
            </w:r>
          </w:p>
        </w:tc>
        <w:tc>
          <w:tcPr>
            <w:tcW w:w="1474" w:type="dxa"/>
            <w:vAlign w:val="center"/>
          </w:tcPr>
          <w:p w14:paraId="19456892"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76,12</w:t>
            </w:r>
            <w:r w:rsidRPr="009676D7">
              <w:rPr>
                <w:rFonts w:ascii="Times New Roman" w:eastAsia="Calibri" w:hAnsi="Times New Roman" w:cs="Times New Roman"/>
                <w:b/>
                <w:sz w:val="16"/>
                <w:szCs w:val="16"/>
              </w:rPr>
              <w:t>%</w:t>
            </w:r>
          </w:p>
        </w:tc>
        <w:tc>
          <w:tcPr>
            <w:tcW w:w="1473" w:type="dxa"/>
            <w:vAlign w:val="center"/>
          </w:tcPr>
          <w:p w14:paraId="16C965CF"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2,99</w:t>
            </w:r>
            <w:r w:rsidRPr="009676D7">
              <w:rPr>
                <w:rFonts w:ascii="Times New Roman" w:eastAsia="Calibri" w:hAnsi="Times New Roman" w:cs="Times New Roman"/>
                <w:b/>
                <w:sz w:val="16"/>
                <w:szCs w:val="16"/>
              </w:rPr>
              <w:t>%</w:t>
            </w:r>
          </w:p>
        </w:tc>
      </w:tr>
      <w:tr w:rsidR="004863D8" w:rsidRPr="009676D7" w14:paraId="1BA0A260" w14:textId="77777777" w:rsidTr="00F149A0">
        <w:trPr>
          <w:trHeight w:val="300"/>
        </w:trPr>
        <w:tc>
          <w:tcPr>
            <w:tcW w:w="2128" w:type="dxa"/>
          </w:tcPr>
          <w:p w14:paraId="67D2EEF4"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Subregión Norte</w:t>
            </w:r>
          </w:p>
        </w:tc>
        <w:tc>
          <w:tcPr>
            <w:tcW w:w="1107" w:type="dxa"/>
            <w:vAlign w:val="center"/>
          </w:tcPr>
          <w:p w14:paraId="22260353"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226.760</w:t>
            </w:r>
          </w:p>
        </w:tc>
        <w:tc>
          <w:tcPr>
            <w:tcW w:w="1154" w:type="dxa"/>
            <w:vAlign w:val="center"/>
          </w:tcPr>
          <w:p w14:paraId="275A4439"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88,38</w:t>
            </w:r>
            <w:r w:rsidRPr="009676D7">
              <w:rPr>
                <w:rFonts w:ascii="Times New Roman" w:eastAsia="Calibri" w:hAnsi="Times New Roman" w:cs="Times New Roman"/>
                <w:b/>
                <w:sz w:val="16"/>
                <w:szCs w:val="16"/>
              </w:rPr>
              <w:t>%</w:t>
            </w:r>
          </w:p>
        </w:tc>
        <w:tc>
          <w:tcPr>
            <w:tcW w:w="1502" w:type="dxa"/>
            <w:vAlign w:val="center"/>
          </w:tcPr>
          <w:p w14:paraId="4CF7F39B"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37,33</w:t>
            </w:r>
            <w:r w:rsidRPr="009676D7">
              <w:rPr>
                <w:rFonts w:ascii="Times New Roman" w:eastAsia="Calibri" w:hAnsi="Times New Roman" w:cs="Times New Roman"/>
                <w:b/>
                <w:sz w:val="16"/>
                <w:szCs w:val="16"/>
              </w:rPr>
              <w:t>%</w:t>
            </w:r>
          </w:p>
        </w:tc>
        <w:tc>
          <w:tcPr>
            <w:tcW w:w="1474" w:type="dxa"/>
            <w:vAlign w:val="center"/>
          </w:tcPr>
          <w:p w14:paraId="5F49644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60,09</w:t>
            </w:r>
            <w:r w:rsidRPr="009676D7">
              <w:rPr>
                <w:rFonts w:ascii="Times New Roman" w:eastAsia="Calibri" w:hAnsi="Times New Roman" w:cs="Times New Roman"/>
                <w:b/>
                <w:sz w:val="16"/>
                <w:szCs w:val="16"/>
              </w:rPr>
              <w:t>%</w:t>
            </w:r>
          </w:p>
        </w:tc>
        <w:tc>
          <w:tcPr>
            <w:tcW w:w="1473" w:type="dxa"/>
            <w:vAlign w:val="center"/>
          </w:tcPr>
          <w:p w14:paraId="1D9942B4"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2,77</w:t>
            </w:r>
            <w:r w:rsidRPr="009676D7">
              <w:rPr>
                <w:rFonts w:ascii="Times New Roman" w:eastAsia="Calibri" w:hAnsi="Times New Roman" w:cs="Times New Roman"/>
                <w:b/>
                <w:sz w:val="16"/>
                <w:szCs w:val="16"/>
              </w:rPr>
              <w:t>%</w:t>
            </w:r>
          </w:p>
        </w:tc>
      </w:tr>
      <w:tr w:rsidR="004863D8" w:rsidRPr="009676D7" w14:paraId="1D90AF9A" w14:textId="77777777" w:rsidTr="00F149A0">
        <w:trPr>
          <w:trHeight w:val="300"/>
        </w:trPr>
        <w:tc>
          <w:tcPr>
            <w:tcW w:w="2128" w:type="dxa"/>
          </w:tcPr>
          <w:p w14:paraId="7C81EC14"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Departamento</w:t>
            </w:r>
          </w:p>
        </w:tc>
        <w:tc>
          <w:tcPr>
            <w:tcW w:w="1107" w:type="dxa"/>
            <w:vAlign w:val="center"/>
          </w:tcPr>
          <w:p w14:paraId="1F4AA5BE"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6.941.912</w:t>
            </w:r>
          </w:p>
        </w:tc>
        <w:tc>
          <w:tcPr>
            <w:tcW w:w="1154" w:type="dxa"/>
            <w:vAlign w:val="center"/>
          </w:tcPr>
          <w:p w14:paraId="0DC521D9"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99,68</w:t>
            </w:r>
            <w:r w:rsidRPr="009676D7">
              <w:rPr>
                <w:rFonts w:ascii="Times New Roman" w:eastAsia="Calibri" w:hAnsi="Times New Roman" w:cs="Times New Roman"/>
                <w:b/>
                <w:sz w:val="16"/>
                <w:szCs w:val="16"/>
              </w:rPr>
              <w:t>%</w:t>
            </w:r>
          </w:p>
        </w:tc>
        <w:tc>
          <w:tcPr>
            <w:tcW w:w="1502" w:type="dxa"/>
            <w:vAlign w:val="center"/>
          </w:tcPr>
          <w:p w14:paraId="5EB041AB"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57,90</w:t>
            </w:r>
            <w:r w:rsidRPr="009676D7">
              <w:rPr>
                <w:rFonts w:ascii="Times New Roman" w:eastAsia="Calibri" w:hAnsi="Times New Roman" w:cs="Times New Roman"/>
                <w:b/>
                <w:sz w:val="16"/>
                <w:szCs w:val="16"/>
              </w:rPr>
              <w:t>%</w:t>
            </w:r>
          </w:p>
        </w:tc>
        <w:tc>
          <w:tcPr>
            <w:tcW w:w="1474" w:type="dxa"/>
            <w:vAlign w:val="center"/>
          </w:tcPr>
          <w:p w14:paraId="2AD43409"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39,13</w:t>
            </w:r>
            <w:r w:rsidRPr="009676D7">
              <w:rPr>
                <w:rFonts w:ascii="Times New Roman" w:eastAsia="Calibri" w:hAnsi="Times New Roman" w:cs="Times New Roman"/>
                <w:b/>
                <w:sz w:val="16"/>
                <w:szCs w:val="16"/>
              </w:rPr>
              <w:t>%</w:t>
            </w:r>
          </w:p>
        </w:tc>
        <w:tc>
          <w:tcPr>
            <w:tcW w:w="1473" w:type="dxa"/>
            <w:vAlign w:val="center"/>
          </w:tcPr>
          <w:p w14:paraId="29DCFADD"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0,75</w:t>
            </w:r>
            <w:r w:rsidRPr="009676D7">
              <w:rPr>
                <w:rFonts w:ascii="Times New Roman" w:eastAsia="Calibri" w:hAnsi="Times New Roman" w:cs="Times New Roman"/>
                <w:b/>
                <w:sz w:val="16"/>
                <w:szCs w:val="16"/>
              </w:rPr>
              <w:t>%</w:t>
            </w:r>
          </w:p>
        </w:tc>
      </w:tr>
    </w:tbl>
    <w:p w14:paraId="52AD6D14" w14:textId="77777777" w:rsidR="004863D8" w:rsidRPr="009676D7" w:rsidRDefault="004863D8" w:rsidP="004863D8">
      <w:pPr>
        <w:spacing w:before="0"/>
      </w:pPr>
      <w:r w:rsidRPr="75AA67FD">
        <w:rPr>
          <w:rFonts w:ascii="Times New Roman" w:eastAsia="Calibri" w:hAnsi="Times New Roman" w:cs="Times New Roman"/>
          <w:b/>
          <w:bCs/>
          <w:sz w:val="18"/>
          <w:szCs w:val="18"/>
        </w:rPr>
        <w:t>Fuente:</w:t>
      </w:r>
      <w:r w:rsidRPr="75AA67FD">
        <w:rPr>
          <w:rFonts w:ascii="Times New Roman" w:eastAsia="Calibri" w:hAnsi="Times New Roman" w:cs="Times New Roman"/>
          <w:sz w:val="18"/>
          <w:szCs w:val="18"/>
        </w:rPr>
        <w:t xml:space="preserve"> Secretaría Seccional de Salud y Protección Social de Antioquia (s.f.). Cálculos propios.</w:t>
      </w:r>
    </w:p>
    <w:p w14:paraId="623E72B4" w14:textId="77777777" w:rsidR="004863D8" w:rsidRDefault="004863D8" w:rsidP="004863D8">
      <w:pPr>
        <w:spacing w:before="0"/>
        <w:rPr>
          <w:rFonts w:ascii="Times New Roman" w:eastAsia="Calibri" w:hAnsi="Times New Roman" w:cs="Times New Roman"/>
          <w:sz w:val="18"/>
          <w:szCs w:val="18"/>
        </w:rPr>
      </w:pPr>
    </w:p>
    <w:p w14:paraId="10C34673" w14:textId="77777777" w:rsidR="004863D8" w:rsidRDefault="004863D8" w:rsidP="004863D8">
      <w:pPr>
        <w:spacing w:before="0"/>
        <w:rPr>
          <w:rFonts w:ascii="Times New Roman" w:eastAsia="Calibri" w:hAnsi="Times New Roman" w:cs="Times New Roman"/>
          <w:sz w:val="18"/>
          <w:szCs w:val="18"/>
        </w:rPr>
      </w:pPr>
    </w:p>
    <w:p w14:paraId="2E726233" w14:textId="77777777" w:rsidR="004863D8" w:rsidRDefault="004863D8" w:rsidP="004863D8">
      <w:pPr>
        <w:spacing w:before="0"/>
        <w:rPr>
          <w:rFonts w:ascii="Times New Roman" w:eastAsia="Calibri" w:hAnsi="Times New Roman" w:cs="Times New Roman"/>
          <w:sz w:val="18"/>
          <w:szCs w:val="18"/>
        </w:rPr>
      </w:pPr>
    </w:p>
    <w:p w14:paraId="752E0FBF" w14:textId="77777777" w:rsidR="004863D8" w:rsidRDefault="004863D8" w:rsidP="004863D8">
      <w:pPr>
        <w:spacing w:before="0"/>
        <w:rPr>
          <w:rFonts w:ascii="Times New Roman" w:eastAsia="Calibri" w:hAnsi="Times New Roman" w:cs="Times New Roman"/>
          <w:sz w:val="18"/>
          <w:szCs w:val="18"/>
        </w:rPr>
      </w:pPr>
    </w:p>
    <w:p w14:paraId="031F0EB2" w14:textId="77777777" w:rsidR="004863D8" w:rsidRDefault="004863D8" w:rsidP="004863D8">
      <w:pPr>
        <w:spacing w:before="0"/>
        <w:rPr>
          <w:rFonts w:ascii="Times New Roman" w:eastAsia="Calibri" w:hAnsi="Times New Roman" w:cs="Times New Roman"/>
          <w:sz w:val="18"/>
          <w:szCs w:val="18"/>
        </w:rPr>
      </w:pPr>
    </w:p>
    <w:p w14:paraId="59838353" w14:textId="77777777" w:rsidR="004863D8" w:rsidRDefault="004863D8" w:rsidP="004863D8">
      <w:pPr>
        <w:spacing w:before="0"/>
        <w:rPr>
          <w:rFonts w:ascii="Times New Roman" w:eastAsia="Calibri" w:hAnsi="Times New Roman" w:cs="Times New Roman"/>
          <w:sz w:val="18"/>
          <w:szCs w:val="18"/>
        </w:rPr>
      </w:pPr>
    </w:p>
    <w:p w14:paraId="2551FDFE" w14:textId="77777777" w:rsidR="004863D8" w:rsidRDefault="004863D8" w:rsidP="004863D8">
      <w:pPr>
        <w:spacing w:before="0"/>
        <w:rPr>
          <w:rFonts w:ascii="Times New Roman" w:eastAsia="Calibri" w:hAnsi="Times New Roman" w:cs="Times New Roman"/>
          <w:sz w:val="18"/>
          <w:szCs w:val="18"/>
        </w:rPr>
      </w:pPr>
    </w:p>
    <w:p w14:paraId="5589C6E6" w14:textId="77777777" w:rsidR="004863D8" w:rsidRDefault="004863D8" w:rsidP="004863D8">
      <w:pPr>
        <w:spacing w:before="0"/>
        <w:rPr>
          <w:rFonts w:ascii="Times New Roman" w:eastAsia="Calibri" w:hAnsi="Times New Roman" w:cs="Times New Roman"/>
          <w:sz w:val="18"/>
          <w:szCs w:val="18"/>
        </w:rPr>
      </w:pPr>
    </w:p>
    <w:p w14:paraId="21A0464A" w14:textId="77777777" w:rsidR="004863D8" w:rsidRDefault="004863D8" w:rsidP="004863D8">
      <w:pPr>
        <w:spacing w:before="0"/>
        <w:rPr>
          <w:rFonts w:ascii="Times New Roman" w:eastAsia="Calibri" w:hAnsi="Times New Roman" w:cs="Times New Roman"/>
          <w:sz w:val="18"/>
          <w:szCs w:val="18"/>
        </w:rPr>
      </w:pPr>
    </w:p>
    <w:p w14:paraId="1CB54B78" w14:textId="77777777" w:rsidR="004863D8" w:rsidRDefault="004863D8" w:rsidP="004863D8">
      <w:pPr>
        <w:spacing w:before="0"/>
        <w:rPr>
          <w:rFonts w:ascii="Times New Roman" w:eastAsia="Calibri" w:hAnsi="Times New Roman" w:cs="Times New Roman"/>
          <w:sz w:val="18"/>
          <w:szCs w:val="18"/>
        </w:rPr>
      </w:pPr>
    </w:p>
    <w:p w14:paraId="721CF21D" w14:textId="77777777" w:rsidR="004863D8" w:rsidRDefault="004863D8" w:rsidP="004863D8">
      <w:pPr>
        <w:spacing w:after="200" w:line="240" w:lineRule="auto"/>
        <w:jc w:val="center"/>
      </w:pPr>
      <w:r w:rsidRPr="75AA67FD">
        <w:rPr>
          <w:rFonts w:ascii="Times New Roman" w:eastAsia="Times New Roman" w:hAnsi="Times New Roman" w:cs="Times New Roman"/>
          <w:color w:val="44546A" w:themeColor="text2"/>
          <w:sz w:val="20"/>
          <w:szCs w:val="20"/>
        </w:rPr>
        <w:t>Gráfica X. Composición de afiliados al SGSSS por régimen (%) — 2025</w:t>
      </w:r>
    </w:p>
    <w:p w14:paraId="5B81333A" w14:textId="77777777" w:rsidR="004863D8" w:rsidRDefault="004863D8" w:rsidP="004863D8">
      <w:pPr>
        <w:spacing w:before="0"/>
        <w:jc w:val="center"/>
        <w:rPr>
          <w:rFonts w:ascii="Times New Roman" w:eastAsia="Calibri" w:hAnsi="Times New Roman" w:cs="Times New Roman"/>
          <w:sz w:val="18"/>
          <w:szCs w:val="18"/>
        </w:rPr>
      </w:pPr>
      <w:r>
        <w:rPr>
          <w:noProof/>
          <w:lang w:eastAsia="es-CO"/>
        </w:rPr>
        <w:drawing>
          <wp:inline distT="0" distB="0" distL="0" distR="0" wp14:anchorId="19FEA664" wp14:editId="59420931">
            <wp:extent cx="3669057" cy="2795194"/>
            <wp:effectExtent l="0" t="0" r="0" b="0"/>
            <wp:docPr id="1948618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18248" name="Picture 1948618248"/>
                    <pic:cNvPicPr/>
                  </pic:nvPicPr>
                  <pic:blipFill>
                    <a:blip r:embed="rId62">
                      <a:extLst>
                        <a:ext uri="{28A0092B-C50C-407E-A947-70E740481C1C}">
                          <a14:useLocalDpi xmlns:a14="http://schemas.microsoft.com/office/drawing/2010/main"/>
                        </a:ext>
                      </a:extLst>
                    </a:blip>
                    <a:stretch>
                      <a:fillRect/>
                    </a:stretch>
                  </pic:blipFill>
                  <pic:spPr>
                    <a:xfrm>
                      <a:off x="0" y="0"/>
                      <a:ext cx="3669057" cy="2795194"/>
                    </a:xfrm>
                    <a:prstGeom prst="rect">
                      <a:avLst/>
                    </a:prstGeom>
                  </pic:spPr>
                </pic:pic>
              </a:graphicData>
            </a:graphic>
          </wp:inline>
        </w:drawing>
      </w:r>
    </w:p>
    <w:p w14:paraId="0697191B" w14:textId="77777777" w:rsidR="004863D8" w:rsidRDefault="004863D8" w:rsidP="004863D8">
      <w:pPr>
        <w:spacing w:before="0"/>
        <w:rPr>
          <w:rFonts w:ascii="Times New Roman" w:eastAsia="Calibri" w:hAnsi="Times New Roman" w:cs="Times New Roman"/>
          <w:sz w:val="18"/>
          <w:szCs w:val="18"/>
        </w:rPr>
      </w:pPr>
    </w:p>
    <w:p w14:paraId="6DAADCE6" w14:textId="77777777" w:rsidR="004863D8" w:rsidRPr="009676D7" w:rsidRDefault="004863D8" w:rsidP="004863D8">
      <w:pPr>
        <w:rPr>
          <w:rFonts w:ascii="Times New Roman" w:hAnsi="Times New Roman" w:cs="Times New Roman"/>
          <w:b/>
          <w:bCs/>
          <w:smallCaps/>
        </w:rPr>
      </w:pPr>
      <w:r w:rsidRPr="009676D7">
        <w:rPr>
          <w:rFonts w:ascii="Times New Roman" w:eastAsia="Arial" w:hAnsi="Times New Roman" w:cs="Times New Roman"/>
        </w:rPr>
        <w:t>En los indicadores de salud materno‑infantil se observan patrones variables entre los municipios, algunos de los cuales señalan situaciones que ameritan un análisis más detallado y acciones focalizadas. El promedio del porcentaje de bajo peso al nacer a nivel provincial, supera el promedio departamental (11,3%) en 10 de los 13 municipios de la Provincia, con cifras críticas en Angostura (19,4%), Toledo (17%), Campamento (16,9%) y Anorí (16,5%).</w:t>
      </w:r>
    </w:p>
    <w:p w14:paraId="4EE95751"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49</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Porcentaje de nacidos con bajo peso al nacer en los municipios de la PAP Bio-energética del Norte de Antioquia - 2024</w:t>
      </w:r>
    </w:p>
    <w:tbl>
      <w:tblPr>
        <w:tblStyle w:val="TableGrid"/>
        <w:tblW w:w="0" w:type="auto"/>
        <w:jc w:val="center"/>
        <w:tblLook w:val="06A0" w:firstRow="1" w:lastRow="0" w:firstColumn="1" w:lastColumn="0" w:noHBand="1" w:noVBand="1"/>
      </w:tblPr>
      <w:tblGrid>
        <w:gridCol w:w="3557"/>
        <w:gridCol w:w="5225"/>
      </w:tblGrid>
      <w:tr w:rsidR="004863D8" w:rsidRPr="009676D7" w14:paraId="525C269F" w14:textId="77777777" w:rsidTr="00F149A0">
        <w:trPr>
          <w:trHeight w:val="611"/>
          <w:jc w:val="center"/>
        </w:trPr>
        <w:tc>
          <w:tcPr>
            <w:tcW w:w="3557" w:type="dxa"/>
            <w:shd w:val="clear" w:color="auto" w:fill="002060"/>
            <w:vAlign w:val="center"/>
          </w:tcPr>
          <w:p w14:paraId="68C7B0B0"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Municipio</w:t>
            </w:r>
          </w:p>
        </w:tc>
        <w:tc>
          <w:tcPr>
            <w:tcW w:w="5225" w:type="dxa"/>
            <w:shd w:val="clear" w:color="auto" w:fill="002060"/>
            <w:vAlign w:val="center"/>
          </w:tcPr>
          <w:p w14:paraId="4FD25037"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Porcentaje de nacidos con bajo peso al nacer</w:t>
            </w:r>
          </w:p>
        </w:tc>
      </w:tr>
      <w:tr w:rsidR="004863D8" w:rsidRPr="009676D7" w14:paraId="66670F75" w14:textId="77777777" w:rsidTr="00F149A0">
        <w:trPr>
          <w:trHeight w:val="309"/>
          <w:jc w:val="center"/>
        </w:trPr>
        <w:tc>
          <w:tcPr>
            <w:tcW w:w="3557" w:type="dxa"/>
          </w:tcPr>
          <w:p w14:paraId="34427708"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5225" w:type="dxa"/>
          </w:tcPr>
          <w:p w14:paraId="74DD3C8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19,44</w:t>
            </w:r>
            <w:r w:rsidRPr="009676D7">
              <w:rPr>
                <w:rFonts w:ascii="Times New Roman" w:eastAsia="Calibri" w:hAnsi="Times New Roman" w:cs="Times New Roman"/>
                <w:sz w:val="16"/>
                <w:szCs w:val="16"/>
              </w:rPr>
              <w:t>%</w:t>
            </w:r>
          </w:p>
        </w:tc>
      </w:tr>
      <w:tr w:rsidR="004863D8" w:rsidRPr="009676D7" w14:paraId="6DFB8948" w14:textId="77777777" w:rsidTr="00F149A0">
        <w:trPr>
          <w:trHeight w:val="309"/>
          <w:jc w:val="center"/>
        </w:trPr>
        <w:tc>
          <w:tcPr>
            <w:tcW w:w="3557" w:type="dxa"/>
          </w:tcPr>
          <w:p w14:paraId="1AC8D93E"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Anorí</w:t>
            </w:r>
          </w:p>
        </w:tc>
        <w:tc>
          <w:tcPr>
            <w:tcW w:w="5225" w:type="dxa"/>
          </w:tcPr>
          <w:p w14:paraId="2642DBE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16,48</w:t>
            </w:r>
            <w:r w:rsidRPr="009676D7">
              <w:rPr>
                <w:rFonts w:ascii="Times New Roman" w:eastAsia="Calibri" w:hAnsi="Times New Roman" w:cs="Times New Roman"/>
                <w:sz w:val="16"/>
                <w:szCs w:val="16"/>
              </w:rPr>
              <w:t>%</w:t>
            </w:r>
          </w:p>
        </w:tc>
      </w:tr>
      <w:tr w:rsidR="004863D8" w:rsidRPr="009676D7" w14:paraId="348BAE9C" w14:textId="77777777" w:rsidTr="00F149A0">
        <w:trPr>
          <w:trHeight w:val="309"/>
          <w:jc w:val="center"/>
        </w:trPr>
        <w:tc>
          <w:tcPr>
            <w:tcW w:w="3557" w:type="dxa"/>
          </w:tcPr>
          <w:p w14:paraId="65CE70DC"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Briceño</w:t>
            </w:r>
          </w:p>
        </w:tc>
        <w:tc>
          <w:tcPr>
            <w:tcW w:w="5225" w:type="dxa"/>
          </w:tcPr>
          <w:p w14:paraId="3BCCA2B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2,22</w:t>
            </w:r>
            <w:r w:rsidRPr="009676D7">
              <w:rPr>
                <w:rFonts w:ascii="Times New Roman" w:eastAsia="Calibri" w:hAnsi="Times New Roman" w:cs="Times New Roman"/>
                <w:sz w:val="16"/>
                <w:szCs w:val="16"/>
              </w:rPr>
              <w:t>%</w:t>
            </w:r>
          </w:p>
        </w:tc>
      </w:tr>
      <w:tr w:rsidR="004863D8" w:rsidRPr="009676D7" w14:paraId="00D1DE42" w14:textId="77777777" w:rsidTr="00F149A0">
        <w:trPr>
          <w:trHeight w:val="309"/>
          <w:jc w:val="center"/>
        </w:trPr>
        <w:tc>
          <w:tcPr>
            <w:tcW w:w="3557" w:type="dxa"/>
          </w:tcPr>
          <w:p w14:paraId="6DB665DE"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Campamento</w:t>
            </w:r>
          </w:p>
        </w:tc>
        <w:tc>
          <w:tcPr>
            <w:tcW w:w="5225" w:type="dxa"/>
          </w:tcPr>
          <w:p w14:paraId="096EF5A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16,95</w:t>
            </w:r>
            <w:r w:rsidRPr="009676D7">
              <w:rPr>
                <w:rFonts w:ascii="Times New Roman" w:eastAsia="Calibri" w:hAnsi="Times New Roman" w:cs="Times New Roman"/>
                <w:sz w:val="16"/>
                <w:szCs w:val="16"/>
              </w:rPr>
              <w:t>%</w:t>
            </w:r>
          </w:p>
        </w:tc>
      </w:tr>
      <w:tr w:rsidR="004863D8" w:rsidRPr="009676D7" w14:paraId="7D334111" w14:textId="77777777" w:rsidTr="00F149A0">
        <w:trPr>
          <w:trHeight w:val="309"/>
          <w:jc w:val="center"/>
        </w:trPr>
        <w:tc>
          <w:tcPr>
            <w:tcW w:w="3557" w:type="dxa"/>
          </w:tcPr>
          <w:p w14:paraId="0E48495F"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5225" w:type="dxa"/>
          </w:tcPr>
          <w:p w14:paraId="0633684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7,69</w:t>
            </w:r>
            <w:r w:rsidRPr="009676D7">
              <w:rPr>
                <w:rFonts w:ascii="Times New Roman" w:eastAsia="Calibri" w:hAnsi="Times New Roman" w:cs="Times New Roman"/>
                <w:sz w:val="16"/>
                <w:szCs w:val="16"/>
              </w:rPr>
              <w:t>%</w:t>
            </w:r>
          </w:p>
        </w:tc>
      </w:tr>
      <w:tr w:rsidR="004863D8" w:rsidRPr="009676D7" w14:paraId="0DFFFE74" w14:textId="77777777" w:rsidTr="00F149A0">
        <w:trPr>
          <w:trHeight w:val="309"/>
          <w:jc w:val="center"/>
        </w:trPr>
        <w:tc>
          <w:tcPr>
            <w:tcW w:w="3557" w:type="dxa"/>
          </w:tcPr>
          <w:p w14:paraId="32541B41"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Gómez Plata</w:t>
            </w:r>
          </w:p>
        </w:tc>
        <w:tc>
          <w:tcPr>
            <w:tcW w:w="5225" w:type="dxa"/>
          </w:tcPr>
          <w:p w14:paraId="5FA6686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9,76</w:t>
            </w:r>
            <w:r w:rsidRPr="009676D7">
              <w:rPr>
                <w:rFonts w:ascii="Times New Roman" w:eastAsia="Calibri" w:hAnsi="Times New Roman" w:cs="Times New Roman"/>
                <w:sz w:val="16"/>
                <w:szCs w:val="16"/>
              </w:rPr>
              <w:t>%</w:t>
            </w:r>
          </w:p>
        </w:tc>
      </w:tr>
      <w:tr w:rsidR="004863D8" w:rsidRPr="009676D7" w14:paraId="3F3C7EFF" w14:textId="77777777" w:rsidTr="00F149A0">
        <w:trPr>
          <w:trHeight w:val="309"/>
          <w:jc w:val="center"/>
        </w:trPr>
        <w:tc>
          <w:tcPr>
            <w:tcW w:w="3557" w:type="dxa"/>
          </w:tcPr>
          <w:p w14:paraId="30D1631C"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Guadalupe</w:t>
            </w:r>
          </w:p>
        </w:tc>
        <w:tc>
          <w:tcPr>
            <w:tcW w:w="5225" w:type="dxa"/>
          </w:tcPr>
          <w:p w14:paraId="6BD4012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13,33</w:t>
            </w:r>
            <w:r w:rsidRPr="009676D7">
              <w:rPr>
                <w:rFonts w:ascii="Times New Roman" w:eastAsia="Calibri" w:hAnsi="Times New Roman" w:cs="Times New Roman"/>
                <w:sz w:val="16"/>
                <w:szCs w:val="16"/>
              </w:rPr>
              <w:t>%</w:t>
            </w:r>
          </w:p>
        </w:tc>
      </w:tr>
      <w:tr w:rsidR="004863D8" w:rsidRPr="009676D7" w14:paraId="68125AD0" w14:textId="77777777" w:rsidTr="00F149A0">
        <w:trPr>
          <w:trHeight w:val="309"/>
          <w:jc w:val="center"/>
        </w:trPr>
        <w:tc>
          <w:tcPr>
            <w:tcW w:w="3557" w:type="dxa"/>
          </w:tcPr>
          <w:p w14:paraId="0EE0CA0A"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Ituango</w:t>
            </w:r>
          </w:p>
        </w:tc>
        <w:tc>
          <w:tcPr>
            <w:tcW w:w="5225" w:type="dxa"/>
          </w:tcPr>
          <w:p w14:paraId="60B3AD7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13,21</w:t>
            </w:r>
            <w:r w:rsidRPr="009676D7">
              <w:rPr>
                <w:rFonts w:ascii="Times New Roman" w:eastAsia="Calibri" w:hAnsi="Times New Roman" w:cs="Times New Roman"/>
                <w:sz w:val="16"/>
                <w:szCs w:val="16"/>
              </w:rPr>
              <w:t>%</w:t>
            </w:r>
          </w:p>
        </w:tc>
      </w:tr>
      <w:tr w:rsidR="004863D8" w:rsidRPr="009676D7" w14:paraId="0FA0B97C" w14:textId="77777777" w:rsidTr="00F149A0">
        <w:trPr>
          <w:trHeight w:val="309"/>
          <w:jc w:val="center"/>
        </w:trPr>
        <w:tc>
          <w:tcPr>
            <w:tcW w:w="3557" w:type="dxa"/>
          </w:tcPr>
          <w:p w14:paraId="2332BA53"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5225" w:type="dxa"/>
          </w:tcPr>
          <w:p w14:paraId="6C22D70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16,28</w:t>
            </w:r>
            <w:r w:rsidRPr="009676D7">
              <w:rPr>
                <w:rFonts w:ascii="Times New Roman" w:eastAsia="Calibri" w:hAnsi="Times New Roman" w:cs="Times New Roman"/>
                <w:sz w:val="16"/>
                <w:szCs w:val="16"/>
              </w:rPr>
              <w:t>%</w:t>
            </w:r>
          </w:p>
        </w:tc>
      </w:tr>
      <w:tr w:rsidR="004863D8" w:rsidRPr="009676D7" w14:paraId="089594B7" w14:textId="77777777" w:rsidTr="00F149A0">
        <w:trPr>
          <w:trHeight w:val="309"/>
          <w:jc w:val="center"/>
        </w:trPr>
        <w:tc>
          <w:tcPr>
            <w:tcW w:w="3557" w:type="dxa"/>
          </w:tcPr>
          <w:p w14:paraId="23F88086"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5225" w:type="dxa"/>
          </w:tcPr>
          <w:p w14:paraId="0F674A2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6,06</w:t>
            </w:r>
            <w:r w:rsidRPr="009676D7">
              <w:rPr>
                <w:rFonts w:ascii="Times New Roman" w:eastAsia="Calibri" w:hAnsi="Times New Roman" w:cs="Times New Roman"/>
                <w:sz w:val="16"/>
                <w:szCs w:val="16"/>
              </w:rPr>
              <w:t>%</w:t>
            </w:r>
          </w:p>
        </w:tc>
      </w:tr>
      <w:tr w:rsidR="004863D8" w:rsidRPr="009676D7" w14:paraId="4DA50664" w14:textId="77777777" w:rsidTr="00F149A0">
        <w:trPr>
          <w:trHeight w:val="309"/>
          <w:jc w:val="center"/>
        </w:trPr>
        <w:tc>
          <w:tcPr>
            <w:tcW w:w="3557" w:type="dxa"/>
          </w:tcPr>
          <w:p w14:paraId="6D76E753"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Toledo</w:t>
            </w:r>
          </w:p>
        </w:tc>
        <w:tc>
          <w:tcPr>
            <w:tcW w:w="5225" w:type="dxa"/>
          </w:tcPr>
          <w:p w14:paraId="059559D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17,02</w:t>
            </w:r>
            <w:r w:rsidRPr="009676D7">
              <w:rPr>
                <w:rFonts w:ascii="Times New Roman" w:eastAsia="Calibri" w:hAnsi="Times New Roman" w:cs="Times New Roman"/>
                <w:sz w:val="16"/>
                <w:szCs w:val="16"/>
              </w:rPr>
              <w:t>%</w:t>
            </w:r>
          </w:p>
        </w:tc>
      </w:tr>
      <w:tr w:rsidR="004863D8" w:rsidRPr="009676D7" w14:paraId="66A0FDD0" w14:textId="77777777" w:rsidTr="00F149A0">
        <w:trPr>
          <w:trHeight w:val="309"/>
          <w:jc w:val="center"/>
        </w:trPr>
        <w:tc>
          <w:tcPr>
            <w:tcW w:w="3557" w:type="dxa"/>
          </w:tcPr>
          <w:p w14:paraId="4EF31061"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Valdivia</w:t>
            </w:r>
          </w:p>
        </w:tc>
        <w:tc>
          <w:tcPr>
            <w:tcW w:w="5225" w:type="dxa"/>
          </w:tcPr>
          <w:p w14:paraId="5DC8423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9,43</w:t>
            </w:r>
            <w:r w:rsidRPr="009676D7">
              <w:rPr>
                <w:rFonts w:ascii="Times New Roman" w:eastAsia="Calibri" w:hAnsi="Times New Roman" w:cs="Times New Roman"/>
                <w:sz w:val="16"/>
                <w:szCs w:val="16"/>
              </w:rPr>
              <w:t>%</w:t>
            </w:r>
          </w:p>
        </w:tc>
      </w:tr>
      <w:tr w:rsidR="004863D8" w:rsidRPr="009676D7" w14:paraId="44BCFE90" w14:textId="77777777" w:rsidTr="00F149A0">
        <w:trPr>
          <w:trHeight w:val="309"/>
          <w:jc w:val="center"/>
        </w:trPr>
        <w:tc>
          <w:tcPr>
            <w:tcW w:w="3557" w:type="dxa"/>
          </w:tcPr>
          <w:p w14:paraId="4935F97E"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Yarumal</w:t>
            </w:r>
          </w:p>
        </w:tc>
        <w:tc>
          <w:tcPr>
            <w:tcW w:w="5225" w:type="dxa"/>
          </w:tcPr>
          <w:p w14:paraId="36B123F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14,98</w:t>
            </w:r>
            <w:r w:rsidRPr="009676D7">
              <w:rPr>
                <w:rFonts w:ascii="Times New Roman" w:eastAsia="Calibri" w:hAnsi="Times New Roman" w:cs="Times New Roman"/>
                <w:sz w:val="16"/>
                <w:szCs w:val="16"/>
              </w:rPr>
              <w:t>%</w:t>
            </w:r>
          </w:p>
        </w:tc>
      </w:tr>
      <w:tr w:rsidR="004863D8" w:rsidRPr="009676D7" w14:paraId="4B7DFC83" w14:textId="77777777" w:rsidTr="00F149A0">
        <w:trPr>
          <w:trHeight w:val="309"/>
          <w:jc w:val="center"/>
        </w:trPr>
        <w:tc>
          <w:tcPr>
            <w:tcW w:w="3557" w:type="dxa"/>
          </w:tcPr>
          <w:p w14:paraId="217EB9A0"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Provincia</w:t>
            </w:r>
          </w:p>
        </w:tc>
        <w:tc>
          <w:tcPr>
            <w:tcW w:w="5225" w:type="dxa"/>
          </w:tcPr>
          <w:p w14:paraId="15A3E467" w14:textId="77777777" w:rsidR="004863D8" w:rsidRPr="009676D7" w:rsidRDefault="004863D8" w:rsidP="00F149A0">
            <w:pPr>
              <w:spacing w:line="276" w:lineRule="auto"/>
              <w:jc w:val="center"/>
              <w:rPr>
                <w:rFonts w:ascii="Times New Roman" w:eastAsia="Calibri" w:hAnsi="Times New Roman" w:cs="Times New Roman"/>
                <w:b/>
                <w:sz w:val="16"/>
                <w:szCs w:val="16"/>
              </w:rPr>
            </w:pPr>
            <w:r>
              <w:rPr>
                <w:rFonts w:ascii="Times New Roman" w:eastAsia="Calibri" w:hAnsi="Times New Roman" w:cs="Times New Roman"/>
                <w:b/>
                <w:sz w:val="16"/>
                <w:szCs w:val="16"/>
              </w:rPr>
              <w:t>13,92</w:t>
            </w:r>
            <w:r w:rsidRPr="009676D7">
              <w:rPr>
                <w:rFonts w:ascii="Times New Roman" w:eastAsia="Calibri" w:hAnsi="Times New Roman" w:cs="Times New Roman"/>
                <w:b/>
                <w:sz w:val="16"/>
                <w:szCs w:val="16"/>
              </w:rPr>
              <w:t>%</w:t>
            </w:r>
          </w:p>
        </w:tc>
      </w:tr>
      <w:tr w:rsidR="004863D8" w:rsidRPr="009676D7" w14:paraId="6AA07547" w14:textId="77777777" w:rsidTr="00F149A0">
        <w:trPr>
          <w:trHeight w:val="309"/>
          <w:jc w:val="center"/>
        </w:trPr>
        <w:tc>
          <w:tcPr>
            <w:tcW w:w="3557" w:type="dxa"/>
          </w:tcPr>
          <w:p w14:paraId="3B4D172A"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Subregión</w:t>
            </w:r>
          </w:p>
        </w:tc>
        <w:tc>
          <w:tcPr>
            <w:tcW w:w="5225" w:type="dxa"/>
          </w:tcPr>
          <w:p w14:paraId="177E7D7A"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13,21</w:t>
            </w:r>
            <w:r w:rsidRPr="009676D7">
              <w:rPr>
                <w:rFonts w:ascii="Times New Roman" w:eastAsia="Calibri" w:hAnsi="Times New Roman" w:cs="Times New Roman"/>
                <w:b/>
                <w:sz w:val="16"/>
                <w:szCs w:val="16"/>
              </w:rPr>
              <w:t>%</w:t>
            </w:r>
          </w:p>
        </w:tc>
      </w:tr>
      <w:tr w:rsidR="004863D8" w:rsidRPr="009676D7" w14:paraId="33C78032" w14:textId="77777777" w:rsidTr="00F149A0">
        <w:trPr>
          <w:trHeight w:val="309"/>
          <w:jc w:val="center"/>
        </w:trPr>
        <w:tc>
          <w:tcPr>
            <w:tcW w:w="3557" w:type="dxa"/>
          </w:tcPr>
          <w:p w14:paraId="28C01B55"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Departamento</w:t>
            </w:r>
          </w:p>
        </w:tc>
        <w:tc>
          <w:tcPr>
            <w:tcW w:w="5225" w:type="dxa"/>
          </w:tcPr>
          <w:p w14:paraId="6CE54CFD"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11,30</w:t>
            </w:r>
            <w:r w:rsidRPr="009676D7">
              <w:rPr>
                <w:rFonts w:ascii="Times New Roman" w:eastAsia="Calibri" w:hAnsi="Times New Roman" w:cs="Times New Roman"/>
                <w:b/>
                <w:sz w:val="16"/>
                <w:szCs w:val="16"/>
              </w:rPr>
              <w:t>%</w:t>
            </w:r>
          </w:p>
        </w:tc>
      </w:tr>
    </w:tbl>
    <w:p w14:paraId="078DC26D" w14:textId="77777777" w:rsidR="004863D8" w:rsidRDefault="004863D8" w:rsidP="004863D8">
      <w:pPr>
        <w:spacing w:before="0"/>
        <w:jc w:val="left"/>
      </w:pPr>
      <w:r w:rsidRPr="5015BD7C">
        <w:rPr>
          <w:rFonts w:ascii="Times New Roman" w:eastAsia="Calibri" w:hAnsi="Times New Roman" w:cs="Times New Roman"/>
          <w:b/>
          <w:bCs/>
          <w:sz w:val="18"/>
          <w:szCs w:val="18"/>
        </w:rPr>
        <w:t>Fuente:</w:t>
      </w:r>
      <w:r w:rsidRPr="5015BD7C">
        <w:rPr>
          <w:rFonts w:ascii="Times New Roman" w:eastAsia="Calibri" w:hAnsi="Times New Roman" w:cs="Times New Roman"/>
          <w:sz w:val="18"/>
          <w:szCs w:val="18"/>
        </w:rPr>
        <w:t xml:space="preserve"> Secretaría Seccional de Salud y Protección Social de Antioquia (s.f.). Cálculos propios.</w:t>
      </w:r>
    </w:p>
    <w:p w14:paraId="64689547" w14:textId="77777777" w:rsidR="004863D8" w:rsidRDefault="004863D8" w:rsidP="004863D8">
      <w:pPr>
        <w:spacing w:after="200" w:line="240" w:lineRule="auto"/>
        <w:jc w:val="center"/>
      </w:pPr>
      <w:r w:rsidRPr="75AA67FD">
        <w:rPr>
          <w:rFonts w:ascii="Times New Roman" w:eastAsia="Times New Roman" w:hAnsi="Times New Roman" w:cs="Times New Roman"/>
          <w:color w:val="44546A" w:themeColor="text2"/>
          <w:sz w:val="20"/>
          <w:szCs w:val="20"/>
        </w:rPr>
        <w:t>Gráfica X. Porcentaje de nacidos con bajo peso al nacer por municipio — 2024</w:t>
      </w:r>
    </w:p>
    <w:p w14:paraId="1B33C227" w14:textId="77777777" w:rsidR="004863D8" w:rsidRDefault="004863D8" w:rsidP="004863D8">
      <w:pPr>
        <w:spacing w:before="0"/>
        <w:jc w:val="center"/>
        <w:rPr>
          <w:rFonts w:ascii="Times New Roman" w:eastAsia="Calibri" w:hAnsi="Times New Roman" w:cs="Times New Roman"/>
          <w:sz w:val="18"/>
          <w:szCs w:val="18"/>
        </w:rPr>
      </w:pPr>
      <w:r>
        <w:rPr>
          <w:noProof/>
          <w:lang w:eastAsia="es-CO"/>
        </w:rPr>
        <w:drawing>
          <wp:inline distT="0" distB="0" distL="0" distR="0" wp14:anchorId="556785D9" wp14:editId="7F86C8FE">
            <wp:extent cx="4380723" cy="2962557"/>
            <wp:effectExtent l="0" t="0" r="0" b="0"/>
            <wp:docPr id="6823141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14176" name="Picture 682314176"/>
                    <pic:cNvPicPr/>
                  </pic:nvPicPr>
                  <pic:blipFill>
                    <a:blip r:embed="rId63">
                      <a:extLst>
                        <a:ext uri="{28A0092B-C50C-407E-A947-70E740481C1C}">
                          <a14:useLocalDpi xmlns:a14="http://schemas.microsoft.com/office/drawing/2010/main"/>
                        </a:ext>
                      </a:extLst>
                    </a:blip>
                    <a:stretch>
                      <a:fillRect/>
                    </a:stretch>
                  </pic:blipFill>
                  <pic:spPr>
                    <a:xfrm>
                      <a:off x="0" y="0"/>
                      <a:ext cx="4380723" cy="2962557"/>
                    </a:xfrm>
                    <a:prstGeom prst="rect">
                      <a:avLst/>
                    </a:prstGeom>
                  </pic:spPr>
                </pic:pic>
              </a:graphicData>
            </a:graphic>
          </wp:inline>
        </w:drawing>
      </w:r>
    </w:p>
    <w:p w14:paraId="2BAC0139" w14:textId="77777777" w:rsidR="004863D8" w:rsidRDefault="004863D8" w:rsidP="004863D8">
      <w:pPr>
        <w:spacing w:after="200" w:line="240" w:lineRule="auto"/>
        <w:jc w:val="center"/>
        <w:rPr>
          <w:rFonts w:ascii="Times New Roman" w:eastAsia="Times New Roman" w:hAnsi="Times New Roman" w:cs="Times New Roman"/>
          <w:sz w:val="18"/>
          <w:szCs w:val="18"/>
        </w:rPr>
      </w:pPr>
      <w:r w:rsidRPr="75AA67FD">
        <w:rPr>
          <w:rFonts w:ascii="Times New Roman" w:eastAsia="Times New Roman" w:hAnsi="Times New Roman" w:cs="Times New Roman"/>
          <w:color w:val="000000" w:themeColor="text1"/>
          <w:sz w:val="19"/>
          <w:szCs w:val="19"/>
        </w:rPr>
        <w:t>Nota: La línea punteada representa el promedio del departamento (11.3%).</w:t>
      </w:r>
    </w:p>
    <w:p w14:paraId="00B7C43F"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 xml:space="preserve">Aunque la mortalidad por desnutrición en menores de cinco años </w:t>
      </w:r>
      <w:r>
        <w:rPr>
          <w:rFonts w:ascii="Times New Roman" w:eastAsia="Arial" w:hAnsi="Times New Roman" w:cs="Times New Roman"/>
        </w:rPr>
        <w:t>es prácticamente nula entre los años 2020 y 2024, la mortalidad infantil presenta</w:t>
      </w:r>
      <w:r w:rsidRPr="009676D7">
        <w:rPr>
          <w:rFonts w:ascii="Times New Roman" w:eastAsia="Arial" w:hAnsi="Times New Roman" w:cs="Times New Roman"/>
        </w:rPr>
        <w:t xml:space="preserve"> variabilidad interanual y entre municipios: territorios como San José de la Montaña, Briceño y Campamento registran picos elevados en algunos años, mientras otros como Carolina del Príncipe y Toledo se mantienen en cero. Al calcular el promedio por municipio para este mismo período, son los municipios de Valdivia (16,42), San José de la Montaña (13,58) y Campamento (11,04) los que presentan tasas de mortalidad infantil más altas. </w:t>
      </w:r>
      <w:r>
        <w:rPr>
          <w:rFonts w:ascii="Times New Roman" w:eastAsia="Arial" w:hAnsi="Times New Roman" w:cs="Times New Roman"/>
        </w:rPr>
        <w:t>Este panorama refleja, entre otros asuntos, diferencias</w:t>
      </w:r>
      <w:r w:rsidRPr="009676D7">
        <w:rPr>
          <w:rFonts w:ascii="Times New Roman" w:eastAsia="Arial" w:hAnsi="Times New Roman" w:cs="Times New Roman"/>
        </w:rPr>
        <w:t xml:space="preserve"> en acceso oportuno a servicios obstétricos, neonatales y de atención primaria.</w:t>
      </w:r>
    </w:p>
    <w:p w14:paraId="24F064E1" w14:textId="77777777" w:rsidR="004863D8" w:rsidRPr="009676D7" w:rsidRDefault="004863D8" w:rsidP="004863D8">
      <w:pPr>
        <w:rPr>
          <w:rFonts w:ascii="Times New Roman" w:eastAsia="Arial" w:hAnsi="Times New Roman" w:cs="Times New Roman"/>
        </w:rPr>
      </w:pPr>
    </w:p>
    <w:p w14:paraId="355AC3DD" w14:textId="77777777" w:rsidR="004863D8" w:rsidRPr="009676D7" w:rsidRDefault="004863D8" w:rsidP="004863D8">
      <w:pPr>
        <w:rPr>
          <w:rFonts w:ascii="Times New Roman" w:eastAsia="Arial" w:hAnsi="Times New Roman" w:cs="Times New Roman"/>
        </w:rPr>
      </w:pPr>
    </w:p>
    <w:p w14:paraId="7618B622" w14:textId="77777777" w:rsidR="004863D8" w:rsidRPr="009676D7" w:rsidRDefault="004863D8" w:rsidP="004863D8">
      <w:pPr>
        <w:pStyle w:val="Caption"/>
        <w:keepNext/>
        <w:spacing w:line="276" w:lineRule="auto"/>
        <w:jc w:val="center"/>
        <w:rPr>
          <w:rFonts w:ascii="Times New Roman" w:hAnsi="Times New Roman" w:cs="Times New Roman"/>
          <w:b/>
          <w:bCs/>
          <w:smallCaps/>
          <w:color w:val="auto"/>
          <w:sz w:val="22"/>
          <w:szCs w:val="22"/>
        </w:rPr>
      </w:pPr>
    </w:p>
    <w:p w14:paraId="2D102B6E"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50</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Mortalidad infantil en los municipios de la PAP Bio-energética del Norte de Antioquia, 2020-2024</w:t>
      </w:r>
    </w:p>
    <w:tbl>
      <w:tblPr>
        <w:tblStyle w:val="TableGrid"/>
        <w:tblW w:w="5000" w:type="pct"/>
        <w:tblLook w:val="06A0" w:firstRow="1" w:lastRow="0" w:firstColumn="1" w:lastColumn="0" w:noHBand="1" w:noVBand="1"/>
      </w:tblPr>
      <w:tblGrid>
        <w:gridCol w:w="2203"/>
        <w:gridCol w:w="1019"/>
        <w:gridCol w:w="1019"/>
        <w:gridCol w:w="1019"/>
        <w:gridCol w:w="1019"/>
        <w:gridCol w:w="1022"/>
        <w:gridCol w:w="1527"/>
      </w:tblGrid>
      <w:tr w:rsidR="004863D8" w:rsidRPr="009676D7" w14:paraId="2A923210" w14:textId="77777777" w:rsidTr="00F149A0">
        <w:trPr>
          <w:trHeight w:val="602"/>
        </w:trPr>
        <w:tc>
          <w:tcPr>
            <w:tcW w:w="1248" w:type="pct"/>
            <w:vMerge w:val="restart"/>
            <w:shd w:val="clear" w:color="auto" w:fill="002060"/>
            <w:vAlign w:val="center"/>
          </w:tcPr>
          <w:p w14:paraId="605EDA93" w14:textId="77777777" w:rsidR="004863D8" w:rsidRPr="009676D7" w:rsidRDefault="004863D8" w:rsidP="00F149A0">
            <w:pPr>
              <w:spacing w:line="276" w:lineRule="auto"/>
              <w:jc w:val="center"/>
              <w:rPr>
                <w:rFonts w:ascii="Times New Roman" w:eastAsiaTheme="minorEastAsia" w:hAnsi="Times New Roman" w:cs="Times New Roman"/>
                <w:b/>
                <w:bCs/>
                <w:color w:val="FFFFFF" w:themeColor="background1"/>
                <w:sz w:val="16"/>
                <w:szCs w:val="16"/>
                <w:lang w:eastAsia="zh-CN"/>
              </w:rPr>
            </w:pPr>
            <w:r w:rsidRPr="009676D7">
              <w:rPr>
                <w:rFonts w:ascii="Times New Roman" w:eastAsiaTheme="minorEastAsia" w:hAnsi="Times New Roman" w:cs="Times New Roman"/>
                <w:b/>
                <w:bCs/>
                <w:color w:val="FFFFFF" w:themeColor="background1"/>
                <w:sz w:val="16"/>
                <w:szCs w:val="16"/>
                <w:lang w:eastAsia="zh-CN"/>
              </w:rPr>
              <w:t>Municipio</w:t>
            </w:r>
          </w:p>
        </w:tc>
        <w:tc>
          <w:tcPr>
            <w:tcW w:w="2887" w:type="pct"/>
            <w:gridSpan w:val="5"/>
            <w:shd w:val="clear" w:color="auto" w:fill="002060"/>
            <w:vAlign w:val="center"/>
          </w:tcPr>
          <w:p w14:paraId="31F41B69" w14:textId="77777777" w:rsidR="004863D8" w:rsidRPr="009676D7" w:rsidRDefault="004863D8" w:rsidP="00F149A0">
            <w:pPr>
              <w:spacing w:line="276" w:lineRule="auto"/>
              <w:jc w:val="center"/>
              <w:rPr>
                <w:rFonts w:ascii="Times New Roman" w:eastAsiaTheme="minorEastAsia" w:hAnsi="Times New Roman" w:cs="Times New Roman"/>
                <w:b/>
                <w:bCs/>
                <w:color w:val="FFFFFF" w:themeColor="background1"/>
                <w:sz w:val="16"/>
                <w:szCs w:val="16"/>
                <w:lang w:eastAsia="zh-CN"/>
              </w:rPr>
            </w:pPr>
            <w:r w:rsidRPr="009676D7">
              <w:rPr>
                <w:rFonts w:ascii="Times New Roman" w:eastAsiaTheme="minorEastAsia" w:hAnsi="Times New Roman" w:cs="Times New Roman"/>
                <w:b/>
                <w:bCs/>
                <w:color w:val="FFFFFF" w:themeColor="background1"/>
                <w:sz w:val="16"/>
                <w:szCs w:val="16"/>
                <w:lang w:eastAsia="zh-CN"/>
              </w:rPr>
              <w:t>Tasa por mil nacidos vivos</w:t>
            </w:r>
          </w:p>
        </w:tc>
        <w:tc>
          <w:tcPr>
            <w:tcW w:w="865" w:type="pct"/>
            <w:vMerge w:val="restart"/>
            <w:shd w:val="clear" w:color="auto" w:fill="002060"/>
            <w:vAlign w:val="center"/>
          </w:tcPr>
          <w:p w14:paraId="7CCC5518" w14:textId="77777777" w:rsidR="004863D8" w:rsidRPr="009676D7" w:rsidRDefault="004863D8" w:rsidP="00F149A0">
            <w:pPr>
              <w:spacing w:line="276" w:lineRule="auto"/>
              <w:jc w:val="center"/>
              <w:rPr>
                <w:rFonts w:ascii="Times New Roman" w:eastAsiaTheme="minorEastAsia" w:hAnsi="Times New Roman" w:cs="Times New Roman"/>
                <w:b/>
                <w:bCs/>
                <w:color w:val="FFFFFF" w:themeColor="background1"/>
                <w:sz w:val="16"/>
                <w:szCs w:val="16"/>
                <w:lang w:eastAsia="zh-CN"/>
              </w:rPr>
            </w:pPr>
            <w:r w:rsidRPr="009676D7">
              <w:rPr>
                <w:rFonts w:ascii="Times New Roman" w:eastAsiaTheme="minorEastAsia" w:hAnsi="Times New Roman" w:cs="Times New Roman"/>
                <w:b/>
                <w:bCs/>
                <w:color w:val="FFFFFF" w:themeColor="background1"/>
                <w:sz w:val="16"/>
                <w:szCs w:val="16"/>
                <w:lang w:eastAsia="zh-CN"/>
              </w:rPr>
              <w:t>Promedio</w:t>
            </w:r>
          </w:p>
          <w:p w14:paraId="45E984A3" w14:textId="77777777" w:rsidR="004863D8" w:rsidRPr="009676D7" w:rsidRDefault="004863D8" w:rsidP="00F149A0">
            <w:pPr>
              <w:spacing w:line="276" w:lineRule="auto"/>
              <w:jc w:val="center"/>
              <w:rPr>
                <w:rFonts w:ascii="Times New Roman" w:hAnsi="Times New Roman" w:cs="Times New Roman"/>
                <w:b/>
                <w:bCs/>
                <w:color w:val="FFFFFF" w:themeColor="background1"/>
                <w:sz w:val="16"/>
                <w:szCs w:val="16"/>
              </w:rPr>
            </w:pPr>
            <w:r w:rsidRPr="009676D7">
              <w:rPr>
                <w:rFonts w:ascii="Times New Roman" w:eastAsiaTheme="minorEastAsia" w:hAnsi="Times New Roman" w:cs="Times New Roman"/>
                <w:b/>
                <w:bCs/>
                <w:color w:val="FFFFFF" w:themeColor="background1"/>
                <w:sz w:val="16"/>
                <w:szCs w:val="16"/>
                <w:lang w:eastAsia="zh-CN"/>
              </w:rPr>
              <w:t>2020-2024</w:t>
            </w:r>
          </w:p>
        </w:tc>
      </w:tr>
      <w:tr w:rsidR="004863D8" w:rsidRPr="009676D7" w14:paraId="642AE05C" w14:textId="77777777" w:rsidTr="00F149A0">
        <w:trPr>
          <w:trHeight w:val="300"/>
        </w:trPr>
        <w:tc>
          <w:tcPr>
            <w:tcW w:w="1248" w:type="pct"/>
            <w:vMerge/>
          </w:tcPr>
          <w:p w14:paraId="45976947" w14:textId="77777777" w:rsidR="004863D8" w:rsidRPr="009676D7" w:rsidRDefault="004863D8" w:rsidP="00F149A0">
            <w:pPr>
              <w:spacing w:line="276" w:lineRule="auto"/>
              <w:rPr>
                <w:rFonts w:ascii="Times New Roman" w:hAnsi="Times New Roman" w:cs="Times New Roman"/>
                <w:sz w:val="16"/>
                <w:szCs w:val="16"/>
              </w:rPr>
            </w:pPr>
          </w:p>
        </w:tc>
        <w:tc>
          <w:tcPr>
            <w:tcW w:w="577" w:type="pct"/>
            <w:vAlign w:val="center"/>
          </w:tcPr>
          <w:p w14:paraId="5CAE9DFC" w14:textId="77777777" w:rsidR="004863D8" w:rsidRPr="009676D7" w:rsidRDefault="004863D8" w:rsidP="00F149A0">
            <w:pPr>
              <w:spacing w:line="276" w:lineRule="auto"/>
              <w:jc w:val="center"/>
              <w:rPr>
                <w:rFonts w:ascii="Times New Roman" w:hAnsi="Times New Roman" w:cs="Times New Roman"/>
                <w:b/>
                <w:bCs/>
                <w:sz w:val="16"/>
                <w:szCs w:val="16"/>
              </w:rPr>
            </w:pPr>
            <w:r w:rsidRPr="009676D7">
              <w:rPr>
                <w:rFonts w:ascii="Times New Roman" w:eastAsia="Calibri" w:hAnsi="Times New Roman" w:cs="Times New Roman"/>
                <w:b/>
                <w:bCs/>
                <w:sz w:val="16"/>
                <w:szCs w:val="16"/>
              </w:rPr>
              <w:t>2020</w:t>
            </w:r>
          </w:p>
        </w:tc>
        <w:tc>
          <w:tcPr>
            <w:tcW w:w="577" w:type="pct"/>
            <w:vAlign w:val="center"/>
          </w:tcPr>
          <w:p w14:paraId="31EFBA8B" w14:textId="77777777" w:rsidR="004863D8" w:rsidRPr="009676D7" w:rsidRDefault="004863D8" w:rsidP="00F149A0">
            <w:pPr>
              <w:spacing w:line="276" w:lineRule="auto"/>
              <w:jc w:val="center"/>
              <w:rPr>
                <w:rFonts w:ascii="Times New Roman" w:hAnsi="Times New Roman" w:cs="Times New Roman"/>
                <w:b/>
                <w:bCs/>
                <w:sz w:val="16"/>
                <w:szCs w:val="16"/>
              </w:rPr>
            </w:pPr>
            <w:r w:rsidRPr="009676D7">
              <w:rPr>
                <w:rFonts w:ascii="Times New Roman" w:eastAsia="Calibri" w:hAnsi="Times New Roman" w:cs="Times New Roman"/>
                <w:b/>
                <w:bCs/>
                <w:sz w:val="16"/>
                <w:szCs w:val="16"/>
              </w:rPr>
              <w:t>2021</w:t>
            </w:r>
          </w:p>
        </w:tc>
        <w:tc>
          <w:tcPr>
            <w:tcW w:w="577" w:type="pct"/>
            <w:vAlign w:val="center"/>
          </w:tcPr>
          <w:p w14:paraId="54D432D9" w14:textId="77777777" w:rsidR="004863D8" w:rsidRPr="009676D7" w:rsidRDefault="004863D8" w:rsidP="00F149A0">
            <w:pPr>
              <w:spacing w:line="276" w:lineRule="auto"/>
              <w:jc w:val="center"/>
              <w:rPr>
                <w:rFonts w:ascii="Times New Roman" w:hAnsi="Times New Roman" w:cs="Times New Roman"/>
                <w:b/>
                <w:bCs/>
                <w:sz w:val="16"/>
                <w:szCs w:val="16"/>
              </w:rPr>
            </w:pPr>
            <w:r w:rsidRPr="009676D7">
              <w:rPr>
                <w:rFonts w:ascii="Times New Roman" w:eastAsia="Calibri" w:hAnsi="Times New Roman" w:cs="Times New Roman"/>
                <w:b/>
                <w:bCs/>
                <w:sz w:val="16"/>
                <w:szCs w:val="16"/>
              </w:rPr>
              <w:t>2022</w:t>
            </w:r>
          </w:p>
        </w:tc>
        <w:tc>
          <w:tcPr>
            <w:tcW w:w="577" w:type="pct"/>
            <w:vAlign w:val="center"/>
          </w:tcPr>
          <w:p w14:paraId="6BAF8C31" w14:textId="77777777" w:rsidR="004863D8" w:rsidRPr="009676D7" w:rsidRDefault="004863D8" w:rsidP="00F149A0">
            <w:pPr>
              <w:spacing w:line="276" w:lineRule="auto"/>
              <w:jc w:val="center"/>
              <w:rPr>
                <w:rFonts w:ascii="Times New Roman" w:hAnsi="Times New Roman" w:cs="Times New Roman"/>
                <w:b/>
                <w:bCs/>
                <w:sz w:val="16"/>
                <w:szCs w:val="16"/>
              </w:rPr>
            </w:pPr>
            <w:r w:rsidRPr="009676D7">
              <w:rPr>
                <w:rFonts w:ascii="Times New Roman" w:eastAsia="Calibri" w:hAnsi="Times New Roman" w:cs="Times New Roman"/>
                <w:b/>
                <w:bCs/>
                <w:sz w:val="16"/>
                <w:szCs w:val="16"/>
              </w:rPr>
              <w:t>2023</w:t>
            </w:r>
          </w:p>
        </w:tc>
        <w:tc>
          <w:tcPr>
            <w:tcW w:w="579" w:type="pct"/>
            <w:vAlign w:val="center"/>
          </w:tcPr>
          <w:p w14:paraId="48A21A14" w14:textId="77777777" w:rsidR="004863D8" w:rsidRPr="009676D7" w:rsidRDefault="004863D8" w:rsidP="00F149A0">
            <w:pPr>
              <w:spacing w:line="276" w:lineRule="auto"/>
              <w:jc w:val="center"/>
              <w:rPr>
                <w:rFonts w:ascii="Times New Roman" w:hAnsi="Times New Roman" w:cs="Times New Roman"/>
                <w:b/>
                <w:bCs/>
                <w:sz w:val="16"/>
                <w:szCs w:val="16"/>
              </w:rPr>
            </w:pPr>
            <w:r w:rsidRPr="009676D7">
              <w:rPr>
                <w:rFonts w:ascii="Times New Roman" w:eastAsia="Calibri" w:hAnsi="Times New Roman" w:cs="Times New Roman"/>
                <w:b/>
                <w:bCs/>
                <w:sz w:val="16"/>
                <w:szCs w:val="16"/>
              </w:rPr>
              <w:t>2024</w:t>
            </w:r>
          </w:p>
        </w:tc>
        <w:tc>
          <w:tcPr>
            <w:tcW w:w="865" w:type="pct"/>
            <w:vMerge/>
            <w:vAlign w:val="center"/>
          </w:tcPr>
          <w:p w14:paraId="0DCF48DC" w14:textId="77777777" w:rsidR="004863D8" w:rsidRPr="009676D7" w:rsidRDefault="004863D8" w:rsidP="00F149A0">
            <w:pPr>
              <w:spacing w:line="276" w:lineRule="auto"/>
              <w:jc w:val="center"/>
              <w:rPr>
                <w:rFonts w:ascii="Times New Roman" w:eastAsia="Calibri" w:hAnsi="Times New Roman" w:cs="Times New Roman"/>
                <w:sz w:val="16"/>
                <w:szCs w:val="16"/>
              </w:rPr>
            </w:pPr>
          </w:p>
        </w:tc>
      </w:tr>
      <w:tr w:rsidR="004863D8" w:rsidRPr="009676D7" w14:paraId="5E951298" w14:textId="77777777" w:rsidTr="00F149A0">
        <w:trPr>
          <w:trHeight w:val="300"/>
        </w:trPr>
        <w:tc>
          <w:tcPr>
            <w:tcW w:w="1248" w:type="pct"/>
          </w:tcPr>
          <w:p w14:paraId="5BEE0B5A"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Angostura</w:t>
            </w:r>
          </w:p>
        </w:tc>
        <w:tc>
          <w:tcPr>
            <w:tcW w:w="577" w:type="pct"/>
            <w:vAlign w:val="center"/>
          </w:tcPr>
          <w:p w14:paraId="5636650B" w14:textId="77777777" w:rsidR="004863D8" w:rsidRPr="009676D7" w:rsidRDefault="004863D8" w:rsidP="00F149A0">
            <w:pPr>
              <w:spacing w:line="276" w:lineRule="auto"/>
              <w:jc w:val="center"/>
              <w:rPr>
                <w:rFonts w:ascii="Times New Roman" w:eastAsia="Calibri" w:hAnsi="Times New Roman" w:cs="Times New Roman"/>
                <w:sz w:val="16"/>
                <w:szCs w:val="16"/>
              </w:rPr>
            </w:pPr>
            <w:r w:rsidRPr="5015BD7C">
              <w:rPr>
                <w:rFonts w:ascii="Times New Roman" w:eastAsia="Calibri" w:hAnsi="Times New Roman" w:cs="Times New Roman"/>
                <w:sz w:val="16"/>
                <w:szCs w:val="16"/>
              </w:rPr>
              <w:t>7,9</w:t>
            </w:r>
          </w:p>
        </w:tc>
        <w:tc>
          <w:tcPr>
            <w:tcW w:w="577" w:type="pct"/>
            <w:vAlign w:val="center"/>
          </w:tcPr>
          <w:p w14:paraId="7FCF3FA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17,2</w:t>
            </w:r>
          </w:p>
        </w:tc>
        <w:tc>
          <w:tcPr>
            <w:tcW w:w="577" w:type="pct"/>
            <w:vAlign w:val="center"/>
          </w:tcPr>
          <w:p w14:paraId="4CCA79C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8,8</w:t>
            </w:r>
          </w:p>
        </w:tc>
        <w:tc>
          <w:tcPr>
            <w:tcW w:w="577" w:type="pct"/>
            <w:vAlign w:val="center"/>
          </w:tcPr>
          <w:p w14:paraId="0EAFC94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9" w:type="pct"/>
            <w:vAlign w:val="center"/>
          </w:tcPr>
          <w:p w14:paraId="08C867E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5,5</w:t>
            </w:r>
          </w:p>
        </w:tc>
        <w:tc>
          <w:tcPr>
            <w:tcW w:w="865" w:type="pct"/>
            <w:vAlign w:val="center"/>
          </w:tcPr>
          <w:p w14:paraId="0B47DA79"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9,92</w:t>
            </w:r>
          </w:p>
        </w:tc>
      </w:tr>
      <w:tr w:rsidR="004863D8" w:rsidRPr="009676D7" w14:paraId="5CB2D92F" w14:textId="77777777" w:rsidTr="00F149A0">
        <w:trPr>
          <w:trHeight w:val="300"/>
        </w:trPr>
        <w:tc>
          <w:tcPr>
            <w:tcW w:w="1248" w:type="pct"/>
          </w:tcPr>
          <w:p w14:paraId="17F74BBB"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Anorí</w:t>
            </w:r>
          </w:p>
        </w:tc>
        <w:tc>
          <w:tcPr>
            <w:tcW w:w="577" w:type="pct"/>
            <w:vAlign w:val="center"/>
          </w:tcPr>
          <w:p w14:paraId="0520F7B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7,9</w:t>
            </w:r>
          </w:p>
        </w:tc>
        <w:tc>
          <w:tcPr>
            <w:tcW w:w="577" w:type="pct"/>
            <w:vAlign w:val="center"/>
          </w:tcPr>
          <w:p w14:paraId="5CCCC6F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17,1</w:t>
            </w:r>
          </w:p>
        </w:tc>
        <w:tc>
          <w:tcPr>
            <w:tcW w:w="577" w:type="pct"/>
            <w:vAlign w:val="center"/>
          </w:tcPr>
          <w:p w14:paraId="36FA634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3EC04BD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11,6</w:t>
            </w:r>
          </w:p>
        </w:tc>
        <w:tc>
          <w:tcPr>
            <w:tcW w:w="579" w:type="pct"/>
            <w:vAlign w:val="center"/>
          </w:tcPr>
          <w:p w14:paraId="7229C91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13,9</w:t>
            </w:r>
          </w:p>
        </w:tc>
        <w:tc>
          <w:tcPr>
            <w:tcW w:w="865" w:type="pct"/>
            <w:vAlign w:val="center"/>
          </w:tcPr>
          <w:p w14:paraId="4814B00E"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10,1</w:t>
            </w:r>
          </w:p>
        </w:tc>
      </w:tr>
      <w:tr w:rsidR="004863D8" w:rsidRPr="009676D7" w14:paraId="623BC1C1" w14:textId="77777777" w:rsidTr="00F149A0">
        <w:trPr>
          <w:trHeight w:val="300"/>
        </w:trPr>
        <w:tc>
          <w:tcPr>
            <w:tcW w:w="1248" w:type="pct"/>
          </w:tcPr>
          <w:p w14:paraId="5442C095"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Briceño</w:t>
            </w:r>
          </w:p>
        </w:tc>
        <w:tc>
          <w:tcPr>
            <w:tcW w:w="577" w:type="pct"/>
            <w:vAlign w:val="center"/>
          </w:tcPr>
          <w:p w14:paraId="1FE2EC2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12,2</w:t>
            </w:r>
          </w:p>
        </w:tc>
        <w:tc>
          <w:tcPr>
            <w:tcW w:w="577" w:type="pct"/>
            <w:vAlign w:val="center"/>
          </w:tcPr>
          <w:p w14:paraId="5F8B17D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761F8F3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38,0</w:t>
            </w:r>
          </w:p>
        </w:tc>
        <w:tc>
          <w:tcPr>
            <w:tcW w:w="577" w:type="pct"/>
            <w:vAlign w:val="center"/>
          </w:tcPr>
          <w:p w14:paraId="33C61C9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9" w:type="pct"/>
            <w:vAlign w:val="center"/>
          </w:tcPr>
          <w:p w14:paraId="52432D4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865" w:type="pct"/>
            <w:vAlign w:val="center"/>
          </w:tcPr>
          <w:p w14:paraId="762E1DD7"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10,04</w:t>
            </w:r>
          </w:p>
        </w:tc>
      </w:tr>
      <w:tr w:rsidR="004863D8" w:rsidRPr="009676D7" w14:paraId="4D5B3664" w14:textId="77777777" w:rsidTr="00F149A0">
        <w:trPr>
          <w:trHeight w:val="300"/>
        </w:trPr>
        <w:tc>
          <w:tcPr>
            <w:tcW w:w="1248" w:type="pct"/>
          </w:tcPr>
          <w:p w14:paraId="298504AC"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Campamento</w:t>
            </w:r>
          </w:p>
        </w:tc>
        <w:tc>
          <w:tcPr>
            <w:tcW w:w="577" w:type="pct"/>
            <w:vAlign w:val="center"/>
          </w:tcPr>
          <w:p w14:paraId="6F11021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7A8B053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27,8</w:t>
            </w:r>
          </w:p>
        </w:tc>
        <w:tc>
          <w:tcPr>
            <w:tcW w:w="577" w:type="pct"/>
            <w:vAlign w:val="center"/>
          </w:tcPr>
          <w:p w14:paraId="425545B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27,4</w:t>
            </w:r>
          </w:p>
        </w:tc>
        <w:tc>
          <w:tcPr>
            <w:tcW w:w="577" w:type="pct"/>
            <w:vAlign w:val="center"/>
          </w:tcPr>
          <w:p w14:paraId="5C5F37E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9" w:type="pct"/>
            <w:vAlign w:val="center"/>
          </w:tcPr>
          <w:p w14:paraId="4BF0268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865" w:type="pct"/>
            <w:vAlign w:val="center"/>
          </w:tcPr>
          <w:p w14:paraId="5703F1AC"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11,04</w:t>
            </w:r>
          </w:p>
        </w:tc>
      </w:tr>
      <w:tr w:rsidR="004863D8" w:rsidRPr="009676D7" w14:paraId="5C04C287" w14:textId="77777777" w:rsidTr="00F149A0">
        <w:trPr>
          <w:trHeight w:val="300"/>
        </w:trPr>
        <w:tc>
          <w:tcPr>
            <w:tcW w:w="1248" w:type="pct"/>
          </w:tcPr>
          <w:p w14:paraId="3F426B2D"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577" w:type="pct"/>
            <w:vAlign w:val="center"/>
          </w:tcPr>
          <w:p w14:paraId="721676C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62D8DEC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34E6802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09D05E6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9" w:type="pct"/>
            <w:vAlign w:val="center"/>
          </w:tcPr>
          <w:p w14:paraId="19C221E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865" w:type="pct"/>
            <w:vAlign w:val="center"/>
          </w:tcPr>
          <w:p w14:paraId="479C8E1D"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hAnsi="Times New Roman" w:cs="Times New Roman"/>
                <w:color w:val="000000"/>
                <w:sz w:val="16"/>
                <w:szCs w:val="16"/>
              </w:rPr>
              <w:t>0</w:t>
            </w:r>
          </w:p>
        </w:tc>
      </w:tr>
      <w:tr w:rsidR="004863D8" w:rsidRPr="009676D7" w14:paraId="332FC492" w14:textId="77777777" w:rsidTr="00F149A0">
        <w:trPr>
          <w:trHeight w:val="300"/>
        </w:trPr>
        <w:tc>
          <w:tcPr>
            <w:tcW w:w="1248" w:type="pct"/>
          </w:tcPr>
          <w:p w14:paraId="3DA7A6A2"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Gómez Plata</w:t>
            </w:r>
          </w:p>
        </w:tc>
        <w:tc>
          <w:tcPr>
            <w:tcW w:w="577" w:type="pct"/>
            <w:vAlign w:val="center"/>
          </w:tcPr>
          <w:p w14:paraId="63B07CC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14,1</w:t>
            </w:r>
          </w:p>
        </w:tc>
        <w:tc>
          <w:tcPr>
            <w:tcW w:w="577" w:type="pct"/>
            <w:vAlign w:val="center"/>
          </w:tcPr>
          <w:p w14:paraId="04AFB5A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63D8E64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1307932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26,3</w:t>
            </w:r>
          </w:p>
        </w:tc>
        <w:tc>
          <w:tcPr>
            <w:tcW w:w="579" w:type="pct"/>
            <w:vAlign w:val="center"/>
          </w:tcPr>
          <w:p w14:paraId="24A60D9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865" w:type="pct"/>
            <w:vAlign w:val="center"/>
          </w:tcPr>
          <w:p w14:paraId="11638D48"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8,08</w:t>
            </w:r>
          </w:p>
        </w:tc>
      </w:tr>
      <w:tr w:rsidR="004863D8" w:rsidRPr="009676D7" w14:paraId="30F646B4" w14:textId="77777777" w:rsidTr="00F149A0">
        <w:trPr>
          <w:trHeight w:val="300"/>
        </w:trPr>
        <w:tc>
          <w:tcPr>
            <w:tcW w:w="1248" w:type="pct"/>
          </w:tcPr>
          <w:p w14:paraId="4A94DE78"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Guadalupe</w:t>
            </w:r>
          </w:p>
        </w:tc>
        <w:tc>
          <w:tcPr>
            <w:tcW w:w="577" w:type="pct"/>
            <w:vAlign w:val="center"/>
          </w:tcPr>
          <w:p w14:paraId="4C277BB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21C2A27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16,9</w:t>
            </w:r>
          </w:p>
        </w:tc>
        <w:tc>
          <w:tcPr>
            <w:tcW w:w="577" w:type="pct"/>
            <w:vAlign w:val="center"/>
          </w:tcPr>
          <w:p w14:paraId="42E0119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290F9D9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9" w:type="pct"/>
            <w:vAlign w:val="center"/>
          </w:tcPr>
          <w:p w14:paraId="571D1AC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865" w:type="pct"/>
            <w:vAlign w:val="center"/>
          </w:tcPr>
          <w:p w14:paraId="1299CA65"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3,38</w:t>
            </w:r>
          </w:p>
        </w:tc>
      </w:tr>
      <w:tr w:rsidR="004863D8" w:rsidRPr="009676D7" w14:paraId="79A0678E" w14:textId="77777777" w:rsidTr="00F149A0">
        <w:trPr>
          <w:trHeight w:val="300"/>
        </w:trPr>
        <w:tc>
          <w:tcPr>
            <w:tcW w:w="1248" w:type="pct"/>
          </w:tcPr>
          <w:p w14:paraId="73034233"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Ituango</w:t>
            </w:r>
          </w:p>
        </w:tc>
        <w:tc>
          <w:tcPr>
            <w:tcW w:w="577" w:type="pct"/>
            <w:vAlign w:val="center"/>
          </w:tcPr>
          <w:p w14:paraId="5F0FA46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4,4</w:t>
            </w:r>
          </w:p>
        </w:tc>
        <w:tc>
          <w:tcPr>
            <w:tcW w:w="577" w:type="pct"/>
            <w:vAlign w:val="center"/>
          </w:tcPr>
          <w:p w14:paraId="7623B3D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16,0</w:t>
            </w:r>
          </w:p>
        </w:tc>
        <w:tc>
          <w:tcPr>
            <w:tcW w:w="577" w:type="pct"/>
            <w:vAlign w:val="center"/>
          </w:tcPr>
          <w:p w14:paraId="52B78C4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4,8</w:t>
            </w:r>
          </w:p>
        </w:tc>
        <w:tc>
          <w:tcPr>
            <w:tcW w:w="577" w:type="pct"/>
            <w:vAlign w:val="center"/>
          </w:tcPr>
          <w:p w14:paraId="668CA6B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6,3</w:t>
            </w:r>
          </w:p>
        </w:tc>
        <w:tc>
          <w:tcPr>
            <w:tcW w:w="579" w:type="pct"/>
            <w:vAlign w:val="center"/>
          </w:tcPr>
          <w:p w14:paraId="3CE4225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6,3</w:t>
            </w:r>
          </w:p>
        </w:tc>
        <w:tc>
          <w:tcPr>
            <w:tcW w:w="865" w:type="pct"/>
            <w:vAlign w:val="center"/>
          </w:tcPr>
          <w:p w14:paraId="1706C42B"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7,56</w:t>
            </w:r>
          </w:p>
        </w:tc>
      </w:tr>
      <w:tr w:rsidR="004863D8" w:rsidRPr="009676D7" w14:paraId="10DEE449" w14:textId="77777777" w:rsidTr="00F149A0">
        <w:trPr>
          <w:trHeight w:val="300"/>
        </w:trPr>
        <w:tc>
          <w:tcPr>
            <w:tcW w:w="1248" w:type="pct"/>
          </w:tcPr>
          <w:p w14:paraId="19B1ACCC"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577" w:type="pct"/>
            <w:vAlign w:val="center"/>
          </w:tcPr>
          <w:p w14:paraId="503ECB7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14,9</w:t>
            </w:r>
          </w:p>
        </w:tc>
        <w:tc>
          <w:tcPr>
            <w:tcW w:w="577" w:type="pct"/>
            <w:vAlign w:val="center"/>
          </w:tcPr>
          <w:p w14:paraId="1410D81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13,0</w:t>
            </w:r>
          </w:p>
        </w:tc>
        <w:tc>
          <w:tcPr>
            <w:tcW w:w="577" w:type="pct"/>
            <w:vAlign w:val="center"/>
          </w:tcPr>
          <w:p w14:paraId="653EE33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389F8E4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9" w:type="pct"/>
            <w:vAlign w:val="center"/>
          </w:tcPr>
          <w:p w14:paraId="5C22C0D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23,3</w:t>
            </w:r>
          </w:p>
        </w:tc>
        <w:tc>
          <w:tcPr>
            <w:tcW w:w="865" w:type="pct"/>
            <w:vAlign w:val="center"/>
          </w:tcPr>
          <w:p w14:paraId="3C4DD486"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10,24</w:t>
            </w:r>
          </w:p>
        </w:tc>
      </w:tr>
      <w:tr w:rsidR="004863D8" w:rsidRPr="009676D7" w14:paraId="7D2BF47A" w14:textId="77777777" w:rsidTr="00F149A0">
        <w:trPr>
          <w:trHeight w:val="300"/>
        </w:trPr>
        <w:tc>
          <w:tcPr>
            <w:tcW w:w="1248" w:type="pct"/>
          </w:tcPr>
          <w:p w14:paraId="51E8828F"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577" w:type="pct"/>
            <w:vAlign w:val="center"/>
          </w:tcPr>
          <w:p w14:paraId="5FE5911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04FB59A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39ABF82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29,4</w:t>
            </w:r>
          </w:p>
        </w:tc>
        <w:tc>
          <w:tcPr>
            <w:tcW w:w="577" w:type="pct"/>
            <w:vAlign w:val="center"/>
          </w:tcPr>
          <w:p w14:paraId="155C7DE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38,5</w:t>
            </w:r>
          </w:p>
        </w:tc>
        <w:tc>
          <w:tcPr>
            <w:tcW w:w="579" w:type="pct"/>
            <w:vAlign w:val="center"/>
          </w:tcPr>
          <w:p w14:paraId="185729E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865" w:type="pct"/>
            <w:vAlign w:val="center"/>
          </w:tcPr>
          <w:p w14:paraId="62EEC5ED"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13,58</w:t>
            </w:r>
          </w:p>
        </w:tc>
      </w:tr>
      <w:tr w:rsidR="004863D8" w:rsidRPr="009676D7" w14:paraId="6490F666" w14:textId="77777777" w:rsidTr="00F149A0">
        <w:trPr>
          <w:trHeight w:val="300"/>
        </w:trPr>
        <w:tc>
          <w:tcPr>
            <w:tcW w:w="1248" w:type="pct"/>
          </w:tcPr>
          <w:p w14:paraId="1A4EF54B"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Toledo</w:t>
            </w:r>
          </w:p>
        </w:tc>
        <w:tc>
          <w:tcPr>
            <w:tcW w:w="577" w:type="pct"/>
            <w:vAlign w:val="center"/>
          </w:tcPr>
          <w:p w14:paraId="6224F33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3E93954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3ED331F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7" w:type="pct"/>
            <w:vAlign w:val="center"/>
          </w:tcPr>
          <w:p w14:paraId="472FC04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579" w:type="pct"/>
            <w:vAlign w:val="center"/>
          </w:tcPr>
          <w:p w14:paraId="0DEFE91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865" w:type="pct"/>
            <w:vAlign w:val="center"/>
          </w:tcPr>
          <w:p w14:paraId="47CED367" w14:textId="77777777" w:rsidR="004863D8" w:rsidRPr="009676D7" w:rsidRDefault="004863D8" w:rsidP="00F149A0">
            <w:pPr>
              <w:spacing w:line="276" w:lineRule="auto"/>
              <w:jc w:val="center"/>
              <w:rPr>
                <w:rFonts w:ascii="Times New Roman" w:eastAsia="Calibri" w:hAnsi="Times New Roman" w:cs="Times New Roman"/>
                <w:sz w:val="16"/>
                <w:szCs w:val="16"/>
              </w:rPr>
            </w:pPr>
            <w:r w:rsidRPr="009676D7">
              <w:rPr>
                <w:rFonts w:ascii="Times New Roman" w:hAnsi="Times New Roman" w:cs="Times New Roman"/>
                <w:color w:val="000000"/>
                <w:sz w:val="16"/>
                <w:szCs w:val="16"/>
              </w:rPr>
              <w:t>0</w:t>
            </w:r>
          </w:p>
        </w:tc>
      </w:tr>
      <w:tr w:rsidR="004863D8" w:rsidRPr="009676D7" w14:paraId="4A9D295B" w14:textId="77777777" w:rsidTr="00F149A0">
        <w:trPr>
          <w:trHeight w:val="300"/>
        </w:trPr>
        <w:tc>
          <w:tcPr>
            <w:tcW w:w="1248" w:type="pct"/>
          </w:tcPr>
          <w:p w14:paraId="28499B0C"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Valdivia</w:t>
            </w:r>
          </w:p>
        </w:tc>
        <w:tc>
          <w:tcPr>
            <w:tcW w:w="577" w:type="pct"/>
            <w:vAlign w:val="center"/>
          </w:tcPr>
          <w:p w14:paraId="2ACDD5B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22,1</w:t>
            </w:r>
          </w:p>
        </w:tc>
        <w:tc>
          <w:tcPr>
            <w:tcW w:w="577" w:type="pct"/>
            <w:vAlign w:val="center"/>
          </w:tcPr>
          <w:p w14:paraId="358D2D8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19,7</w:t>
            </w:r>
          </w:p>
        </w:tc>
        <w:tc>
          <w:tcPr>
            <w:tcW w:w="577" w:type="pct"/>
            <w:vAlign w:val="center"/>
          </w:tcPr>
          <w:p w14:paraId="0417FED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20,7</w:t>
            </w:r>
          </w:p>
        </w:tc>
        <w:tc>
          <w:tcPr>
            <w:tcW w:w="577" w:type="pct"/>
            <w:vAlign w:val="center"/>
          </w:tcPr>
          <w:p w14:paraId="2798487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19,6</w:t>
            </w:r>
          </w:p>
        </w:tc>
        <w:tc>
          <w:tcPr>
            <w:tcW w:w="579" w:type="pct"/>
            <w:vAlign w:val="center"/>
          </w:tcPr>
          <w:p w14:paraId="181FAB5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w:t>
            </w:r>
          </w:p>
        </w:tc>
        <w:tc>
          <w:tcPr>
            <w:tcW w:w="865" w:type="pct"/>
            <w:vAlign w:val="center"/>
          </w:tcPr>
          <w:p w14:paraId="11FDA484"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16,42</w:t>
            </w:r>
          </w:p>
        </w:tc>
      </w:tr>
      <w:tr w:rsidR="004863D8" w:rsidRPr="009676D7" w14:paraId="7CA2DEA6" w14:textId="77777777" w:rsidTr="00F149A0">
        <w:trPr>
          <w:trHeight w:val="300"/>
        </w:trPr>
        <w:tc>
          <w:tcPr>
            <w:tcW w:w="1248" w:type="pct"/>
          </w:tcPr>
          <w:p w14:paraId="0A4853E4" w14:textId="77777777" w:rsidR="004863D8" w:rsidRPr="009676D7" w:rsidRDefault="004863D8" w:rsidP="00F149A0">
            <w:pPr>
              <w:spacing w:line="276" w:lineRule="auto"/>
              <w:jc w:val="left"/>
              <w:rPr>
                <w:rFonts w:ascii="Times New Roman" w:hAnsi="Times New Roman" w:cs="Times New Roman"/>
                <w:bCs/>
                <w:sz w:val="16"/>
                <w:szCs w:val="16"/>
              </w:rPr>
            </w:pPr>
            <w:r w:rsidRPr="009676D7">
              <w:rPr>
                <w:rFonts w:ascii="Times New Roman" w:eastAsia="Calibri" w:hAnsi="Times New Roman" w:cs="Times New Roman"/>
                <w:bCs/>
                <w:sz w:val="16"/>
                <w:szCs w:val="16"/>
              </w:rPr>
              <w:t>Yarumal</w:t>
            </w:r>
          </w:p>
        </w:tc>
        <w:tc>
          <w:tcPr>
            <w:tcW w:w="577" w:type="pct"/>
            <w:vAlign w:val="center"/>
          </w:tcPr>
          <w:p w14:paraId="13C6FE6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2,5</w:t>
            </w:r>
          </w:p>
        </w:tc>
        <w:tc>
          <w:tcPr>
            <w:tcW w:w="577" w:type="pct"/>
            <w:vAlign w:val="center"/>
          </w:tcPr>
          <w:p w14:paraId="541ADEE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18,8</w:t>
            </w:r>
          </w:p>
        </w:tc>
        <w:tc>
          <w:tcPr>
            <w:tcW w:w="577" w:type="pct"/>
            <w:vAlign w:val="center"/>
          </w:tcPr>
          <w:p w14:paraId="25E63F2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2,3</w:t>
            </w:r>
          </w:p>
        </w:tc>
        <w:tc>
          <w:tcPr>
            <w:tcW w:w="577" w:type="pct"/>
            <w:vAlign w:val="center"/>
          </w:tcPr>
          <w:p w14:paraId="0D12737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6,0</w:t>
            </w:r>
          </w:p>
        </w:tc>
        <w:tc>
          <w:tcPr>
            <w:tcW w:w="579" w:type="pct"/>
            <w:vAlign w:val="center"/>
          </w:tcPr>
          <w:p w14:paraId="17E49F6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9,2</w:t>
            </w:r>
          </w:p>
        </w:tc>
        <w:tc>
          <w:tcPr>
            <w:tcW w:w="865" w:type="pct"/>
            <w:vAlign w:val="center"/>
          </w:tcPr>
          <w:p w14:paraId="38C51AD3"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hAnsi="Times New Roman" w:cs="Times New Roman"/>
                <w:color w:val="000000"/>
                <w:sz w:val="16"/>
                <w:szCs w:val="16"/>
              </w:rPr>
              <w:t>7,76</w:t>
            </w:r>
          </w:p>
        </w:tc>
      </w:tr>
      <w:tr w:rsidR="004863D8" w:rsidRPr="009676D7" w14:paraId="04D2B9C3" w14:textId="77777777" w:rsidTr="00F149A0">
        <w:trPr>
          <w:trHeight w:val="300"/>
        </w:trPr>
        <w:tc>
          <w:tcPr>
            <w:tcW w:w="1248" w:type="pct"/>
          </w:tcPr>
          <w:p w14:paraId="0F4489E2" w14:textId="77777777" w:rsidR="004863D8" w:rsidRPr="009676D7" w:rsidRDefault="004863D8" w:rsidP="00F149A0">
            <w:pPr>
              <w:spacing w:line="276" w:lineRule="auto"/>
              <w:jc w:val="left"/>
              <w:rPr>
                <w:rFonts w:ascii="Times New Roman" w:hAnsi="Times New Roman" w:cs="Times New Roman"/>
                <w:b/>
                <w:bCs/>
                <w:sz w:val="16"/>
                <w:szCs w:val="16"/>
              </w:rPr>
            </w:pPr>
            <w:r w:rsidRPr="009676D7">
              <w:rPr>
                <w:rFonts w:ascii="Times New Roman" w:eastAsia="Calibri" w:hAnsi="Times New Roman" w:cs="Times New Roman"/>
                <w:b/>
                <w:bCs/>
                <w:sz w:val="16"/>
                <w:szCs w:val="16"/>
              </w:rPr>
              <w:t>Provincia</w:t>
            </w:r>
          </w:p>
        </w:tc>
        <w:tc>
          <w:tcPr>
            <w:tcW w:w="577" w:type="pct"/>
            <w:vAlign w:val="center"/>
          </w:tcPr>
          <w:p w14:paraId="536A5514"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7,4</w:t>
            </w:r>
          </w:p>
        </w:tc>
        <w:tc>
          <w:tcPr>
            <w:tcW w:w="577" w:type="pct"/>
            <w:vAlign w:val="center"/>
          </w:tcPr>
          <w:p w14:paraId="314EC006"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11,3</w:t>
            </w:r>
          </w:p>
        </w:tc>
        <w:tc>
          <w:tcPr>
            <w:tcW w:w="577" w:type="pct"/>
            <w:vAlign w:val="center"/>
          </w:tcPr>
          <w:p w14:paraId="35298544"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10,1</w:t>
            </w:r>
          </w:p>
        </w:tc>
        <w:tc>
          <w:tcPr>
            <w:tcW w:w="577" w:type="pct"/>
            <w:vAlign w:val="center"/>
          </w:tcPr>
          <w:p w14:paraId="14EA4870"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8,3</w:t>
            </w:r>
          </w:p>
        </w:tc>
        <w:tc>
          <w:tcPr>
            <w:tcW w:w="579" w:type="pct"/>
            <w:vAlign w:val="center"/>
          </w:tcPr>
          <w:p w14:paraId="7AE9B625"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4,5</w:t>
            </w:r>
          </w:p>
        </w:tc>
        <w:tc>
          <w:tcPr>
            <w:tcW w:w="865" w:type="pct"/>
            <w:vAlign w:val="center"/>
          </w:tcPr>
          <w:p w14:paraId="72FD91E4" w14:textId="77777777" w:rsidR="004863D8" w:rsidRPr="009676D7" w:rsidRDefault="004863D8" w:rsidP="00F149A0">
            <w:pPr>
              <w:spacing w:line="276" w:lineRule="auto"/>
              <w:jc w:val="center"/>
              <w:rPr>
                <w:rFonts w:ascii="Times New Roman" w:eastAsia="Calibri" w:hAnsi="Times New Roman" w:cs="Times New Roman"/>
                <w:b/>
                <w:sz w:val="16"/>
                <w:szCs w:val="16"/>
              </w:rPr>
            </w:pPr>
            <w:r>
              <w:rPr>
                <w:rFonts w:ascii="Times New Roman" w:hAnsi="Times New Roman" w:cs="Times New Roman"/>
                <w:b/>
                <w:color w:val="000000"/>
                <w:sz w:val="16"/>
                <w:szCs w:val="16"/>
              </w:rPr>
              <w:t>8,32</w:t>
            </w:r>
          </w:p>
        </w:tc>
      </w:tr>
      <w:tr w:rsidR="004863D8" w:rsidRPr="009676D7" w14:paraId="4828680E" w14:textId="77777777" w:rsidTr="00F149A0">
        <w:trPr>
          <w:trHeight w:val="300"/>
        </w:trPr>
        <w:tc>
          <w:tcPr>
            <w:tcW w:w="1248" w:type="pct"/>
          </w:tcPr>
          <w:p w14:paraId="232D30E7" w14:textId="77777777" w:rsidR="004863D8" w:rsidRPr="009676D7" w:rsidRDefault="004863D8" w:rsidP="00F149A0">
            <w:pPr>
              <w:spacing w:line="276" w:lineRule="auto"/>
              <w:jc w:val="left"/>
              <w:rPr>
                <w:rFonts w:ascii="Times New Roman" w:hAnsi="Times New Roman" w:cs="Times New Roman"/>
                <w:b/>
                <w:bCs/>
                <w:sz w:val="16"/>
                <w:szCs w:val="16"/>
              </w:rPr>
            </w:pPr>
            <w:r w:rsidRPr="009676D7">
              <w:rPr>
                <w:rFonts w:ascii="Times New Roman" w:eastAsia="Calibri" w:hAnsi="Times New Roman" w:cs="Times New Roman"/>
                <w:b/>
                <w:bCs/>
                <w:sz w:val="16"/>
                <w:szCs w:val="16"/>
              </w:rPr>
              <w:t>Subregión</w:t>
            </w:r>
          </w:p>
        </w:tc>
        <w:tc>
          <w:tcPr>
            <w:tcW w:w="577" w:type="pct"/>
            <w:vAlign w:val="center"/>
          </w:tcPr>
          <w:p w14:paraId="17B9D733"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6,7</w:t>
            </w:r>
          </w:p>
        </w:tc>
        <w:tc>
          <w:tcPr>
            <w:tcW w:w="577" w:type="pct"/>
            <w:vAlign w:val="center"/>
          </w:tcPr>
          <w:p w14:paraId="4F818BBB"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10,9</w:t>
            </w:r>
          </w:p>
        </w:tc>
        <w:tc>
          <w:tcPr>
            <w:tcW w:w="577" w:type="pct"/>
            <w:vAlign w:val="center"/>
          </w:tcPr>
          <w:p w14:paraId="37DA545C"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9,4</w:t>
            </w:r>
          </w:p>
        </w:tc>
        <w:tc>
          <w:tcPr>
            <w:tcW w:w="577" w:type="pct"/>
            <w:vAlign w:val="center"/>
          </w:tcPr>
          <w:p w14:paraId="4DE31594"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10,5</w:t>
            </w:r>
          </w:p>
        </w:tc>
        <w:tc>
          <w:tcPr>
            <w:tcW w:w="579" w:type="pct"/>
            <w:vAlign w:val="center"/>
          </w:tcPr>
          <w:p w14:paraId="1BBFA589"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9,1</w:t>
            </w:r>
          </w:p>
        </w:tc>
        <w:tc>
          <w:tcPr>
            <w:tcW w:w="865" w:type="pct"/>
            <w:vAlign w:val="center"/>
          </w:tcPr>
          <w:p w14:paraId="223E3949" w14:textId="77777777" w:rsidR="004863D8" w:rsidRPr="009676D7" w:rsidRDefault="004863D8" w:rsidP="00F149A0">
            <w:pPr>
              <w:spacing w:line="276" w:lineRule="auto"/>
              <w:jc w:val="center"/>
              <w:rPr>
                <w:rFonts w:ascii="Times New Roman" w:eastAsia="Calibri" w:hAnsi="Times New Roman" w:cs="Times New Roman"/>
                <w:b/>
                <w:sz w:val="16"/>
                <w:szCs w:val="16"/>
              </w:rPr>
            </w:pPr>
            <w:r>
              <w:rPr>
                <w:rFonts w:ascii="Times New Roman" w:hAnsi="Times New Roman" w:cs="Times New Roman"/>
                <w:b/>
                <w:color w:val="000000"/>
                <w:sz w:val="16"/>
                <w:szCs w:val="16"/>
              </w:rPr>
              <w:t>9,32</w:t>
            </w:r>
          </w:p>
        </w:tc>
      </w:tr>
      <w:tr w:rsidR="004863D8" w:rsidRPr="009676D7" w14:paraId="4ED11E5F" w14:textId="77777777" w:rsidTr="00F149A0">
        <w:trPr>
          <w:trHeight w:val="300"/>
        </w:trPr>
        <w:tc>
          <w:tcPr>
            <w:tcW w:w="1248" w:type="pct"/>
          </w:tcPr>
          <w:p w14:paraId="512CC650" w14:textId="77777777" w:rsidR="004863D8" w:rsidRPr="009676D7" w:rsidRDefault="004863D8" w:rsidP="00F149A0">
            <w:pPr>
              <w:spacing w:line="276" w:lineRule="auto"/>
              <w:jc w:val="left"/>
              <w:rPr>
                <w:rFonts w:ascii="Times New Roman" w:hAnsi="Times New Roman" w:cs="Times New Roman"/>
                <w:b/>
                <w:bCs/>
                <w:sz w:val="16"/>
                <w:szCs w:val="16"/>
              </w:rPr>
            </w:pPr>
            <w:r w:rsidRPr="009676D7">
              <w:rPr>
                <w:rFonts w:ascii="Times New Roman" w:eastAsia="Calibri" w:hAnsi="Times New Roman" w:cs="Times New Roman"/>
                <w:b/>
                <w:bCs/>
                <w:sz w:val="16"/>
                <w:szCs w:val="16"/>
              </w:rPr>
              <w:t>Antioquia</w:t>
            </w:r>
          </w:p>
        </w:tc>
        <w:tc>
          <w:tcPr>
            <w:tcW w:w="577" w:type="pct"/>
            <w:vAlign w:val="center"/>
          </w:tcPr>
          <w:p w14:paraId="3DC0D41D"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7,8</w:t>
            </w:r>
          </w:p>
        </w:tc>
        <w:tc>
          <w:tcPr>
            <w:tcW w:w="577" w:type="pct"/>
            <w:vAlign w:val="center"/>
          </w:tcPr>
          <w:p w14:paraId="29962957"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9,5</w:t>
            </w:r>
          </w:p>
        </w:tc>
        <w:tc>
          <w:tcPr>
            <w:tcW w:w="577" w:type="pct"/>
            <w:vAlign w:val="center"/>
          </w:tcPr>
          <w:p w14:paraId="00BCA90E"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9,0</w:t>
            </w:r>
          </w:p>
        </w:tc>
        <w:tc>
          <w:tcPr>
            <w:tcW w:w="577" w:type="pct"/>
            <w:vAlign w:val="center"/>
          </w:tcPr>
          <w:p w14:paraId="60AE2546"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7,9</w:t>
            </w:r>
          </w:p>
        </w:tc>
        <w:tc>
          <w:tcPr>
            <w:tcW w:w="579" w:type="pct"/>
            <w:vAlign w:val="center"/>
          </w:tcPr>
          <w:p w14:paraId="13D8C833"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8,7</w:t>
            </w:r>
          </w:p>
        </w:tc>
        <w:tc>
          <w:tcPr>
            <w:tcW w:w="865" w:type="pct"/>
            <w:vAlign w:val="center"/>
          </w:tcPr>
          <w:p w14:paraId="7E84FC54" w14:textId="77777777" w:rsidR="004863D8" w:rsidRPr="009676D7" w:rsidRDefault="004863D8" w:rsidP="00F149A0">
            <w:pPr>
              <w:spacing w:line="276" w:lineRule="auto"/>
              <w:jc w:val="center"/>
              <w:rPr>
                <w:rFonts w:ascii="Times New Roman" w:eastAsia="Calibri" w:hAnsi="Times New Roman" w:cs="Times New Roman"/>
                <w:b/>
                <w:sz w:val="16"/>
                <w:szCs w:val="16"/>
              </w:rPr>
            </w:pPr>
            <w:r>
              <w:rPr>
                <w:rFonts w:ascii="Times New Roman" w:hAnsi="Times New Roman" w:cs="Times New Roman"/>
                <w:b/>
                <w:color w:val="000000"/>
                <w:sz w:val="16"/>
                <w:szCs w:val="16"/>
              </w:rPr>
              <w:t>8,58</w:t>
            </w:r>
          </w:p>
        </w:tc>
      </w:tr>
    </w:tbl>
    <w:p w14:paraId="47870617" w14:textId="77777777" w:rsidR="004863D8" w:rsidRPr="009676D7" w:rsidRDefault="004863D8" w:rsidP="004863D8">
      <w:pPr>
        <w:spacing w:before="0"/>
      </w:pPr>
      <w:r w:rsidRPr="75AA67FD">
        <w:rPr>
          <w:rFonts w:ascii="Times New Roman" w:eastAsia="Calibri" w:hAnsi="Times New Roman" w:cs="Times New Roman"/>
          <w:b/>
          <w:bCs/>
          <w:sz w:val="18"/>
          <w:szCs w:val="18"/>
        </w:rPr>
        <w:t>Fuente:</w:t>
      </w:r>
      <w:r w:rsidRPr="75AA67FD">
        <w:rPr>
          <w:rFonts w:ascii="Times New Roman" w:eastAsia="Calibri" w:hAnsi="Times New Roman" w:cs="Times New Roman"/>
          <w:sz w:val="18"/>
          <w:szCs w:val="18"/>
        </w:rPr>
        <w:t xml:space="preserve"> Secretaría Seccional de Salud y Protección Social de Antioquia (s.f.). Cálculos propios.</w:t>
      </w:r>
    </w:p>
    <w:p w14:paraId="2201898F" w14:textId="77777777" w:rsidR="004863D8" w:rsidRDefault="004863D8" w:rsidP="004863D8">
      <w:pPr>
        <w:spacing w:before="0"/>
        <w:rPr>
          <w:rFonts w:ascii="Times New Roman" w:eastAsia="Calibri" w:hAnsi="Times New Roman" w:cs="Times New Roman"/>
          <w:sz w:val="18"/>
          <w:szCs w:val="18"/>
        </w:rPr>
      </w:pPr>
    </w:p>
    <w:p w14:paraId="3006E753" w14:textId="77777777" w:rsidR="004863D8" w:rsidRDefault="004863D8" w:rsidP="004863D8">
      <w:pPr>
        <w:pStyle w:val="Caption"/>
        <w:keepNext/>
        <w:jc w:val="center"/>
        <w:rPr>
          <w:rFonts w:ascii="Times New Roman" w:hAnsi="Times New Roman" w:cs="Times New Roman"/>
          <w:i w:val="0"/>
          <w:iCs w:val="0"/>
          <w:sz w:val="20"/>
          <w:szCs w:val="20"/>
        </w:rPr>
      </w:pPr>
      <w:r w:rsidRPr="75AA67FD">
        <w:rPr>
          <w:rFonts w:ascii="Times New Roman" w:hAnsi="Times New Roman" w:cs="Times New Roman"/>
          <w:i w:val="0"/>
          <w:iCs w:val="0"/>
          <w:sz w:val="20"/>
          <w:szCs w:val="20"/>
        </w:rPr>
        <w:t>Tabla X. Mortalidad infantil en los municipios de la PAP Bio-energética del Norte de Antioquia, 2020-2024</w:t>
      </w:r>
    </w:p>
    <w:tbl>
      <w:tblPr>
        <w:tblW w:w="0" w:type="auto"/>
        <w:jc w:val="center"/>
        <w:tblLook w:val="06A0" w:firstRow="1" w:lastRow="0" w:firstColumn="1" w:lastColumn="0" w:noHBand="1" w:noVBand="1"/>
      </w:tblPr>
      <w:tblGrid>
        <w:gridCol w:w="1957"/>
        <w:gridCol w:w="983"/>
        <w:gridCol w:w="1547"/>
        <w:gridCol w:w="983"/>
        <w:gridCol w:w="983"/>
        <w:gridCol w:w="983"/>
        <w:gridCol w:w="1392"/>
      </w:tblGrid>
      <w:tr w:rsidR="004863D8" w14:paraId="680D6C8C" w14:textId="77777777" w:rsidTr="00F149A0">
        <w:trPr>
          <w:trHeight w:val="630"/>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1B3A6B"/>
            <w:tcMar>
              <w:top w:w="15" w:type="dxa"/>
              <w:left w:w="15" w:type="dxa"/>
              <w:right w:w="15" w:type="dxa"/>
            </w:tcMar>
            <w:vAlign w:val="center"/>
          </w:tcPr>
          <w:p w14:paraId="13E533B8" w14:textId="77777777" w:rsidR="004863D8" w:rsidRDefault="004863D8" w:rsidP="00F149A0">
            <w:pPr>
              <w:spacing w:before="0" w:after="0"/>
              <w:jc w:val="center"/>
              <w:rPr>
                <w:rFonts w:ascii="Times New Roman" w:eastAsia="Times New Roman" w:hAnsi="Times New Roman" w:cs="Times New Roman"/>
                <w:b/>
                <w:bCs/>
                <w:color w:val="FFFFFF" w:themeColor="background1"/>
                <w:sz w:val="18"/>
                <w:szCs w:val="18"/>
              </w:rPr>
            </w:pPr>
            <w:r w:rsidRPr="75AA67FD">
              <w:rPr>
                <w:rFonts w:ascii="Times New Roman" w:eastAsia="Times New Roman" w:hAnsi="Times New Roman" w:cs="Times New Roman"/>
                <w:b/>
                <w:bCs/>
                <w:color w:val="FFFFFF" w:themeColor="background1"/>
                <w:sz w:val="18"/>
                <w:szCs w:val="18"/>
              </w:rPr>
              <w:t>Municipio</w:t>
            </w:r>
          </w:p>
        </w:tc>
        <w:tc>
          <w:tcPr>
            <w:tcW w:w="984" w:type="dxa"/>
            <w:tcBorders>
              <w:top w:val="single" w:sz="4" w:space="0" w:color="CCCCCC"/>
              <w:left w:val="single" w:sz="4" w:space="0" w:color="CCCCCC"/>
              <w:bottom w:val="single" w:sz="4" w:space="0" w:color="CCCCCC"/>
              <w:right w:val="single" w:sz="4" w:space="0" w:color="CCCCCC"/>
            </w:tcBorders>
            <w:shd w:val="clear" w:color="auto" w:fill="1B3A6B"/>
            <w:tcMar>
              <w:top w:w="15" w:type="dxa"/>
              <w:left w:w="15" w:type="dxa"/>
              <w:right w:w="15" w:type="dxa"/>
            </w:tcMar>
            <w:vAlign w:val="center"/>
          </w:tcPr>
          <w:p w14:paraId="5AFDE824" w14:textId="77777777" w:rsidR="004863D8" w:rsidRDefault="004863D8" w:rsidP="00F149A0">
            <w:pPr>
              <w:spacing w:before="0" w:after="0"/>
              <w:jc w:val="center"/>
              <w:rPr>
                <w:rFonts w:ascii="Times New Roman" w:eastAsia="Times New Roman" w:hAnsi="Times New Roman" w:cs="Times New Roman"/>
                <w:b/>
                <w:bCs/>
                <w:color w:val="FFFFFF" w:themeColor="background1"/>
                <w:sz w:val="18"/>
                <w:szCs w:val="18"/>
              </w:rPr>
            </w:pPr>
            <w:r w:rsidRPr="75AA67FD">
              <w:rPr>
                <w:rFonts w:ascii="Times New Roman" w:eastAsia="Times New Roman" w:hAnsi="Times New Roman" w:cs="Times New Roman"/>
                <w:b/>
                <w:bCs/>
                <w:color w:val="FFFFFF" w:themeColor="background1"/>
                <w:sz w:val="18"/>
                <w:szCs w:val="18"/>
              </w:rPr>
              <w:t>2020</w:t>
            </w:r>
          </w:p>
        </w:tc>
        <w:tc>
          <w:tcPr>
            <w:tcW w:w="1549" w:type="dxa"/>
            <w:tcBorders>
              <w:top w:val="single" w:sz="4" w:space="0" w:color="CCCCCC"/>
              <w:left w:val="single" w:sz="4" w:space="0" w:color="CCCCCC"/>
              <w:bottom w:val="single" w:sz="4" w:space="0" w:color="CCCCCC"/>
              <w:right w:val="single" w:sz="4" w:space="0" w:color="CCCCCC"/>
            </w:tcBorders>
            <w:shd w:val="clear" w:color="auto" w:fill="1B3A6B"/>
            <w:tcMar>
              <w:top w:w="15" w:type="dxa"/>
              <w:left w:w="15" w:type="dxa"/>
              <w:right w:w="15" w:type="dxa"/>
            </w:tcMar>
            <w:vAlign w:val="center"/>
          </w:tcPr>
          <w:p w14:paraId="59BFA629" w14:textId="77777777" w:rsidR="004863D8" w:rsidRDefault="004863D8" w:rsidP="00F149A0">
            <w:pPr>
              <w:spacing w:before="0" w:after="0"/>
              <w:jc w:val="center"/>
              <w:rPr>
                <w:rFonts w:ascii="Times New Roman" w:eastAsia="Times New Roman" w:hAnsi="Times New Roman" w:cs="Times New Roman"/>
                <w:b/>
                <w:bCs/>
                <w:color w:val="FFFFFF" w:themeColor="background1"/>
                <w:sz w:val="18"/>
                <w:szCs w:val="18"/>
              </w:rPr>
            </w:pPr>
            <w:r w:rsidRPr="75AA67FD">
              <w:rPr>
                <w:rFonts w:ascii="Times New Roman" w:eastAsia="Times New Roman" w:hAnsi="Times New Roman" w:cs="Times New Roman"/>
                <w:b/>
                <w:bCs/>
                <w:color w:val="FFFFFF" w:themeColor="background1"/>
                <w:sz w:val="18"/>
                <w:szCs w:val="18"/>
              </w:rPr>
              <w:t>2021</w:t>
            </w:r>
          </w:p>
        </w:tc>
        <w:tc>
          <w:tcPr>
            <w:tcW w:w="984" w:type="dxa"/>
            <w:tcBorders>
              <w:top w:val="single" w:sz="4" w:space="0" w:color="CCCCCC"/>
              <w:left w:val="single" w:sz="4" w:space="0" w:color="CCCCCC"/>
              <w:bottom w:val="single" w:sz="4" w:space="0" w:color="CCCCCC"/>
              <w:right w:val="single" w:sz="4" w:space="0" w:color="CCCCCC"/>
            </w:tcBorders>
            <w:shd w:val="clear" w:color="auto" w:fill="1B3A6B"/>
            <w:tcMar>
              <w:top w:w="15" w:type="dxa"/>
              <w:left w:w="15" w:type="dxa"/>
              <w:right w:w="15" w:type="dxa"/>
            </w:tcMar>
            <w:vAlign w:val="center"/>
          </w:tcPr>
          <w:p w14:paraId="2856611E" w14:textId="77777777" w:rsidR="004863D8" w:rsidRDefault="004863D8" w:rsidP="00F149A0">
            <w:pPr>
              <w:spacing w:before="0" w:after="0"/>
              <w:jc w:val="center"/>
              <w:rPr>
                <w:rFonts w:ascii="Times New Roman" w:eastAsia="Times New Roman" w:hAnsi="Times New Roman" w:cs="Times New Roman"/>
                <w:b/>
                <w:bCs/>
                <w:color w:val="FFFFFF" w:themeColor="background1"/>
                <w:sz w:val="18"/>
                <w:szCs w:val="18"/>
              </w:rPr>
            </w:pPr>
            <w:r w:rsidRPr="75AA67FD">
              <w:rPr>
                <w:rFonts w:ascii="Times New Roman" w:eastAsia="Times New Roman" w:hAnsi="Times New Roman" w:cs="Times New Roman"/>
                <w:b/>
                <w:bCs/>
                <w:color w:val="FFFFFF" w:themeColor="background1"/>
                <w:sz w:val="18"/>
                <w:szCs w:val="18"/>
              </w:rPr>
              <w:t>2022</w:t>
            </w:r>
          </w:p>
        </w:tc>
        <w:tc>
          <w:tcPr>
            <w:tcW w:w="984" w:type="dxa"/>
            <w:tcBorders>
              <w:top w:val="single" w:sz="4" w:space="0" w:color="CCCCCC"/>
              <w:left w:val="single" w:sz="4" w:space="0" w:color="CCCCCC"/>
              <w:bottom w:val="single" w:sz="4" w:space="0" w:color="CCCCCC"/>
              <w:right w:val="single" w:sz="4" w:space="0" w:color="CCCCCC"/>
            </w:tcBorders>
            <w:shd w:val="clear" w:color="auto" w:fill="1B3A6B"/>
            <w:tcMar>
              <w:top w:w="15" w:type="dxa"/>
              <w:left w:w="15" w:type="dxa"/>
              <w:right w:w="15" w:type="dxa"/>
            </w:tcMar>
            <w:vAlign w:val="center"/>
          </w:tcPr>
          <w:p w14:paraId="14D876CC" w14:textId="77777777" w:rsidR="004863D8" w:rsidRDefault="004863D8" w:rsidP="00F149A0">
            <w:pPr>
              <w:spacing w:before="0" w:after="0"/>
              <w:jc w:val="center"/>
              <w:rPr>
                <w:rFonts w:ascii="Times New Roman" w:eastAsia="Times New Roman" w:hAnsi="Times New Roman" w:cs="Times New Roman"/>
                <w:b/>
                <w:bCs/>
                <w:color w:val="FFFFFF" w:themeColor="background1"/>
                <w:sz w:val="18"/>
                <w:szCs w:val="18"/>
              </w:rPr>
            </w:pPr>
            <w:r w:rsidRPr="75AA67FD">
              <w:rPr>
                <w:rFonts w:ascii="Times New Roman" w:eastAsia="Times New Roman" w:hAnsi="Times New Roman" w:cs="Times New Roman"/>
                <w:b/>
                <w:bCs/>
                <w:color w:val="FFFFFF" w:themeColor="background1"/>
                <w:sz w:val="18"/>
                <w:szCs w:val="18"/>
              </w:rPr>
              <w:t>2023</w:t>
            </w:r>
          </w:p>
        </w:tc>
        <w:tc>
          <w:tcPr>
            <w:tcW w:w="984" w:type="dxa"/>
            <w:tcBorders>
              <w:top w:val="single" w:sz="4" w:space="0" w:color="CCCCCC"/>
              <w:left w:val="single" w:sz="4" w:space="0" w:color="CCCCCC"/>
              <w:bottom w:val="single" w:sz="4" w:space="0" w:color="CCCCCC"/>
              <w:right w:val="single" w:sz="4" w:space="0" w:color="CCCCCC"/>
            </w:tcBorders>
            <w:shd w:val="clear" w:color="auto" w:fill="1B3A6B"/>
            <w:tcMar>
              <w:top w:w="15" w:type="dxa"/>
              <w:left w:w="15" w:type="dxa"/>
              <w:right w:w="15" w:type="dxa"/>
            </w:tcMar>
            <w:vAlign w:val="center"/>
          </w:tcPr>
          <w:p w14:paraId="4F521ABE" w14:textId="77777777" w:rsidR="004863D8" w:rsidRDefault="004863D8" w:rsidP="00F149A0">
            <w:pPr>
              <w:spacing w:before="0" w:after="0"/>
              <w:jc w:val="center"/>
              <w:rPr>
                <w:rFonts w:ascii="Times New Roman" w:eastAsia="Times New Roman" w:hAnsi="Times New Roman" w:cs="Times New Roman"/>
                <w:b/>
                <w:bCs/>
                <w:color w:val="FFFFFF" w:themeColor="background1"/>
                <w:sz w:val="18"/>
                <w:szCs w:val="18"/>
              </w:rPr>
            </w:pPr>
            <w:r w:rsidRPr="75AA67FD">
              <w:rPr>
                <w:rFonts w:ascii="Times New Roman" w:eastAsia="Times New Roman" w:hAnsi="Times New Roman" w:cs="Times New Roman"/>
                <w:b/>
                <w:bCs/>
                <w:color w:val="FFFFFF" w:themeColor="background1"/>
                <w:sz w:val="18"/>
                <w:szCs w:val="18"/>
              </w:rPr>
              <w:t>2024</w:t>
            </w:r>
          </w:p>
        </w:tc>
        <w:tc>
          <w:tcPr>
            <w:tcW w:w="1393" w:type="dxa"/>
            <w:tcBorders>
              <w:top w:val="single" w:sz="4" w:space="0" w:color="CCCCCC"/>
              <w:left w:val="single" w:sz="4" w:space="0" w:color="CCCCCC"/>
              <w:bottom w:val="single" w:sz="4" w:space="0" w:color="CCCCCC"/>
              <w:right w:val="single" w:sz="4" w:space="0" w:color="CCCCCC"/>
            </w:tcBorders>
            <w:shd w:val="clear" w:color="auto" w:fill="1B3A6B"/>
            <w:tcMar>
              <w:top w:w="15" w:type="dxa"/>
              <w:left w:w="15" w:type="dxa"/>
              <w:right w:w="15" w:type="dxa"/>
            </w:tcMar>
            <w:vAlign w:val="center"/>
          </w:tcPr>
          <w:p w14:paraId="1BD8D26D" w14:textId="77777777" w:rsidR="004863D8" w:rsidRDefault="004863D8" w:rsidP="00F149A0">
            <w:pPr>
              <w:spacing w:before="0" w:after="0"/>
              <w:jc w:val="center"/>
              <w:rPr>
                <w:rFonts w:ascii="Times New Roman" w:eastAsia="Times New Roman" w:hAnsi="Times New Roman" w:cs="Times New Roman"/>
                <w:b/>
                <w:bCs/>
                <w:color w:val="FFFFFF" w:themeColor="background1"/>
                <w:sz w:val="18"/>
                <w:szCs w:val="18"/>
              </w:rPr>
            </w:pPr>
            <w:r w:rsidRPr="75AA67FD">
              <w:rPr>
                <w:rFonts w:ascii="Times New Roman" w:eastAsia="Times New Roman" w:hAnsi="Times New Roman" w:cs="Times New Roman"/>
                <w:b/>
                <w:bCs/>
                <w:color w:val="FFFFFF" w:themeColor="background1"/>
                <w:sz w:val="18"/>
                <w:szCs w:val="18"/>
              </w:rPr>
              <w:t>Promedio 2020-2024</w:t>
            </w:r>
          </w:p>
        </w:tc>
      </w:tr>
      <w:tr w:rsidR="004863D8" w14:paraId="030FF25E"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4F6F9"/>
            <w:tcMar>
              <w:top w:w="15" w:type="dxa"/>
              <w:left w:w="15" w:type="dxa"/>
              <w:right w:w="15" w:type="dxa"/>
            </w:tcMar>
            <w:vAlign w:val="center"/>
          </w:tcPr>
          <w:p w14:paraId="660A259A" w14:textId="77777777" w:rsidR="004863D8" w:rsidRDefault="004863D8" w:rsidP="00F149A0">
            <w:pPr>
              <w:spacing w:before="0" w:after="0"/>
              <w:jc w:val="left"/>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Angostura</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2E51709E"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7.9</w:t>
            </w:r>
          </w:p>
        </w:tc>
        <w:tc>
          <w:tcPr>
            <w:tcW w:w="1549"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055A37EA"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17.2</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711FCFAA"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8.8</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6C6EADC8"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6D0DC9C4"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5.5</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450244A3"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9.92</w:t>
            </w:r>
          </w:p>
        </w:tc>
      </w:tr>
      <w:tr w:rsidR="004863D8" w14:paraId="1FEC345E"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15D1A8C3" w14:textId="77777777" w:rsidR="004863D8" w:rsidRDefault="004863D8" w:rsidP="00F149A0">
            <w:pPr>
              <w:spacing w:before="0" w:after="0"/>
              <w:jc w:val="left"/>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Anorí</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2744058E"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7.9</w:t>
            </w:r>
          </w:p>
        </w:tc>
        <w:tc>
          <w:tcPr>
            <w:tcW w:w="1549"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7795D25A"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17.1</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49B3C89F"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11245468"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11.6</w:t>
            </w:r>
          </w:p>
        </w:tc>
        <w:tc>
          <w:tcPr>
            <w:tcW w:w="984"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39C6C8B0"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13.9</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1A0DD68A"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10.1</w:t>
            </w:r>
          </w:p>
        </w:tc>
      </w:tr>
      <w:tr w:rsidR="004863D8" w14:paraId="79F6EB87"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4F6F9"/>
            <w:tcMar>
              <w:top w:w="15" w:type="dxa"/>
              <w:left w:w="15" w:type="dxa"/>
              <w:right w:w="15" w:type="dxa"/>
            </w:tcMar>
            <w:vAlign w:val="center"/>
          </w:tcPr>
          <w:p w14:paraId="43A1B185" w14:textId="77777777" w:rsidR="004863D8" w:rsidRDefault="004863D8" w:rsidP="00F149A0">
            <w:pPr>
              <w:spacing w:before="0" w:after="0"/>
              <w:jc w:val="left"/>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Briceño</w:t>
            </w:r>
          </w:p>
        </w:tc>
        <w:tc>
          <w:tcPr>
            <w:tcW w:w="984"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2D241E13"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12.2</w:t>
            </w:r>
          </w:p>
        </w:tc>
        <w:tc>
          <w:tcPr>
            <w:tcW w:w="1549"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5DA281D0"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5B9BD5" w:themeFill="accent5"/>
            <w:tcMar>
              <w:top w:w="15" w:type="dxa"/>
              <w:left w:w="15" w:type="dxa"/>
              <w:right w:w="15" w:type="dxa"/>
            </w:tcMar>
            <w:vAlign w:val="center"/>
          </w:tcPr>
          <w:p w14:paraId="3E5AEA45" w14:textId="77777777" w:rsidR="004863D8" w:rsidRDefault="004863D8" w:rsidP="00F149A0">
            <w:pPr>
              <w:spacing w:before="0" w:after="0"/>
              <w:jc w:val="center"/>
              <w:rPr>
                <w:rFonts w:ascii="Times New Roman" w:eastAsia="Times New Roman" w:hAnsi="Times New Roman" w:cs="Times New Roman"/>
                <w:b/>
                <w:bCs/>
                <w:sz w:val="18"/>
                <w:szCs w:val="18"/>
              </w:rPr>
            </w:pPr>
            <w:r w:rsidRPr="75AA67FD">
              <w:rPr>
                <w:rFonts w:ascii="Times New Roman" w:eastAsia="Times New Roman" w:hAnsi="Times New Roman" w:cs="Times New Roman"/>
                <w:b/>
                <w:bCs/>
                <w:sz w:val="18"/>
                <w:szCs w:val="18"/>
              </w:rPr>
              <w:t>38</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40DA2D83"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0D10C945"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580604E7"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10.04</w:t>
            </w:r>
          </w:p>
        </w:tc>
      </w:tr>
      <w:tr w:rsidR="004863D8" w14:paraId="1143824A"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10B6A38A" w14:textId="77777777" w:rsidR="004863D8" w:rsidRDefault="004863D8" w:rsidP="00F149A0">
            <w:pPr>
              <w:spacing w:before="0" w:after="0"/>
              <w:jc w:val="left"/>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Campamento</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49ACA499"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1549" w:type="dxa"/>
            <w:tcBorders>
              <w:top w:val="single" w:sz="4" w:space="0" w:color="CCCCCC"/>
              <w:left w:val="single" w:sz="4" w:space="0" w:color="CCCCCC"/>
              <w:bottom w:val="single" w:sz="4" w:space="0" w:color="CCCCCC"/>
              <w:right w:val="single" w:sz="4" w:space="0" w:color="CCCCCC"/>
            </w:tcBorders>
            <w:shd w:val="clear" w:color="auto" w:fill="5B9BD5" w:themeFill="accent5"/>
            <w:tcMar>
              <w:top w:w="15" w:type="dxa"/>
              <w:left w:w="15" w:type="dxa"/>
              <w:right w:w="15" w:type="dxa"/>
            </w:tcMar>
            <w:vAlign w:val="center"/>
          </w:tcPr>
          <w:p w14:paraId="7F3355A6" w14:textId="77777777" w:rsidR="004863D8" w:rsidRDefault="004863D8" w:rsidP="00F149A0">
            <w:pPr>
              <w:spacing w:before="0" w:after="0"/>
              <w:jc w:val="center"/>
              <w:rPr>
                <w:rFonts w:ascii="Times New Roman" w:eastAsia="Times New Roman" w:hAnsi="Times New Roman" w:cs="Times New Roman"/>
                <w:b/>
                <w:bCs/>
                <w:sz w:val="18"/>
                <w:szCs w:val="18"/>
              </w:rPr>
            </w:pPr>
            <w:r w:rsidRPr="75AA67FD">
              <w:rPr>
                <w:rFonts w:ascii="Times New Roman" w:eastAsia="Times New Roman" w:hAnsi="Times New Roman" w:cs="Times New Roman"/>
                <w:b/>
                <w:bCs/>
                <w:sz w:val="18"/>
                <w:szCs w:val="18"/>
              </w:rPr>
              <w:t>27.8</w:t>
            </w:r>
          </w:p>
        </w:tc>
        <w:tc>
          <w:tcPr>
            <w:tcW w:w="984" w:type="dxa"/>
            <w:tcBorders>
              <w:top w:val="single" w:sz="4" w:space="0" w:color="CCCCCC"/>
              <w:left w:val="single" w:sz="4" w:space="0" w:color="CCCCCC"/>
              <w:bottom w:val="single" w:sz="4" w:space="0" w:color="CCCCCC"/>
              <w:right w:val="single" w:sz="4" w:space="0" w:color="CCCCCC"/>
            </w:tcBorders>
            <w:shd w:val="clear" w:color="auto" w:fill="5B9BD5" w:themeFill="accent5"/>
            <w:tcMar>
              <w:top w:w="15" w:type="dxa"/>
              <w:left w:w="15" w:type="dxa"/>
              <w:right w:w="15" w:type="dxa"/>
            </w:tcMar>
            <w:vAlign w:val="center"/>
          </w:tcPr>
          <w:p w14:paraId="6F69B9DD" w14:textId="77777777" w:rsidR="004863D8" w:rsidRDefault="004863D8" w:rsidP="00F149A0">
            <w:pPr>
              <w:spacing w:before="0" w:after="0"/>
              <w:jc w:val="center"/>
              <w:rPr>
                <w:rFonts w:ascii="Times New Roman" w:eastAsia="Times New Roman" w:hAnsi="Times New Roman" w:cs="Times New Roman"/>
                <w:b/>
                <w:bCs/>
                <w:sz w:val="18"/>
                <w:szCs w:val="18"/>
              </w:rPr>
            </w:pPr>
            <w:r w:rsidRPr="75AA67FD">
              <w:rPr>
                <w:rFonts w:ascii="Times New Roman" w:eastAsia="Times New Roman" w:hAnsi="Times New Roman" w:cs="Times New Roman"/>
                <w:b/>
                <w:bCs/>
                <w:sz w:val="18"/>
                <w:szCs w:val="18"/>
              </w:rPr>
              <w:t>27.4</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460C372A"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5DAD250A"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5672E838"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11.04</w:t>
            </w:r>
          </w:p>
        </w:tc>
      </w:tr>
      <w:tr w:rsidR="004863D8" w14:paraId="2732227F"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4F6F9"/>
            <w:tcMar>
              <w:top w:w="15" w:type="dxa"/>
              <w:left w:w="15" w:type="dxa"/>
              <w:right w:w="15" w:type="dxa"/>
            </w:tcMar>
            <w:vAlign w:val="center"/>
          </w:tcPr>
          <w:p w14:paraId="65EA1178" w14:textId="77777777" w:rsidR="004863D8" w:rsidRDefault="004863D8" w:rsidP="00F149A0">
            <w:pPr>
              <w:spacing w:before="0" w:after="0"/>
              <w:jc w:val="left"/>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Carolina del Príncipe</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5FAD1876"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1549"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0E9047FA"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502604E1"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5D961B61"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62A54ACD"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7A339042"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r>
      <w:tr w:rsidR="004863D8" w14:paraId="7C13F9BA"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496238FA" w14:textId="77777777" w:rsidR="004863D8" w:rsidRDefault="004863D8" w:rsidP="00F149A0">
            <w:pPr>
              <w:spacing w:before="0" w:after="0"/>
              <w:jc w:val="left"/>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Gómez Plata</w:t>
            </w:r>
          </w:p>
        </w:tc>
        <w:tc>
          <w:tcPr>
            <w:tcW w:w="984"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5830BCAA"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14.1</w:t>
            </w:r>
          </w:p>
        </w:tc>
        <w:tc>
          <w:tcPr>
            <w:tcW w:w="1549"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60C2AA89"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27152F60"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5B9BD5" w:themeFill="accent5"/>
            <w:tcMar>
              <w:top w:w="15" w:type="dxa"/>
              <w:left w:w="15" w:type="dxa"/>
              <w:right w:w="15" w:type="dxa"/>
            </w:tcMar>
            <w:vAlign w:val="center"/>
          </w:tcPr>
          <w:p w14:paraId="72C73509" w14:textId="77777777" w:rsidR="004863D8" w:rsidRDefault="004863D8" w:rsidP="00F149A0">
            <w:pPr>
              <w:spacing w:before="0" w:after="0"/>
              <w:jc w:val="center"/>
              <w:rPr>
                <w:rFonts w:ascii="Times New Roman" w:eastAsia="Times New Roman" w:hAnsi="Times New Roman" w:cs="Times New Roman"/>
                <w:b/>
                <w:bCs/>
                <w:sz w:val="18"/>
                <w:szCs w:val="18"/>
              </w:rPr>
            </w:pPr>
            <w:r w:rsidRPr="75AA67FD">
              <w:rPr>
                <w:rFonts w:ascii="Times New Roman" w:eastAsia="Times New Roman" w:hAnsi="Times New Roman" w:cs="Times New Roman"/>
                <w:b/>
                <w:bCs/>
                <w:sz w:val="18"/>
                <w:szCs w:val="18"/>
              </w:rPr>
              <w:t>26.3</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5F4A9F31"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4CC9FDA1"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8.08</w:t>
            </w:r>
          </w:p>
        </w:tc>
      </w:tr>
      <w:tr w:rsidR="004863D8" w14:paraId="65711229"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4F6F9"/>
            <w:tcMar>
              <w:top w:w="15" w:type="dxa"/>
              <w:left w:w="15" w:type="dxa"/>
              <w:right w:w="15" w:type="dxa"/>
            </w:tcMar>
            <w:vAlign w:val="center"/>
          </w:tcPr>
          <w:p w14:paraId="25605885" w14:textId="77777777" w:rsidR="004863D8" w:rsidRDefault="004863D8" w:rsidP="00F149A0">
            <w:pPr>
              <w:spacing w:before="0" w:after="0"/>
              <w:jc w:val="left"/>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Guadalupe</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7C30BB35"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1549"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748AD8BC"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16.9</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0DA9A780"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408B8F13"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44FCA0DF"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2AB4641A"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3.38</w:t>
            </w:r>
          </w:p>
        </w:tc>
      </w:tr>
      <w:tr w:rsidR="004863D8" w14:paraId="2EA37069"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3DD28B22" w14:textId="77777777" w:rsidR="004863D8" w:rsidRDefault="004863D8" w:rsidP="00F149A0">
            <w:pPr>
              <w:spacing w:before="0" w:after="0"/>
              <w:jc w:val="left"/>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Ituango</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513061D4"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4.4</w:t>
            </w:r>
          </w:p>
        </w:tc>
        <w:tc>
          <w:tcPr>
            <w:tcW w:w="1549"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4825F0FC"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16</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729ACDC2"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4.8</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37D47FFE"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6.3</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6E3EF821"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6.3</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00C2076C"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7.56</w:t>
            </w:r>
          </w:p>
        </w:tc>
      </w:tr>
      <w:tr w:rsidR="004863D8" w14:paraId="33E1DDA4"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4F6F9"/>
            <w:tcMar>
              <w:top w:w="15" w:type="dxa"/>
              <w:left w:w="15" w:type="dxa"/>
              <w:right w:w="15" w:type="dxa"/>
            </w:tcMar>
            <w:vAlign w:val="center"/>
          </w:tcPr>
          <w:p w14:paraId="4F1C2C22" w14:textId="77777777" w:rsidR="004863D8" w:rsidRDefault="004863D8" w:rsidP="00F149A0">
            <w:pPr>
              <w:spacing w:before="0" w:after="0"/>
              <w:jc w:val="left"/>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San Andrés de Cuerquia</w:t>
            </w:r>
          </w:p>
        </w:tc>
        <w:tc>
          <w:tcPr>
            <w:tcW w:w="984"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06D5FE57"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14.9</w:t>
            </w:r>
          </w:p>
        </w:tc>
        <w:tc>
          <w:tcPr>
            <w:tcW w:w="1549"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5A8B13A4"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13</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247D51B9"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76B4E332"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5B9BD5" w:themeFill="accent5"/>
            <w:tcMar>
              <w:top w:w="15" w:type="dxa"/>
              <w:left w:w="15" w:type="dxa"/>
              <w:right w:w="15" w:type="dxa"/>
            </w:tcMar>
            <w:vAlign w:val="center"/>
          </w:tcPr>
          <w:p w14:paraId="147CEFD3" w14:textId="77777777" w:rsidR="004863D8" w:rsidRDefault="004863D8" w:rsidP="00F149A0">
            <w:pPr>
              <w:spacing w:before="0" w:after="0"/>
              <w:jc w:val="center"/>
              <w:rPr>
                <w:rFonts w:ascii="Times New Roman" w:eastAsia="Times New Roman" w:hAnsi="Times New Roman" w:cs="Times New Roman"/>
                <w:b/>
                <w:bCs/>
                <w:sz w:val="18"/>
                <w:szCs w:val="18"/>
              </w:rPr>
            </w:pPr>
            <w:r w:rsidRPr="75AA67FD">
              <w:rPr>
                <w:rFonts w:ascii="Times New Roman" w:eastAsia="Times New Roman" w:hAnsi="Times New Roman" w:cs="Times New Roman"/>
                <w:b/>
                <w:bCs/>
                <w:sz w:val="18"/>
                <w:szCs w:val="18"/>
              </w:rPr>
              <w:t>23.3</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18093278"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10.24</w:t>
            </w:r>
          </w:p>
        </w:tc>
      </w:tr>
      <w:tr w:rsidR="004863D8" w14:paraId="226CC03A"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7B00B152" w14:textId="77777777" w:rsidR="004863D8" w:rsidRDefault="004863D8" w:rsidP="00F149A0">
            <w:pPr>
              <w:spacing w:before="0" w:after="0"/>
              <w:jc w:val="left"/>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San José de la Montaña</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649F8156"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1549"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5631A578"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5B9BD5" w:themeFill="accent5"/>
            <w:tcMar>
              <w:top w:w="15" w:type="dxa"/>
              <w:left w:w="15" w:type="dxa"/>
              <w:right w:w="15" w:type="dxa"/>
            </w:tcMar>
            <w:vAlign w:val="center"/>
          </w:tcPr>
          <w:p w14:paraId="49A5D5A5" w14:textId="77777777" w:rsidR="004863D8" w:rsidRDefault="004863D8" w:rsidP="00F149A0">
            <w:pPr>
              <w:spacing w:before="0" w:after="0"/>
              <w:jc w:val="center"/>
              <w:rPr>
                <w:rFonts w:ascii="Times New Roman" w:eastAsia="Times New Roman" w:hAnsi="Times New Roman" w:cs="Times New Roman"/>
                <w:b/>
                <w:bCs/>
                <w:sz w:val="18"/>
                <w:szCs w:val="18"/>
              </w:rPr>
            </w:pPr>
            <w:r w:rsidRPr="75AA67FD">
              <w:rPr>
                <w:rFonts w:ascii="Times New Roman" w:eastAsia="Times New Roman" w:hAnsi="Times New Roman" w:cs="Times New Roman"/>
                <w:b/>
                <w:bCs/>
                <w:sz w:val="18"/>
                <w:szCs w:val="18"/>
              </w:rPr>
              <w:t>29.4</w:t>
            </w:r>
          </w:p>
        </w:tc>
        <w:tc>
          <w:tcPr>
            <w:tcW w:w="984" w:type="dxa"/>
            <w:tcBorders>
              <w:top w:val="single" w:sz="4" w:space="0" w:color="CCCCCC"/>
              <w:left w:val="single" w:sz="4" w:space="0" w:color="CCCCCC"/>
              <w:bottom w:val="single" w:sz="4" w:space="0" w:color="CCCCCC"/>
              <w:right w:val="single" w:sz="4" w:space="0" w:color="CCCCCC"/>
            </w:tcBorders>
            <w:shd w:val="clear" w:color="auto" w:fill="5B9BD5" w:themeFill="accent5"/>
            <w:tcMar>
              <w:top w:w="15" w:type="dxa"/>
              <w:left w:w="15" w:type="dxa"/>
              <w:right w:w="15" w:type="dxa"/>
            </w:tcMar>
            <w:vAlign w:val="center"/>
          </w:tcPr>
          <w:p w14:paraId="7A01E7BD" w14:textId="77777777" w:rsidR="004863D8" w:rsidRDefault="004863D8" w:rsidP="00F149A0">
            <w:pPr>
              <w:spacing w:before="0" w:after="0"/>
              <w:jc w:val="center"/>
              <w:rPr>
                <w:rFonts w:ascii="Times New Roman" w:eastAsia="Times New Roman" w:hAnsi="Times New Roman" w:cs="Times New Roman"/>
                <w:b/>
                <w:bCs/>
                <w:sz w:val="18"/>
                <w:szCs w:val="18"/>
              </w:rPr>
            </w:pPr>
            <w:r w:rsidRPr="75AA67FD">
              <w:rPr>
                <w:rFonts w:ascii="Times New Roman" w:eastAsia="Times New Roman" w:hAnsi="Times New Roman" w:cs="Times New Roman"/>
                <w:b/>
                <w:bCs/>
                <w:sz w:val="18"/>
                <w:szCs w:val="18"/>
              </w:rPr>
              <w:t>38.5</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362444D5"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28716CEE"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13.58</w:t>
            </w:r>
          </w:p>
        </w:tc>
      </w:tr>
      <w:tr w:rsidR="004863D8" w14:paraId="6C18C70D"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4F6F9"/>
            <w:tcMar>
              <w:top w:w="15" w:type="dxa"/>
              <w:left w:w="15" w:type="dxa"/>
              <w:right w:w="15" w:type="dxa"/>
            </w:tcMar>
            <w:vAlign w:val="center"/>
          </w:tcPr>
          <w:p w14:paraId="41173BC6" w14:textId="77777777" w:rsidR="004863D8" w:rsidRDefault="004863D8" w:rsidP="00F149A0">
            <w:pPr>
              <w:spacing w:before="0" w:after="0"/>
              <w:jc w:val="left"/>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Toledo</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335CF871"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1549"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10B3D4E8"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5DFB7131"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12324563"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2D9C9F9D"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6CA409CC"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r>
      <w:tr w:rsidR="004863D8" w14:paraId="549AFD9C"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0D9925F4" w14:textId="77777777" w:rsidR="004863D8" w:rsidRDefault="004863D8" w:rsidP="00F149A0">
            <w:pPr>
              <w:spacing w:before="0" w:after="0"/>
              <w:jc w:val="left"/>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Valdivia</w:t>
            </w:r>
          </w:p>
        </w:tc>
        <w:tc>
          <w:tcPr>
            <w:tcW w:w="984" w:type="dxa"/>
            <w:tcBorders>
              <w:top w:val="single" w:sz="4" w:space="0" w:color="CCCCCC"/>
              <w:left w:val="single" w:sz="4" w:space="0" w:color="CCCCCC"/>
              <w:bottom w:val="single" w:sz="4" w:space="0" w:color="CCCCCC"/>
              <w:right w:val="single" w:sz="4" w:space="0" w:color="CCCCCC"/>
            </w:tcBorders>
            <w:shd w:val="clear" w:color="auto" w:fill="5B9BD5" w:themeFill="accent5"/>
            <w:tcMar>
              <w:top w:w="15" w:type="dxa"/>
              <w:left w:w="15" w:type="dxa"/>
              <w:right w:w="15" w:type="dxa"/>
            </w:tcMar>
            <w:vAlign w:val="center"/>
          </w:tcPr>
          <w:p w14:paraId="4751A83B" w14:textId="77777777" w:rsidR="004863D8" w:rsidRDefault="004863D8" w:rsidP="00F149A0">
            <w:pPr>
              <w:spacing w:before="0" w:after="0"/>
              <w:jc w:val="center"/>
              <w:rPr>
                <w:rFonts w:ascii="Times New Roman" w:eastAsia="Times New Roman" w:hAnsi="Times New Roman" w:cs="Times New Roman"/>
                <w:b/>
                <w:bCs/>
                <w:sz w:val="18"/>
                <w:szCs w:val="18"/>
              </w:rPr>
            </w:pPr>
            <w:r w:rsidRPr="75AA67FD">
              <w:rPr>
                <w:rFonts w:ascii="Times New Roman" w:eastAsia="Times New Roman" w:hAnsi="Times New Roman" w:cs="Times New Roman"/>
                <w:b/>
                <w:bCs/>
                <w:sz w:val="18"/>
                <w:szCs w:val="18"/>
              </w:rPr>
              <w:t>22.1</w:t>
            </w:r>
          </w:p>
        </w:tc>
        <w:tc>
          <w:tcPr>
            <w:tcW w:w="1549"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22AFA7D1"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19.7</w:t>
            </w:r>
          </w:p>
        </w:tc>
        <w:tc>
          <w:tcPr>
            <w:tcW w:w="984" w:type="dxa"/>
            <w:tcBorders>
              <w:top w:val="single" w:sz="4" w:space="0" w:color="CCCCCC"/>
              <w:left w:val="single" w:sz="4" w:space="0" w:color="CCCCCC"/>
              <w:bottom w:val="single" w:sz="4" w:space="0" w:color="CCCCCC"/>
              <w:right w:val="single" w:sz="4" w:space="0" w:color="CCCCCC"/>
            </w:tcBorders>
            <w:shd w:val="clear" w:color="auto" w:fill="5B9BD5" w:themeFill="accent5"/>
            <w:tcMar>
              <w:top w:w="15" w:type="dxa"/>
              <w:left w:w="15" w:type="dxa"/>
              <w:right w:w="15" w:type="dxa"/>
            </w:tcMar>
            <w:vAlign w:val="center"/>
          </w:tcPr>
          <w:p w14:paraId="47C5C23C" w14:textId="77777777" w:rsidR="004863D8" w:rsidRDefault="004863D8" w:rsidP="00F149A0">
            <w:pPr>
              <w:spacing w:before="0" w:after="0"/>
              <w:jc w:val="center"/>
              <w:rPr>
                <w:rFonts w:ascii="Times New Roman" w:eastAsia="Times New Roman" w:hAnsi="Times New Roman" w:cs="Times New Roman"/>
                <w:b/>
                <w:bCs/>
                <w:sz w:val="18"/>
                <w:szCs w:val="18"/>
              </w:rPr>
            </w:pPr>
            <w:r w:rsidRPr="75AA67FD">
              <w:rPr>
                <w:rFonts w:ascii="Times New Roman" w:eastAsia="Times New Roman" w:hAnsi="Times New Roman" w:cs="Times New Roman"/>
                <w:b/>
                <w:bCs/>
                <w:sz w:val="18"/>
                <w:szCs w:val="18"/>
              </w:rPr>
              <w:t>20.7</w:t>
            </w:r>
          </w:p>
        </w:tc>
        <w:tc>
          <w:tcPr>
            <w:tcW w:w="984"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08B95250"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19.6</w:t>
            </w:r>
          </w:p>
        </w:tc>
        <w:tc>
          <w:tcPr>
            <w:tcW w:w="984"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48978AB9"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0</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78B1B5DE"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16.42</w:t>
            </w:r>
          </w:p>
        </w:tc>
      </w:tr>
      <w:tr w:rsidR="004863D8" w14:paraId="3909290F"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4F6F9"/>
            <w:tcMar>
              <w:top w:w="15" w:type="dxa"/>
              <w:left w:w="15" w:type="dxa"/>
              <w:right w:w="15" w:type="dxa"/>
            </w:tcMar>
            <w:vAlign w:val="center"/>
          </w:tcPr>
          <w:p w14:paraId="59001C2B" w14:textId="77777777" w:rsidR="004863D8" w:rsidRDefault="004863D8" w:rsidP="00F149A0">
            <w:pPr>
              <w:spacing w:before="0" w:after="0"/>
              <w:jc w:val="left"/>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Yarumal</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744576EF"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2.5</w:t>
            </w:r>
          </w:p>
        </w:tc>
        <w:tc>
          <w:tcPr>
            <w:tcW w:w="1549"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27F09C72"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18.8</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54AE915D"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2.3</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480B6F5B"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6</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79BBD657"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9.2</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361AB11B"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7.76</w:t>
            </w:r>
          </w:p>
        </w:tc>
      </w:tr>
      <w:tr w:rsidR="004863D8" w14:paraId="16D2C8B4"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4F6F9"/>
            <w:tcMar>
              <w:top w:w="15" w:type="dxa"/>
              <w:left w:w="15" w:type="dxa"/>
              <w:right w:w="15" w:type="dxa"/>
            </w:tcMar>
            <w:vAlign w:val="center"/>
          </w:tcPr>
          <w:p w14:paraId="2F78EC88" w14:textId="77777777" w:rsidR="004863D8" w:rsidRDefault="004863D8" w:rsidP="00F149A0">
            <w:pPr>
              <w:spacing w:before="0" w:after="0"/>
              <w:jc w:val="left"/>
              <w:rPr>
                <w:rFonts w:ascii="Times New Roman" w:eastAsia="Times New Roman" w:hAnsi="Times New Roman" w:cs="Times New Roman"/>
                <w:b/>
                <w:bCs/>
                <w:sz w:val="18"/>
                <w:szCs w:val="18"/>
              </w:rPr>
            </w:pPr>
            <w:r w:rsidRPr="75AA67FD">
              <w:rPr>
                <w:rFonts w:ascii="Times New Roman" w:eastAsia="Times New Roman" w:hAnsi="Times New Roman" w:cs="Times New Roman"/>
                <w:b/>
                <w:bCs/>
                <w:sz w:val="18"/>
                <w:szCs w:val="18"/>
              </w:rPr>
              <w:t>Provincia</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4D16ED34"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7.4</w:t>
            </w:r>
          </w:p>
        </w:tc>
        <w:tc>
          <w:tcPr>
            <w:tcW w:w="1549"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0396CEE4"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11.3</w:t>
            </w:r>
          </w:p>
        </w:tc>
        <w:tc>
          <w:tcPr>
            <w:tcW w:w="984"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4B8BC2FD"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10.1</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4BC44CA9"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8.3</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44BDC6B0"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4.5</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3F7C18DE"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8.32</w:t>
            </w:r>
          </w:p>
        </w:tc>
      </w:tr>
      <w:tr w:rsidR="004863D8" w14:paraId="5F4CF63C"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5" w:type="dxa"/>
              <w:left w:w="15" w:type="dxa"/>
              <w:right w:w="15" w:type="dxa"/>
            </w:tcMar>
            <w:vAlign w:val="center"/>
          </w:tcPr>
          <w:p w14:paraId="2F6A62E1" w14:textId="77777777" w:rsidR="004863D8" w:rsidRDefault="004863D8" w:rsidP="00F149A0">
            <w:pPr>
              <w:spacing w:before="0" w:after="0"/>
              <w:jc w:val="left"/>
              <w:rPr>
                <w:rFonts w:ascii="Times New Roman" w:eastAsia="Times New Roman" w:hAnsi="Times New Roman" w:cs="Times New Roman"/>
                <w:b/>
                <w:bCs/>
                <w:sz w:val="18"/>
                <w:szCs w:val="18"/>
              </w:rPr>
            </w:pPr>
            <w:r w:rsidRPr="75AA67FD">
              <w:rPr>
                <w:rFonts w:ascii="Times New Roman" w:eastAsia="Times New Roman" w:hAnsi="Times New Roman" w:cs="Times New Roman"/>
                <w:b/>
                <w:bCs/>
                <w:sz w:val="18"/>
                <w:szCs w:val="18"/>
              </w:rPr>
              <w:t>Subregión</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1F602223"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6.7</w:t>
            </w:r>
          </w:p>
        </w:tc>
        <w:tc>
          <w:tcPr>
            <w:tcW w:w="1549"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460A6EBC"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10.9</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1946E9DB"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9.4</w:t>
            </w:r>
          </w:p>
        </w:tc>
        <w:tc>
          <w:tcPr>
            <w:tcW w:w="984" w:type="dxa"/>
            <w:tcBorders>
              <w:top w:val="single" w:sz="4" w:space="0" w:color="CCCCCC"/>
              <w:left w:val="single" w:sz="4" w:space="0" w:color="CCCCCC"/>
              <w:bottom w:val="single" w:sz="4" w:space="0" w:color="CCCCCC"/>
              <w:right w:val="single" w:sz="4" w:space="0" w:color="CCCCCC"/>
            </w:tcBorders>
            <w:shd w:val="clear" w:color="auto" w:fill="9DC3E6"/>
            <w:tcMar>
              <w:top w:w="15" w:type="dxa"/>
              <w:left w:w="15" w:type="dxa"/>
              <w:right w:w="15" w:type="dxa"/>
            </w:tcMar>
            <w:vAlign w:val="center"/>
          </w:tcPr>
          <w:p w14:paraId="50863BF1"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10.5</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48B66E08"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9.1</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19A80ED0"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9.32</w:t>
            </w:r>
          </w:p>
        </w:tc>
      </w:tr>
      <w:tr w:rsidR="004863D8" w14:paraId="3BC5FCC2" w14:textId="77777777" w:rsidTr="00F149A0">
        <w:trPr>
          <w:trHeight w:val="285"/>
          <w:jc w:val="center"/>
        </w:trPr>
        <w:tc>
          <w:tcPr>
            <w:tcW w:w="1958" w:type="dxa"/>
            <w:tcBorders>
              <w:top w:val="single" w:sz="4" w:space="0" w:color="CCCCCC"/>
              <w:left w:val="single" w:sz="4" w:space="0" w:color="CCCCCC"/>
              <w:bottom w:val="single" w:sz="4" w:space="0" w:color="CCCCCC"/>
              <w:right w:val="single" w:sz="4" w:space="0" w:color="CCCCCC"/>
            </w:tcBorders>
            <w:shd w:val="clear" w:color="auto" w:fill="F4F6F9"/>
            <w:tcMar>
              <w:top w:w="15" w:type="dxa"/>
              <w:left w:w="15" w:type="dxa"/>
              <w:right w:w="15" w:type="dxa"/>
            </w:tcMar>
            <w:vAlign w:val="center"/>
          </w:tcPr>
          <w:p w14:paraId="268F503D" w14:textId="77777777" w:rsidR="004863D8" w:rsidRDefault="004863D8" w:rsidP="00F149A0">
            <w:pPr>
              <w:spacing w:before="0" w:after="0"/>
              <w:jc w:val="left"/>
              <w:rPr>
                <w:rFonts w:ascii="Times New Roman" w:eastAsia="Times New Roman" w:hAnsi="Times New Roman" w:cs="Times New Roman"/>
                <w:b/>
                <w:bCs/>
                <w:sz w:val="18"/>
                <w:szCs w:val="18"/>
              </w:rPr>
            </w:pPr>
            <w:r w:rsidRPr="75AA67FD">
              <w:rPr>
                <w:rFonts w:ascii="Times New Roman" w:eastAsia="Times New Roman" w:hAnsi="Times New Roman" w:cs="Times New Roman"/>
                <w:b/>
                <w:bCs/>
                <w:sz w:val="18"/>
                <w:szCs w:val="18"/>
              </w:rPr>
              <w:t>Antioquia</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6305F1F9"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7.8</w:t>
            </w:r>
          </w:p>
        </w:tc>
        <w:tc>
          <w:tcPr>
            <w:tcW w:w="1549"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7620D809"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9.5</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650CD7C4"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9</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38BE55D7"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7.9</w:t>
            </w:r>
          </w:p>
        </w:tc>
        <w:tc>
          <w:tcPr>
            <w:tcW w:w="984" w:type="dxa"/>
            <w:tcBorders>
              <w:top w:val="single" w:sz="4" w:space="0" w:color="CCCCCC"/>
              <w:left w:val="single" w:sz="4" w:space="0" w:color="CCCCCC"/>
              <w:bottom w:val="single" w:sz="4" w:space="0" w:color="CCCCCC"/>
              <w:right w:val="single" w:sz="4" w:space="0" w:color="CCCCCC"/>
            </w:tcBorders>
            <w:shd w:val="clear" w:color="auto" w:fill="DDEBF7"/>
            <w:tcMar>
              <w:top w:w="15" w:type="dxa"/>
              <w:left w:w="15" w:type="dxa"/>
              <w:right w:w="15" w:type="dxa"/>
            </w:tcMar>
            <w:vAlign w:val="center"/>
          </w:tcPr>
          <w:p w14:paraId="78EFF890"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8.7</w:t>
            </w:r>
          </w:p>
        </w:tc>
        <w:tc>
          <w:tcPr>
            <w:tcW w:w="1393" w:type="dxa"/>
            <w:tcBorders>
              <w:top w:val="single" w:sz="4" w:space="0" w:color="CCCCCC"/>
              <w:left w:val="single" w:sz="4" w:space="0" w:color="CCCCCC"/>
              <w:bottom w:val="single" w:sz="4" w:space="0" w:color="CCCCCC"/>
              <w:right w:val="single" w:sz="4" w:space="0" w:color="CCCCCC"/>
            </w:tcBorders>
            <w:shd w:val="clear" w:color="auto" w:fill="D9D9D9" w:themeFill="background1" w:themeFillShade="D9"/>
            <w:tcMar>
              <w:top w:w="15" w:type="dxa"/>
              <w:left w:w="15" w:type="dxa"/>
              <w:right w:w="15" w:type="dxa"/>
            </w:tcMar>
            <w:vAlign w:val="center"/>
          </w:tcPr>
          <w:p w14:paraId="291F95E3" w14:textId="77777777" w:rsidR="004863D8" w:rsidRDefault="004863D8" w:rsidP="00F149A0">
            <w:pPr>
              <w:spacing w:before="0" w:after="0"/>
              <w:jc w:val="center"/>
              <w:rPr>
                <w:rFonts w:ascii="Times New Roman" w:eastAsia="Times New Roman" w:hAnsi="Times New Roman" w:cs="Times New Roman"/>
                <w:sz w:val="18"/>
                <w:szCs w:val="18"/>
              </w:rPr>
            </w:pPr>
            <w:r w:rsidRPr="75AA67FD">
              <w:rPr>
                <w:rFonts w:ascii="Times New Roman" w:eastAsia="Times New Roman" w:hAnsi="Times New Roman" w:cs="Times New Roman"/>
                <w:sz w:val="18"/>
                <w:szCs w:val="18"/>
              </w:rPr>
              <w:t>8.58</w:t>
            </w:r>
          </w:p>
        </w:tc>
      </w:tr>
    </w:tbl>
    <w:p w14:paraId="357E6968" w14:textId="77777777" w:rsidR="004863D8" w:rsidRDefault="004863D8" w:rsidP="004863D8">
      <w:pPr>
        <w:spacing w:before="0"/>
      </w:pPr>
      <w:r w:rsidRPr="75AA67FD">
        <w:rPr>
          <w:rFonts w:ascii="Times New Roman" w:eastAsia="Times New Roman" w:hAnsi="Times New Roman" w:cs="Times New Roman"/>
          <w:b/>
          <w:bCs/>
          <w:sz w:val="18"/>
          <w:szCs w:val="18"/>
        </w:rPr>
        <w:t>Fuente:</w:t>
      </w:r>
      <w:r w:rsidRPr="75AA67FD">
        <w:rPr>
          <w:rFonts w:ascii="Times New Roman" w:eastAsia="Times New Roman" w:hAnsi="Times New Roman" w:cs="Times New Roman"/>
          <w:sz w:val="18"/>
          <w:szCs w:val="18"/>
        </w:rPr>
        <w:t xml:space="preserve"> Secretaría Seccional de Salud y Protección Social de Antioquia (2025). </w:t>
      </w:r>
      <w:r w:rsidRPr="75AA67FD">
        <w:rPr>
          <w:rFonts w:ascii="Times New Roman" w:eastAsia="Times New Roman" w:hAnsi="Times New Roman" w:cs="Times New Roman"/>
          <w:b/>
          <w:bCs/>
          <w:sz w:val="18"/>
          <w:szCs w:val="18"/>
        </w:rPr>
        <w:t>Cálculos propios. Nota:</w:t>
      </w:r>
      <w:r w:rsidRPr="75AA67FD">
        <w:rPr>
          <w:rFonts w:ascii="Times New Roman" w:eastAsia="Times New Roman" w:hAnsi="Times New Roman" w:cs="Times New Roman"/>
          <w:sz w:val="18"/>
          <w:szCs w:val="18"/>
        </w:rPr>
        <w:t xml:space="preserve"> La intensidad del color representa la magnitud de la tasa de mortalidad infantil por cada mil nacidos vivos; los tonos más oscuros indican valores más altos y las celdas blancas corresponden a ausencia de casos registrados (0).</w:t>
      </w:r>
    </w:p>
    <w:p w14:paraId="4D9E86D5" w14:textId="77777777" w:rsidR="004863D8" w:rsidRPr="009676D7" w:rsidRDefault="004863D8" w:rsidP="004863D8">
      <w:pPr>
        <w:rPr>
          <w:rFonts w:ascii="Times New Roman" w:hAnsi="Times New Roman" w:cs="Times New Roman"/>
          <w:b/>
          <w:bCs/>
          <w:smallCaps/>
        </w:rPr>
      </w:pPr>
      <w:r w:rsidRPr="009676D7">
        <w:rPr>
          <w:rFonts w:ascii="Times New Roman" w:eastAsia="Arial" w:hAnsi="Times New Roman" w:cs="Times New Roman"/>
        </w:rPr>
        <w:t>En materia epidemiológica, las enfermedades transmitidas por vectores muestran una concentración clara en municipios con condiciones ambientales y geográficas propicias. Anorí y Valdivia presentan las tasas más altas de dengue, malaria y leishmaniasis, superando ampliamente los promedios provinciales y departamentales. Por ejemplo, Anorí registra 452 casos de dengue por cada 100 mil habitantes, 350 de malaria y 531 de leishmaniasis en población rural, mientras Valdivia alcanza 373, 278 y 432, respectivamente. En contraste, municipios como Carolina del Príncipe, San José de la Montaña y Guadalupe presentan incidencia mínima o nula, lo que evidencia diferencias en exposición ambiental, cobertura de control vectorial y condiciones de saneamiento básico.</w:t>
      </w:r>
    </w:p>
    <w:p w14:paraId="55A7813B"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51</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Enfermedades trasmitidas por vectores en los municipios de la PAP Bio-energética del Norte de Antioquia - 2024</w:t>
      </w:r>
    </w:p>
    <w:tbl>
      <w:tblPr>
        <w:tblStyle w:val="TableGrid"/>
        <w:tblW w:w="5000" w:type="pct"/>
        <w:tblLook w:val="06A0" w:firstRow="1" w:lastRow="0" w:firstColumn="1" w:lastColumn="0" w:noHBand="1" w:noVBand="1"/>
      </w:tblPr>
      <w:tblGrid>
        <w:gridCol w:w="1351"/>
        <w:gridCol w:w="733"/>
        <w:gridCol w:w="1367"/>
        <w:gridCol w:w="767"/>
        <w:gridCol w:w="1718"/>
        <w:gridCol w:w="1329"/>
        <w:gridCol w:w="1563"/>
      </w:tblGrid>
      <w:tr w:rsidR="004863D8" w:rsidRPr="009676D7" w14:paraId="0CC19F5B" w14:textId="77777777" w:rsidTr="00F149A0">
        <w:trPr>
          <w:trHeight w:val="300"/>
        </w:trPr>
        <w:tc>
          <w:tcPr>
            <w:tcW w:w="766" w:type="pct"/>
            <w:vMerge w:val="restart"/>
            <w:shd w:val="clear" w:color="auto" w:fill="002060"/>
            <w:vAlign w:val="center"/>
          </w:tcPr>
          <w:p w14:paraId="161584D6" w14:textId="77777777" w:rsidR="004863D8" w:rsidRPr="009676D7" w:rsidRDefault="004863D8" w:rsidP="00F149A0">
            <w:pPr>
              <w:spacing w:line="276" w:lineRule="auto"/>
              <w:jc w:val="left"/>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Municipio</w:t>
            </w:r>
          </w:p>
        </w:tc>
        <w:tc>
          <w:tcPr>
            <w:tcW w:w="1189" w:type="pct"/>
            <w:gridSpan w:val="2"/>
            <w:shd w:val="clear" w:color="auto" w:fill="002060"/>
            <w:vAlign w:val="center"/>
          </w:tcPr>
          <w:p w14:paraId="5295B565"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Dengue</w:t>
            </w:r>
          </w:p>
        </w:tc>
        <w:tc>
          <w:tcPr>
            <w:tcW w:w="1407" w:type="pct"/>
            <w:gridSpan w:val="2"/>
            <w:shd w:val="clear" w:color="auto" w:fill="002060"/>
            <w:vAlign w:val="center"/>
          </w:tcPr>
          <w:p w14:paraId="545CD19C"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Malaria</w:t>
            </w:r>
          </w:p>
        </w:tc>
        <w:tc>
          <w:tcPr>
            <w:tcW w:w="1637" w:type="pct"/>
            <w:gridSpan w:val="2"/>
            <w:shd w:val="clear" w:color="auto" w:fill="002060"/>
            <w:vAlign w:val="center"/>
          </w:tcPr>
          <w:p w14:paraId="07E2396C"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Leishmaniasis</w:t>
            </w:r>
          </w:p>
        </w:tc>
      </w:tr>
      <w:tr w:rsidR="004863D8" w:rsidRPr="009676D7" w14:paraId="74AD1B30" w14:textId="77777777" w:rsidTr="00F149A0">
        <w:trPr>
          <w:trHeight w:val="890"/>
        </w:trPr>
        <w:tc>
          <w:tcPr>
            <w:tcW w:w="766" w:type="pct"/>
            <w:vMerge/>
            <w:shd w:val="clear" w:color="auto" w:fill="002060"/>
          </w:tcPr>
          <w:p w14:paraId="7B0B2598" w14:textId="77777777" w:rsidR="004863D8" w:rsidRPr="009676D7" w:rsidRDefault="004863D8" w:rsidP="00F149A0">
            <w:pPr>
              <w:spacing w:line="276" w:lineRule="auto"/>
              <w:rPr>
                <w:rFonts w:ascii="Times New Roman" w:eastAsia="Calibri" w:hAnsi="Times New Roman" w:cs="Times New Roman"/>
                <w:bCs/>
                <w:color w:val="FFFFFF" w:themeColor="background1"/>
                <w:sz w:val="16"/>
                <w:szCs w:val="16"/>
              </w:rPr>
            </w:pPr>
          </w:p>
        </w:tc>
        <w:tc>
          <w:tcPr>
            <w:tcW w:w="415" w:type="pct"/>
            <w:shd w:val="clear" w:color="auto" w:fill="002060"/>
            <w:vAlign w:val="center"/>
          </w:tcPr>
          <w:p w14:paraId="75AE399E"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Casos Dengue</w:t>
            </w:r>
          </w:p>
        </w:tc>
        <w:tc>
          <w:tcPr>
            <w:tcW w:w="774" w:type="pct"/>
            <w:shd w:val="clear" w:color="auto" w:fill="002060"/>
            <w:vAlign w:val="center"/>
          </w:tcPr>
          <w:p w14:paraId="37E556EA"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Tasa por cada 100 mil habitantes</w:t>
            </w:r>
          </w:p>
        </w:tc>
        <w:tc>
          <w:tcPr>
            <w:tcW w:w="434" w:type="pct"/>
            <w:shd w:val="clear" w:color="auto" w:fill="002060"/>
            <w:vAlign w:val="center"/>
          </w:tcPr>
          <w:p w14:paraId="744413DD"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Casos Malaria</w:t>
            </w:r>
          </w:p>
        </w:tc>
        <w:tc>
          <w:tcPr>
            <w:tcW w:w="973" w:type="pct"/>
            <w:shd w:val="clear" w:color="auto" w:fill="002060"/>
            <w:vAlign w:val="center"/>
          </w:tcPr>
          <w:p w14:paraId="72BB02B6"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Tasa por cada 100 mil habitantes</w:t>
            </w:r>
          </w:p>
        </w:tc>
        <w:tc>
          <w:tcPr>
            <w:tcW w:w="753" w:type="pct"/>
            <w:shd w:val="clear" w:color="auto" w:fill="002060"/>
            <w:vAlign w:val="center"/>
          </w:tcPr>
          <w:p w14:paraId="0B640305"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Casos Leishmaniasis</w:t>
            </w:r>
          </w:p>
        </w:tc>
        <w:tc>
          <w:tcPr>
            <w:tcW w:w="885" w:type="pct"/>
            <w:shd w:val="clear" w:color="auto" w:fill="002060"/>
            <w:vAlign w:val="center"/>
          </w:tcPr>
          <w:p w14:paraId="16D496E2" w14:textId="77777777" w:rsidR="004863D8" w:rsidRPr="009676D7" w:rsidRDefault="004863D8" w:rsidP="00F149A0">
            <w:pPr>
              <w:spacing w:line="276" w:lineRule="auto"/>
              <w:jc w:val="center"/>
              <w:rPr>
                <w:rFonts w:ascii="Times New Roman" w:eastAsia="Calibri" w:hAnsi="Times New Roman" w:cs="Times New Roman"/>
                <w:b/>
                <w:bCs/>
                <w:color w:val="FFFFFF" w:themeColor="background1"/>
                <w:sz w:val="16"/>
                <w:szCs w:val="16"/>
              </w:rPr>
            </w:pPr>
            <w:r w:rsidRPr="009676D7">
              <w:rPr>
                <w:rFonts w:ascii="Times New Roman" w:eastAsia="Calibri" w:hAnsi="Times New Roman" w:cs="Times New Roman"/>
                <w:b/>
                <w:bCs/>
                <w:color w:val="FFFFFF" w:themeColor="background1"/>
                <w:sz w:val="16"/>
                <w:szCs w:val="16"/>
              </w:rPr>
              <w:t>Tasa en población rural</w:t>
            </w:r>
          </w:p>
        </w:tc>
      </w:tr>
      <w:tr w:rsidR="004863D8" w:rsidRPr="009676D7" w14:paraId="65D13330" w14:textId="77777777" w:rsidTr="00F149A0">
        <w:trPr>
          <w:trHeight w:val="300"/>
        </w:trPr>
        <w:tc>
          <w:tcPr>
            <w:tcW w:w="766" w:type="pct"/>
          </w:tcPr>
          <w:p w14:paraId="2FF8FE65"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Anorí</w:t>
            </w:r>
          </w:p>
        </w:tc>
        <w:tc>
          <w:tcPr>
            <w:tcW w:w="415" w:type="pct"/>
            <w:vAlign w:val="center"/>
          </w:tcPr>
          <w:p w14:paraId="7E44293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89</w:t>
            </w:r>
          </w:p>
        </w:tc>
        <w:tc>
          <w:tcPr>
            <w:tcW w:w="774" w:type="pct"/>
            <w:vAlign w:val="center"/>
          </w:tcPr>
          <w:p w14:paraId="17ED98C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452,35</w:t>
            </w:r>
          </w:p>
        </w:tc>
        <w:tc>
          <w:tcPr>
            <w:tcW w:w="434" w:type="pct"/>
            <w:vAlign w:val="center"/>
          </w:tcPr>
          <w:p w14:paraId="110B629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69</w:t>
            </w:r>
          </w:p>
        </w:tc>
        <w:tc>
          <w:tcPr>
            <w:tcW w:w="973" w:type="pct"/>
            <w:vAlign w:val="center"/>
          </w:tcPr>
          <w:p w14:paraId="7CD2E3B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350,70</w:t>
            </w:r>
          </w:p>
        </w:tc>
        <w:tc>
          <w:tcPr>
            <w:tcW w:w="753" w:type="pct"/>
            <w:vAlign w:val="center"/>
          </w:tcPr>
          <w:p w14:paraId="4176FD0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55</w:t>
            </w:r>
          </w:p>
        </w:tc>
        <w:tc>
          <w:tcPr>
            <w:tcW w:w="885" w:type="pct"/>
            <w:vAlign w:val="center"/>
          </w:tcPr>
          <w:p w14:paraId="0CD5169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531,86</w:t>
            </w:r>
          </w:p>
        </w:tc>
      </w:tr>
      <w:tr w:rsidR="004863D8" w:rsidRPr="009676D7" w14:paraId="3F151B2A" w14:textId="77777777" w:rsidTr="00F149A0">
        <w:trPr>
          <w:trHeight w:val="300"/>
        </w:trPr>
        <w:tc>
          <w:tcPr>
            <w:tcW w:w="766" w:type="pct"/>
          </w:tcPr>
          <w:p w14:paraId="25A5B472"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415" w:type="pct"/>
            <w:vAlign w:val="center"/>
          </w:tcPr>
          <w:p w14:paraId="6108447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774" w:type="pct"/>
            <w:vAlign w:val="center"/>
          </w:tcPr>
          <w:p w14:paraId="15386FC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c>
          <w:tcPr>
            <w:tcW w:w="434" w:type="pct"/>
            <w:vAlign w:val="center"/>
          </w:tcPr>
          <w:p w14:paraId="31246B7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973" w:type="pct"/>
            <w:vAlign w:val="center"/>
          </w:tcPr>
          <w:p w14:paraId="5D3AEBE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8,25</w:t>
            </w:r>
          </w:p>
        </w:tc>
        <w:tc>
          <w:tcPr>
            <w:tcW w:w="753" w:type="pct"/>
            <w:vAlign w:val="center"/>
          </w:tcPr>
          <w:p w14:paraId="3879B21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885" w:type="pct"/>
            <w:vAlign w:val="center"/>
          </w:tcPr>
          <w:p w14:paraId="2FB1479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11,45</w:t>
            </w:r>
          </w:p>
        </w:tc>
      </w:tr>
      <w:tr w:rsidR="004863D8" w:rsidRPr="009676D7" w14:paraId="1F59EF21" w14:textId="77777777" w:rsidTr="00F149A0">
        <w:trPr>
          <w:trHeight w:val="300"/>
        </w:trPr>
        <w:tc>
          <w:tcPr>
            <w:tcW w:w="766" w:type="pct"/>
          </w:tcPr>
          <w:p w14:paraId="27BFFEE3"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Briceño</w:t>
            </w:r>
          </w:p>
        </w:tc>
        <w:tc>
          <w:tcPr>
            <w:tcW w:w="415" w:type="pct"/>
            <w:vAlign w:val="center"/>
          </w:tcPr>
          <w:p w14:paraId="0BA2222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774" w:type="pct"/>
            <w:vAlign w:val="center"/>
          </w:tcPr>
          <w:p w14:paraId="660439C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11,73</w:t>
            </w:r>
          </w:p>
        </w:tc>
        <w:tc>
          <w:tcPr>
            <w:tcW w:w="434" w:type="pct"/>
            <w:vAlign w:val="center"/>
          </w:tcPr>
          <w:p w14:paraId="4B28A54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w:t>
            </w:r>
          </w:p>
        </w:tc>
        <w:tc>
          <w:tcPr>
            <w:tcW w:w="973" w:type="pct"/>
            <w:vAlign w:val="center"/>
          </w:tcPr>
          <w:p w14:paraId="7159CB3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93,86</w:t>
            </w:r>
          </w:p>
        </w:tc>
        <w:tc>
          <w:tcPr>
            <w:tcW w:w="753" w:type="pct"/>
            <w:vAlign w:val="center"/>
          </w:tcPr>
          <w:p w14:paraId="1CD6EEA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w:t>
            </w:r>
          </w:p>
        </w:tc>
        <w:tc>
          <w:tcPr>
            <w:tcW w:w="885" w:type="pct"/>
            <w:vAlign w:val="center"/>
          </w:tcPr>
          <w:p w14:paraId="7C8F451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152,15</w:t>
            </w:r>
          </w:p>
        </w:tc>
      </w:tr>
      <w:tr w:rsidR="004863D8" w:rsidRPr="009676D7" w14:paraId="23A811EC" w14:textId="77777777" w:rsidTr="00F149A0">
        <w:trPr>
          <w:trHeight w:val="300"/>
        </w:trPr>
        <w:tc>
          <w:tcPr>
            <w:tcW w:w="766" w:type="pct"/>
          </w:tcPr>
          <w:p w14:paraId="583776F7"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Campamento</w:t>
            </w:r>
          </w:p>
        </w:tc>
        <w:tc>
          <w:tcPr>
            <w:tcW w:w="415" w:type="pct"/>
            <w:vAlign w:val="center"/>
          </w:tcPr>
          <w:p w14:paraId="62DBC17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774" w:type="pct"/>
            <w:vAlign w:val="center"/>
          </w:tcPr>
          <w:p w14:paraId="239AB77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c>
          <w:tcPr>
            <w:tcW w:w="434" w:type="pct"/>
            <w:vAlign w:val="center"/>
          </w:tcPr>
          <w:p w14:paraId="017E49E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973" w:type="pct"/>
            <w:vAlign w:val="center"/>
          </w:tcPr>
          <w:p w14:paraId="64E4B57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c>
          <w:tcPr>
            <w:tcW w:w="753" w:type="pct"/>
            <w:vAlign w:val="center"/>
          </w:tcPr>
          <w:p w14:paraId="3512A50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33</w:t>
            </w:r>
          </w:p>
        </w:tc>
        <w:tc>
          <w:tcPr>
            <w:tcW w:w="885" w:type="pct"/>
            <w:vAlign w:val="center"/>
          </w:tcPr>
          <w:p w14:paraId="2752843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507,07</w:t>
            </w:r>
          </w:p>
        </w:tc>
      </w:tr>
      <w:tr w:rsidR="004863D8" w:rsidRPr="009676D7" w14:paraId="2E52A295" w14:textId="77777777" w:rsidTr="00F149A0">
        <w:trPr>
          <w:trHeight w:val="300"/>
        </w:trPr>
        <w:tc>
          <w:tcPr>
            <w:tcW w:w="766" w:type="pct"/>
          </w:tcPr>
          <w:p w14:paraId="01C44495"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415" w:type="pct"/>
            <w:vAlign w:val="center"/>
          </w:tcPr>
          <w:p w14:paraId="6187C44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w:t>
            </w:r>
          </w:p>
        </w:tc>
        <w:tc>
          <w:tcPr>
            <w:tcW w:w="774" w:type="pct"/>
            <w:vAlign w:val="center"/>
          </w:tcPr>
          <w:p w14:paraId="30826BF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47,40</w:t>
            </w:r>
          </w:p>
        </w:tc>
        <w:tc>
          <w:tcPr>
            <w:tcW w:w="434" w:type="pct"/>
            <w:vAlign w:val="center"/>
          </w:tcPr>
          <w:p w14:paraId="16755AE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973" w:type="pct"/>
            <w:vAlign w:val="center"/>
          </w:tcPr>
          <w:p w14:paraId="2F2CCD7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c>
          <w:tcPr>
            <w:tcW w:w="753" w:type="pct"/>
            <w:vAlign w:val="center"/>
          </w:tcPr>
          <w:p w14:paraId="64D2687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85" w:type="pct"/>
            <w:vAlign w:val="center"/>
          </w:tcPr>
          <w:p w14:paraId="76FEF6E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r>
      <w:tr w:rsidR="004863D8" w:rsidRPr="009676D7" w14:paraId="4D04F316" w14:textId="77777777" w:rsidTr="00F149A0">
        <w:trPr>
          <w:trHeight w:val="300"/>
        </w:trPr>
        <w:tc>
          <w:tcPr>
            <w:tcW w:w="766" w:type="pct"/>
          </w:tcPr>
          <w:p w14:paraId="3333FD7B"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Gómez Plata</w:t>
            </w:r>
          </w:p>
        </w:tc>
        <w:tc>
          <w:tcPr>
            <w:tcW w:w="415" w:type="pct"/>
            <w:vAlign w:val="center"/>
          </w:tcPr>
          <w:p w14:paraId="6C9018D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774" w:type="pct"/>
            <w:vAlign w:val="center"/>
          </w:tcPr>
          <w:p w14:paraId="6F16FDE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9,62</w:t>
            </w:r>
          </w:p>
        </w:tc>
        <w:tc>
          <w:tcPr>
            <w:tcW w:w="434" w:type="pct"/>
            <w:vAlign w:val="center"/>
          </w:tcPr>
          <w:p w14:paraId="6017472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w:t>
            </w:r>
          </w:p>
        </w:tc>
        <w:tc>
          <w:tcPr>
            <w:tcW w:w="973" w:type="pct"/>
            <w:vAlign w:val="center"/>
          </w:tcPr>
          <w:p w14:paraId="7810B07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19,24</w:t>
            </w:r>
          </w:p>
        </w:tc>
        <w:tc>
          <w:tcPr>
            <w:tcW w:w="753" w:type="pct"/>
            <w:vAlign w:val="center"/>
          </w:tcPr>
          <w:p w14:paraId="334E287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85" w:type="pct"/>
            <w:vAlign w:val="center"/>
          </w:tcPr>
          <w:p w14:paraId="5872F3E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r>
      <w:tr w:rsidR="004863D8" w:rsidRPr="009676D7" w14:paraId="6153A863" w14:textId="77777777" w:rsidTr="00F149A0">
        <w:trPr>
          <w:trHeight w:val="300"/>
        </w:trPr>
        <w:tc>
          <w:tcPr>
            <w:tcW w:w="766" w:type="pct"/>
          </w:tcPr>
          <w:p w14:paraId="51EE75F9"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Guadalupe</w:t>
            </w:r>
          </w:p>
        </w:tc>
        <w:tc>
          <w:tcPr>
            <w:tcW w:w="415" w:type="pct"/>
            <w:vAlign w:val="center"/>
          </w:tcPr>
          <w:p w14:paraId="4430A94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774" w:type="pct"/>
            <w:vAlign w:val="center"/>
          </w:tcPr>
          <w:p w14:paraId="19DAB7C7"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14,36</w:t>
            </w:r>
          </w:p>
        </w:tc>
        <w:tc>
          <w:tcPr>
            <w:tcW w:w="434" w:type="pct"/>
            <w:vAlign w:val="center"/>
          </w:tcPr>
          <w:p w14:paraId="76C8FC7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973" w:type="pct"/>
            <w:vAlign w:val="center"/>
          </w:tcPr>
          <w:p w14:paraId="178B7E9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c>
          <w:tcPr>
            <w:tcW w:w="753" w:type="pct"/>
            <w:vAlign w:val="center"/>
          </w:tcPr>
          <w:p w14:paraId="5D8504D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885" w:type="pct"/>
            <w:vAlign w:val="center"/>
          </w:tcPr>
          <w:p w14:paraId="53182BC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23,77</w:t>
            </w:r>
          </w:p>
        </w:tc>
      </w:tr>
      <w:tr w:rsidR="004863D8" w:rsidRPr="009676D7" w14:paraId="4C1703EC" w14:textId="77777777" w:rsidTr="00F149A0">
        <w:trPr>
          <w:trHeight w:val="300"/>
        </w:trPr>
        <w:tc>
          <w:tcPr>
            <w:tcW w:w="766" w:type="pct"/>
          </w:tcPr>
          <w:p w14:paraId="616FC1EB"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Ituango</w:t>
            </w:r>
          </w:p>
        </w:tc>
        <w:tc>
          <w:tcPr>
            <w:tcW w:w="415" w:type="pct"/>
            <w:vAlign w:val="center"/>
          </w:tcPr>
          <w:p w14:paraId="176F3A0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48</w:t>
            </w:r>
          </w:p>
        </w:tc>
        <w:tc>
          <w:tcPr>
            <w:tcW w:w="774" w:type="pct"/>
            <w:vAlign w:val="center"/>
          </w:tcPr>
          <w:p w14:paraId="2112CAD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166,15</w:t>
            </w:r>
          </w:p>
        </w:tc>
        <w:tc>
          <w:tcPr>
            <w:tcW w:w="434" w:type="pct"/>
            <w:vAlign w:val="center"/>
          </w:tcPr>
          <w:p w14:paraId="68FD0DF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10</w:t>
            </w:r>
          </w:p>
        </w:tc>
        <w:tc>
          <w:tcPr>
            <w:tcW w:w="973" w:type="pct"/>
            <w:vAlign w:val="center"/>
          </w:tcPr>
          <w:p w14:paraId="4F0ED2B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34,61</w:t>
            </w:r>
          </w:p>
        </w:tc>
        <w:tc>
          <w:tcPr>
            <w:tcW w:w="753" w:type="pct"/>
            <w:vAlign w:val="center"/>
          </w:tcPr>
          <w:p w14:paraId="06B5AF1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27</w:t>
            </w:r>
          </w:p>
        </w:tc>
        <w:tc>
          <w:tcPr>
            <w:tcW w:w="885" w:type="pct"/>
            <w:vAlign w:val="center"/>
          </w:tcPr>
          <w:p w14:paraId="030AB03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136,54</w:t>
            </w:r>
          </w:p>
        </w:tc>
      </w:tr>
      <w:tr w:rsidR="004863D8" w:rsidRPr="009676D7" w14:paraId="7904ABB8" w14:textId="77777777" w:rsidTr="00F149A0">
        <w:trPr>
          <w:trHeight w:val="300"/>
        </w:trPr>
        <w:tc>
          <w:tcPr>
            <w:tcW w:w="766" w:type="pct"/>
          </w:tcPr>
          <w:p w14:paraId="29FE5BB1"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Andrés de Cuerquia</w:t>
            </w:r>
          </w:p>
        </w:tc>
        <w:tc>
          <w:tcPr>
            <w:tcW w:w="415" w:type="pct"/>
            <w:vAlign w:val="center"/>
          </w:tcPr>
          <w:p w14:paraId="1E104F7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774" w:type="pct"/>
            <w:vAlign w:val="center"/>
          </w:tcPr>
          <w:p w14:paraId="72C4A07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13,07</w:t>
            </w:r>
          </w:p>
        </w:tc>
        <w:tc>
          <w:tcPr>
            <w:tcW w:w="434" w:type="pct"/>
            <w:vAlign w:val="center"/>
          </w:tcPr>
          <w:p w14:paraId="7C4C6C6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973" w:type="pct"/>
            <w:vAlign w:val="center"/>
          </w:tcPr>
          <w:p w14:paraId="1AE701A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c>
          <w:tcPr>
            <w:tcW w:w="753" w:type="pct"/>
            <w:vAlign w:val="center"/>
          </w:tcPr>
          <w:p w14:paraId="2B3869D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85" w:type="pct"/>
            <w:vAlign w:val="center"/>
          </w:tcPr>
          <w:p w14:paraId="2E406F9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r>
      <w:tr w:rsidR="004863D8" w:rsidRPr="009676D7" w14:paraId="34C76BC6" w14:textId="77777777" w:rsidTr="00F149A0">
        <w:trPr>
          <w:trHeight w:val="300"/>
        </w:trPr>
        <w:tc>
          <w:tcPr>
            <w:tcW w:w="766" w:type="pct"/>
          </w:tcPr>
          <w:p w14:paraId="433CABD4"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415" w:type="pct"/>
            <w:vAlign w:val="center"/>
          </w:tcPr>
          <w:p w14:paraId="0998B2C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774" w:type="pct"/>
            <w:vAlign w:val="center"/>
          </w:tcPr>
          <w:p w14:paraId="420EDF5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25,51</w:t>
            </w:r>
          </w:p>
        </w:tc>
        <w:tc>
          <w:tcPr>
            <w:tcW w:w="434" w:type="pct"/>
            <w:vAlign w:val="center"/>
          </w:tcPr>
          <w:p w14:paraId="4F9C150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973" w:type="pct"/>
            <w:vAlign w:val="center"/>
          </w:tcPr>
          <w:p w14:paraId="31DEAAD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c>
          <w:tcPr>
            <w:tcW w:w="753" w:type="pct"/>
            <w:vAlign w:val="center"/>
          </w:tcPr>
          <w:p w14:paraId="464DE8E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85" w:type="pct"/>
            <w:vAlign w:val="center"/>
          </w:tcPr>
          <w:p w14:paraId="35EBDE9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r>
      <w:tr w:rsidR="004863D8" w:rsidRPr="009676D7" w14:paraId="6A59F5CB" w14:textId="77777777" w:rsidTr="00F149A0">
        <w:trPr>
          <w:trHeight w:val="300"/>
        </w:trPr>
        <w:tc>
          <w:tcPr>
            <w:tcW w:w="766" w:type="pct"/>
          </w:tcPr>
          <w:p w14:paraId="617E5CC0"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Toledo</w:t>
            </w:r>
          </w:p>
        </w:tc>
        <w:tc>
          <w:tcPr>
            <w:tcW w:w="415" w:type="pct"/>
            <w:vAlign w:val="center"/>
          </w:tcPr>
          <w:p w14:paraId="47B9191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w:t>
            </w:r>
          </w:p>
        </w:tc>
        <w:tc>
          <w:tcPr>
            <w:tcW w:w="774" w:type="pct"/>
            <w:vAlign w:val="center"/>
          </w:tcPr>
          <w:p w14:paraId="2303DA4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37,98</w:t>
            </w:r>
          </w:p>
        </w:tc>
        <w:tc>
          <w:tcPr>
            <w:tcW w:w="434" w:type="pct"/>
            <w:vAlign w:val="center"/>
          </w:tcPr>
          <w:p w14:paraId="65D895C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973" w:type="pct"/>
            <w:vAlign w:val="center"/>
          </w:tcPr>
          <w:p w14:paraId="40F5D20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c>
          <w:tcPr>
            <w:tcW w:w="753" w:type="pct"/>
            <w:vAlign w:val="center"/>
          </w:tcPr>
          <w:p w14:paraId="3187F46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885" w:type="pct"/>
            <w:vAlign w:val="center"/>
          </w:tcPr>
          <w:p w14:paraId="47B79EF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31,44</w:t>
            </w:r>
          </w:p>
        </w:tc>
      </w:tr>
      <w:tr w:rsidR="004863D8" w:rsidRPr="009676D7" w14:paraId="5CE8B119" w14:textId="77777777" w:rsidTr="00F149A0">
        <w:trPr>
          <w:trHeight w:val="300"/>
        </w:trPr>
        <w:tc>
          <w:tcPr>
            <w:tcW w:w="766" w:type="pct"/>
          </w:tcPr>
          <w:p w14:paraId="18374FF4"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Valdivia</w:t>
            </w:r>
          </w:p>
        </w:tc>
        <w:tc>
          <w:tcPr>
            <w:tcW w:w="415" w:type="pct"/>
            <w:vAlign w:val="center"/>
          </w:tcPr>
          <w:p w14:paraId="1D030A0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55</w:t>
            </w:r>
          </w:p>
        </w:tc>
        <w:tc>
          <w:tcPr>
            <w:tcW w:w="774" w:type="pct"/>
            <w:vAlign w:val="center"/>
          </w:tcPr>
          <w:p w14:paraId="18A36AFC"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373,59</w:t>
            </w:r>
          </w:p>
        </w:tc>
        <w:tc>
          <w:tcPr>
            <w:tcW w:w="434" w:type="pct"/>
            <w:vAlign w:val="center"/>
          </w:tcPr>
          <w:p w14:paraId="504BF5E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41</w:t>
            </w:r>
          </w:p>
        </w:tc>
        <w:tc>
          <w:tcPr>
            <w:tcW w:w="973" w:type="pct"/>
            <w:vAlign w:val="center"/>
          </w:tcPr>
          <w:p w14:paraId="0D24724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278,49</w:t>
            </w:r>
          </w:p>
        </w:tc>
        <w:tc>
          <w:tcPr>
            <w:tcW w:w="753" w:type="pct"/>
            <w:vAlign w:val="center"/>
          </w:tcPr>
          <w:p w14:paraId="4A41212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43</w:t>
            </w:r>
          </w:p>
        </w:tc>
        <w:tc>
          <w:tcPr>
            <w:tcW w:w="885" w:type="pct"/>
            <w:vAlign w:val="center"/>
          </w:tcPr>
          <w:p w14:paraId="3FA2A03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432,38</w:t>
            </w:r>
          </w:p>
        </w:tc>
      </w:tr>
      <w:tr w:rsidR="004863D8" w:rsidRPr="009676D7" w14:paraId="5D5EF6DE" w14:textId="77777777" w:rsidTr="00F149A0">
        <w:trPr>
          <w:trHeight w:val="300"/>
        </w:trPr>
        <w:tc>
          <w:tcPr>
            <w:tcW w:w="766" w:type="pct"/>
          </w:tcPr>
          <w:p w14:paraId="65DEED7D"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Yarumal</w:t>
            </w:r>
          </w:p>
        </w:tc>
        <w:tc>
          <w:tcPr>
            <w:tcW w:w="415" w:type="pct"/>
            <w:vAlign w:val="center"/>
          </w:tcPr>
          <w:p w14:paraId="3449B35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w:t>
            </w:r>
          </w:p>
        </w:tc>
        <w:tc>
          <w:tcPr>
            <w:tcW w:w="774" w:type="pct"/>
            <w:vAlign w:val="center"/>
          </w:tcPr>
          <w:p w14:paraId="0A72162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6,75</w:t>
            </w:r>
          </w:p>
        </w:tc>
        <w:tc>
          <w:tcPr>
            <w:tcW w:w="434" w:type="pct"/>
            <w:vAlign w:val="center"/>
          </w:tcPr>
          <w:p w14:paraId="55C7BDB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973" w:type="pct"/>
            <w:vAlign w:val="center"/>
          </w:tcPr>
          <w:p w14:paraId="6AC4F0A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c>
          <w:tcPr>
            <w:tcW w:w="753" w:type="pct"/>
            <w:vAlign w:val="center"/>
          </w:tcPr>
          <w:p w14:paraId="2050860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10</w:t>
            </w:r>
          </w:p>
        </w:tc>
        <w:tc>
          <w:tcPr>
            <w:tcW w:w="885" w:type="pct"/>
            <w:vAlign w:val="center"/>
          </w:tcPr>
          <w:p w14:paraId="4C330BF8"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87,33</w:t>
            </w:r>
          </w:p>
        </w:tc>
      </w:tr>
      <w:tr w:rsidR="004863D8" w:rsidRPr="009676D7" w14:paraId="7B885FAF" w14:textId="77777777" w:rsidTr="00F149A0">
        <w:trPr>
          <w:trHeight w:val="300"/>
        </w:trPr>
        <w:tc>
          <w:tcPr>
            <w:tcW w:w="766" w:type="pct"/>
          </w:tcPr>
          <w:p w14:paraId="1F319152"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Provincia</w:t>
            </w:r>
          </w:p>
        </w:tc>
        <w:tc>
          <w:tcPr>
            <w:tcW w:w="415" w:type="pct"/>
            <w:vAlign w:val="center"/>
          </w:tcPr>
          <w:p w14:paraId="4BA0B521"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204</w:t>
            </w:r>
          </w:p>
        </w:tc>
        <w:tc>
          <w:tcPr>
            <w:tcW w:w="774" w:type="pct"/>
            <w:vAlign w:val="center"/>
          </w:tcPr>
          <w:p w14:paraId="6F51919F"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115,54</w:t>
            </w:r>
          </w:p>
        </w:tc>
        <w:tc>
          <w:tcPr>
            <w:tcW w:w="434" w:type="pct"/>
            <w:vAlign w:val="center"/>
          </w:tcPr>
          <w:p w14:paraId="274C6A6A"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131</w:t>
            </w:r>
          </w:p>
        </w:tc>
        <w:tc>
          <w:tcPr>
            <w:tcW w:w="973" w:type="pct"/>
            <w:vAlign w:val="center"/>
          </w:tcPr>
          <w:p w14:paraId="399B1C7B"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74,20</w:t>
            </w:r>
          </w:p>
        </w:tc>
        <w:tc>
          <w:tcPr>
            <w:tcW w:w="753" w:type="pct"/>
            <w:vAlign w:val="center"/>
          </w:tcPr>
          <w:p w14:paraId="0EA06876"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179</w:t>
            </w:r>
          </w:p>
        </w:tc>
        <w:tc>
          <w:tcPr>
            <w:tcW w:w="885" w:type="pct"/>
            <w:vAlign w:val="center"/>
          </w:tcPr>
          <w:p w14:paraId="3AD43F2C"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198,35</w:t>
            </w:r>
          </w:p>
        </w:tc>
      </w:tr>
      <w:tr w:rsidR="004863D8" w:rsidRPr="009676D7" w14:paraId="7BB45E3D" w14:textId="77777777" w:rsidTr="00F149A0">
        <w:trPr>
          <w:trHeight w:val="300"/>
        </w:trPr>
        <w:tc>
          <w:tcPr>
            <w:tcW w:w="766" w:type="pct"/>
          </w:tcPr>
          <w:p w14:paraId="39CBC193"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Subregión</w:t>
            </w:r>
          </w:p>
        </w:tc>
        <w:tc>
          <w:tcPr>
            <w:tcW w:w="415" w:type="pct"/>
            <w:vAlign w:val="center"/>
          </w:tcPr>
          <w:p w14:paraId="58CDE7C3"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129</w:t>
            </w:r>
          </w:p>
        </w:tc>
        <w:tc>
          <w:tcPr>
            <w:tcW w:w="774" w:type="pct"/>
            <w:vAlign w:val="center"/>
          </w:tcPr>
          <w:p w14:paraId="6E4108FE"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49,93</w:t>
            </w:r>
          </w:p>
        </w:tc>
        <w:tc>
          <w:tcPr>
            <w:tcW w:w="434" w:type="pct"/>
            <w:vAlign w:val="center"/>
          </w:tcPr>
          <w:p w14:paraId="5002DA5B"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63</w:t>
            </w:r>
          </w:p>
        </w:tc>
        <w:tc>
          <w:tcPr>
            <w:tcW w:w="973" w:type="pct"/>
            <w:vAlign w:val="center"/>
          </w:tcPr>
          <w:p w14:paraId="187FA60F"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24,39</w:t>
            </w:r>
          </w:p>
        </w:tc>
        <w:tc>
          <w:tcPr>
            <w:tcW w:w="753" w:type="pct"/>
            <w:vAlign w:val="center"/>
          </w:tcPr>
          <w:p w14:paraId="74124E7C"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124</w:t>
            </w:r>
          </w:p>
        </w:tc>
        <w:tc>
          <w:tcPr>
            <w:tcW w:w="885" w:type="pct"/>
            <w:vAlign w:val="center"/>
          </w:tcPr>
          <w:p w14:paraId="7D59DE5C"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102,37</w:t>
            </w:r>
          </w:p>
        </w:tc>
      </w:tr>
      <w:tr w:rsidR="004863D8" w:rsidRPr="009676D7" w14:paraId="59482408" w14:textId="77777777" w:rsidTr="00F149A0">
        <w:trPr>
          <w:trHeight w:val="300"/>
        </w:trPr>
        <w:tc>
          <w:tcPr>
            <w:tcW w:w="766" w:type="pct"/>
          </w:tcPr>
          <w:p w14:paraId="51903CE0"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Departamento</w:t>
            </w:r>
          </w:p>
        </w:tc>
        <w:tc>
          <w:tcPr>
            <w:tcW w:w="415" w:type="pct"/>
            <w:vAlign w:val="center"/>
          </w:tcPr>
          <w:p w14:paraId="257C3AD0"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17683</w:t>
            </w:r>
          </w:p>
        </w:tc>
        <w:tc>
          <w:tcPr>
            <w:tcW w:w="774" w:type="pct"/>
            <w:vAlign w:val="center"/>
          </w:tcPr>
          <w:p w14:paraId="29E90472"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256,14</w:t>
            </w:r>
          </w:p>
        </w:tc>
        <w:tc>
          <w:tcPr>
            <w:tcW w:w="434" w:type="pct"/>
            <w:vAlign w:val="center"/>
          </w:tcPr>
          <w:p w14:paraId="6B5C5CCF"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16613</w:t>
            </w:r>
          </w:p>
        </w:tc>
        <w:tc>
          <w:tcPr>
            <w:tcW w:w="973" w:type="pct"/>
            <w:vAlign w:val="center"/>
          </w:tcPr>
          <w:p w14:paraId="51615168"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240,64</w:t>
            </w:r>
          </w:p>
        </w:tc>
        <w:tc>
          <w:tcPr>
            <w:tcW w:w="753" w:type="pct"/>
            <w:vAlign w:val="center"/>
          </w:tcPr>
          <w:p w14:paraId="1D7CE550"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1008</w:t>
            </w:r>
          </w:p>
        </w:tc>
        <w:tc>
          <w:tcPr>
            <w:tcW w:w="885" w:type="pct"/>
            <w:vAlign w:val="center"/>
          </w:tcPr>
          <w:p w14:paraId="5B76026E"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74,56</w:t>
            </w:r>
          </w:p>
        </w:tc>
      </w:tr>
    </w:tbl>
    <w:p w14:paraId="3F9B1A3A" w14:textId="77777777" w:rsidR="004863D8" w:rsidRPr="009676D7" w:rsidRDefault="004863D8" w:rsidP="004863D8">
      <w:r w:rsidRPr="75AA67FD">
        <w:rPr>
          <w:rFonts w:ascii="Times New Roman" w:eastAsia="Calibri" w:hAnsi="Times New Roman" w:cs="Times New Roman"/>
          <w:b/>
          <w:bCs/>
        </w:rPr>
        <w:t>Fuente:</w:t>
      </w:r>
      <w:r w:rsidRPr="75AA67FD">
        <w:rPr>
          <w:rFonts w:ascii="Times New Roman" w:eastAsia="Calibri" w:hAnsi="Times New Roman" w:cs="Times New Roman"/>
        </w:rPr>
        <w:t xml:space="preserve"> Secretaría Seccional de Salud y Protección Social de Antioquia (s.f.). Cálculos propios.</w:t>
      </w:r>
    </w:p>
    <w:p w14:paraId="3C49FC4F" w14:textId="77777777" w:rsidR="004863D8" w:rsidRDefault="004863D8" w:rsidP="004863D8">
      <w:pPr>
        <w:rPr>
          <w:rFonts w:ascii="Times New Roman" w:eastAsia="Calibri" w:hAnsi="Times New Roman" w:cs="Times New Roman"/>
        </w:rPr>
      </w:pPr>
    </w:p>
    <w:p w14:paraId="7D614959" w14:textId="77777777" w:rsidR="004863D8" w:rsidRDefault="004863D8" w:rsidP="004863D8">
      <w:pPr>
        <w:rPr>
          <w:rFonts w:ascii="Times New Roman" w:eastAsia="Calibri" w:hAnsi="Times New Roman" w:cs="Times New Roman"/>
        </w:rPr>
      </w:pPr>
    </w:p>
    <w:p w14:paraId="1847D5B1" w14:textId="77777777" w:rsidR="004863D8" w:rsidRDefault="004863D8" w:rsidP="004863D8">
      <w:pPr>
        <w:rPr>
          <w:rFonts w:ascii="Times New Roman" w:eastAsia="Calibri" w:hAnsi="Times New Roman" w:cs="Times New Roman"/>
        </w:rPr>
      </w:pPr>
    </w:p>
    <w:p w14:paraId="16DDB29B" w14:textId="77777777" w:rsidR="004863D8" w:rsidRDefault="004863D8" w:rsidP="004863D8">
      <w:pPr>
        <w:rPr>
          <w:rFonts w:ascii="Times New Roman" w:eastAsia="Calibri" w:hAnsi="Times New Roman" w:cs="Times New Roman"/>
        </w:rPr>
      </w:pPr>
    </w:p>
    <w:p w14:paraId="5219ACD7" w14:textId="77777777" w:rsidR="004863D8" w:rsidRDefault="004863D8" w:rsidP="004863D8">
      <w:pPr>
        <w:rPr>
          <w:rFonts w:ascii="Times New Roman" w:eastAsia="Calibri" w:hAnsi="Times New Roman" w:cs="Times New Roman"/>
        </w:rPr>
      </w:pPr>
    </w:p>
    <w:p w14:paraId="3E08875A" w14:textId="77777777" w:rsidR="004863D8" w:rsidRDefault="004863D8" w:rsidP="004863D8">
      <w:pPr>
        <w:rPr>
          <w:rFonts w:ascii="Times New Roman" w:eastAsia="Calibri" w:hAnsi="Times New Roman" w:cs="Times New Roman"/>
        </w:rPr>
      </w:pPr>
    </w:p>
    <w:p w14:paraId="683D59F7" w14:textId="77777777" w:rsidR="004863D8" w:rsidRDefault="004863D8" w:rsidP="004863D8">
      <w:pPr>
        <w:rPr>
          <w:rFonts w:ascii="Times New Roman" w:eastAsia="Calibri" w:hAnsi="Times New Roman" w:cs="Times New Roman"/>
        </w:rPr>
      </w:pPr>
    </w:p>
    <w:p w14:paraId="14B14382" w14:textId="77777777" w:rsidR="004863D8" w:rsidRDefault="004863D8" w:rsidP="004863D8">
      <w:pPr>
        <w:rPr>
          <w:rFonts w:ascii="Times New Roman" w:eastAsia="Calibri" w:hAnsi="Times New Roman" w:cs="Times New Roman"/>
        </w:rPr>
      </w:pPr>
    </w:p>
    <w:p w14:paraId="6F777F7B" w14:textId="77777777" w:rsidR="004863D8" w:rsidRDefault="004863D8" w:rsidP="004863D8">
      <w:pPr>
        <w:rPr>
          <w:rFonts w:ascii="Times New Roman" w:eastAsia="Calibri" w:hAnsi="Times New Roman" w:cs="Times New Roman"/>
        </w:rPr>
      </w:pPr>
    </w:p>
    <w:p w14:paraId="566286CC" w14:textId="77777777" w:rsidR="004863D8" w:rsidRDefault="004863D8" w:rsidP="004863D8">
      <w:pPr>
        <w:spacing w:after="200" w:line="240" w:lineRule="auto"/>
        <w:jc w:val="center"/>
      </w:pPr>
      <w:r w:rsidRPr="75AA67FD">
        <w:rPr>
          <w:rFonts w:ascii="Times New Roman" w:eastAsia="Times New Roman" w:hAnsi="Times New Roman" w:cs="Times New Roman"/>
          <w:color w:val="44546A" w:themeColor="text2"/>
          <w:sz w:val="20"/>
          <w:szCs w:val="20"/>
        </w:rPr>
        <w:t>Gráfica X. Tasa por 100 mil hab. (dengue, malaria, leishmaniasis) — municipios con casos registrados</w:t>
      </w:r>
    </w:p>
    <w:p w14:paraId="1CDA165B" w14:textId="77777777" w:rsidR="004863D8" w:rsidRDefault="004863D8" w:rsidP="004863D8">
      <w:pPr>
        <w:jc w:val="center"/>
        <w:rPr>
          <w:rFonts w:ascii="Times New Roman" w:eastAsia="Calibri" w:hAnsi="Times New Roman" w:cs="Times New Roman"/>
        </w:rPr>
      </w:pPr>
      <w:r>
        <w:rPr>
          <w:noProof/>
          <w:lang w:eastAsia="es-CO"/>
        </w:rPr>
        <w:drawing>
          <wp:inline distT="0" distB="0" distL="0" distR="0" wp14:anchorId="70D9BF71" wp14:editId="6C9245F6">
            <wp:extent cx="4131529" cy="3444468"/>
            <wp:effectExtent l="0" t="0" r="0" b="0"/>
            <wp:docPr id="9382221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22132" name="Picture 938222132"/>
                    <pic:cNvPicPr/>
                  </pic:nvPicPr>
                  <pic:blipFill>
                    <a:blip r:embed="rId64">
                      <a:extLst>
                        <a:ext uri="{28A0092B-C50C-407E-A947-70E740481C1C}">
                          <a14:useLocalDpi xmlns:a14="http://schemas.microsoft.com/office/drawing/2010/main"/>
                        </a:ext>
                      </a:extLst>
                    </a:blip>
                    <a:stretch>
                      <a:fillRect/>
                    </a:stretch>
                  </pic:blipFill>
                  <pic:spPr>
                    <a:xfrm>
                      <a:off x="0" y="0"/>
                      <a:ext cx="4131529" cy="3444468"/>
                    </a:xfrm>
                    <a:prstGeom prst="rect">
                      <a:avLst/>
                    </a:prstGeom>
                  </pic:spPr>
                </pic:pic>
              </a:graphicData>
            </a:graphic>
          </wp:inline>
        </w:drawing>
      </w:r>
    </w:p>
    <w:p w14:paraId="75985727" w14:textId="77777777" w:rsidR="004863D8" w:rsidRDefault="004863D8" w:rsidP="004863D8">
      <w:pPr>
        <w:rPr>
          <w:rFonts w:ascii="Times New Roman" w:eastAsia="Calibri" w:hAnsi="Times New Roman" w:cs="Times New Roman"/>
        </w:rPr>
      </w:pPr>
    </w:p>
    <w:p w14:paraId="705478EA"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Los indicadores de salud mental reflejan un escenario particularmente desafiante. En cuanto a los intentos de suicidio por cada 100 mil habitantes, los municipios de San José de la Montaña (178,57), Carolina del Príncipe (142,21) y Yarumal (121,47) concentran las tasas más elevadas dentro de la Provincia. Por su parte, en lo relacionado con los suicidios consumados, las cifras más altas se registran en Campamento (30,75), Yarumal (26,99) e Ituango (13,85). Resulta especialmente relevante el caso de Yarumal, que presenta el mayor número de eventos en ambas categorías, con una participación provincial del 45% en intentos y del 57% en suicidios consumados. Este panorama evidencia la urgencia de fortalecer los mecanismos de detección temprana, ampliar la atención psicosocial y consolidar rutas de intervención en crisis de manera focalizada.</w:t>
      </w:r>
    </w:p>
    <w:p w14:paraId="73AF8BB0" w14:textId="77777777" w:rsidR="004863D8" w:rsidRPr="009676D7" w:rsidRDefault="004863D8" w:rsidP="004863D8">
      <w:pPr>
        <w:pStyle w:val="Caption"/>
        <w:keepNext/>
        <w:spacing w:line="276" w:lineRule="auto"/>
        <w:jc w:val="center"/>
        <w:rPr>
          <w:rFonts w:ascii="Times New Roman" w:hAnsi="Times New Roman" w:cs="Times New Roman"/>
          <w:b/>
          <w:bCs/>
          <w:smallCaps/>
          <w:color w:val="auto"/>
          <w:sz w:val="22"/>
          <w:szCs w:val="22"/>
        </w:rPr>
      </w:pPr>
    </w:p>
    <w:p w14:paraId="308EC152"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52</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Número de casos y tasa por cada 100 mil habitantes de suicidios e intento de suicidios en los municipios de la PAP Bio-energética del Norte de Antioquia - 2025</w:t>
      </w:r>
    </w:p>
    <w:tbl>
      <w:tblPr>
        <w:tblStyle w:val="TableGrid"/>
        <w:tblW w:w="5000" w:type="pct"/>
        <w:tblLook w:val="06A0" w:firstRow="1" w:lastRow="0" w:firstColumn="1" w:lastColumn="0" w:noHBand="1" w:noVBand="1"/>
      </w:tblPr>
      <w:tblGrid>
        <w:gridCol w:w="2716"/>
        <w:gridCol w:w="1527"/>
        <w:gridCol w:w="1054"/>
        <w:gridCol w:w="473"/>
        <w:gridCol w:w="1527"/>
        <w:gridCol w:w="1531"/>
      </w:tblGrid>
      <w:tr w:rsidR="004863D8" w:rsidRPr="009676D7" w14:paraId="4C7D726E" w14:textId="77777777" w:rsidTr="00F149A0">
        <w:trPr>
          <w:trHeight w:val="300"/>
        </w:trPr>
        <w:tc>
          <w:tcPr>
            <w:tcW w:w="1538" w:type="pct"/>
            <w:vMerge w:val="restart"/>
            <w:shd w:val="clear" w:color="auto" w:fill="002060"/>
            <w:vAlign w:val="center"/>
          </w:tcPr>
          <w:p w14:paraId="6F9B2D4B" w14:textId="77777777" w:rsidR="004863D8" w:rsidRPr="009676D7" w:rsidRDefault="004863D8" w:rsidP="00F149A0">
            <w:pPr>
              <w:spacing w:line="276" w:lineRule="auto"/>
              <w:jc w:val="center"/>
              <w:rPr>
                <w:rFonts w:ascii="Times New Roman" w:hAnsi="Times New Roman" w:cs="Times New Roman"/>
                <w:b/>
                <w:bCs/>
                <w:sz w:val="16"/>
                <w:szCs w:val="16"/>
              </w:rPr>
            </w:pPr>
            <w:r w:rsidRPr="009676D7">
              <w:rPr>
                <w:rFonts w:ascii="Times New Roman" w:eastAsia="Calibri" w:hAnsi="Times New Roman" w:cs="Times New Roman"/>
                <w:b/>
                <w:bCs/>
                <w:sz w:val="16"/>
                <w:szCs w:val="16"/>
              </w:rPr>
              <w:t>Municipio</w:t>
            </w:r>
          </w:p>
        </w:tc>
        <w:tc>
          <w:tcPr>
            <w:tcW w:w="1462" w:type="pct"/>
            <w:gridSpan w:val="2"/>
            <w:shd w:val="clear" w:color="auto" w:fill="002060"/>
            <w:vAlign w:val="center"/>
          </w:tcPr>
          <w:p w14:paraId="2F259387" w14:textId="77777777" w:rsidR="004863D8" w:rsidRPr="009676D7" w:rsidRDefault="004863D8" w:rsidP="00F149A0">
            <w:pPr>
              <w:spacing w:line="276" w:lineRule="auto"/>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Intento de suicidio</w:t>
            </w:r>
          </w:p>
        </w:tc>
        <w:tc>
          <w:tcPr>
            <w:tcW w:w="2000" w:type="pct"/>
            <w:gridSpan w:val="3"/>
            <w:shd w:val="clear" w:color="auto" w:fill="002060"/>
            <w:vAlign w:val="center"/>
          </w:tcPr>
          <w:p w14:paraId="4F99707E" w14:textId="77777777" w:rsidR="004863D8" w:rsidRPr="009676D7" w:rsidRDefault="004863D8" w:rsidP="00F149A0">
            <w:pPr>
              <w:spacing w:line="276" w:lineRule="auto"/>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Suicidio</w:t>
            </w:r>
          </w:p>
        </w:tc>
      </w:tr>
      <w:tr w:rsidR="004863D8" w:rsidRPr="009676D7" w14:paraId="507368A2" w14:textId="77777777" w:rsidTr="00F149A0">
        <w:trPr>
          <w:trHeight w:val="300"/>
        </w:trPr>
        <w:tc>
          <w:tcPr>
            <w:tcW w:w="1538" w:type="pct"/>
            <w:vMerge/>
            <w:shd w:val="clear" w:color="auto" w:fill="002060"/>
            <w:vAlign w:val="center"/>
          </w:tcPr>
          <w:p w14:paraId="039BCBF1" w14:textId="77777777" w:rsidR="004863D8" w:rsidRPr="009676D7" w:rsidRDefault="004863D8" w:rsidP="00F149A0">
            <w:pPr>
              <w:spacing w:line="276" w:lineRule="auto"/>
              <w:jc w:val="center"/>
              <w:rPr>
                <w:rFonts w:ascii="Times New Roman" w:eastAsia="Calibri" w:hAnsi="Times New Roman" w:cs="Times New Roman"/>
                <w:b/>
                <w:bCs/>
                <w:sz w:val="16"/>
                <w:szCs w:val="16"/>
              </w:rPr>
            </w:pPr>
          </w:p>
        </w:tc>
        <w:tc>
          <w:tcPr>
            <w:tcW w:w="865" w:type="pct"/>
            <w:shd w:val="clear" w:color="auto" w:fill="002060"/>
            <w:vAlign w:val="center"/>
          </w:tcPr>
          <w:p w14:paraId="0AEB9833" w14:textId="77777777" w:rsidR="004863D8" w:rsidRPr="009676D7" w:rsidRDefault="004863D8" w:rsidP="00F149A0">
            <w:pPr>
              <w:spacing w:line="276" w:lineRule="auto"/>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Casos</w:t>
            </w:r>
          </w:p>
        </w:tc>
        <w:tc>
          <w:tcPr>
            <w:tcW w:w="865" w:type="pct"/>
            <w:gridSpan w:val="2"/>
            <w:shd w:val="clear" w:color="auto" w:fill="002060"/>
            <w:vAlign w:val="center"/>
          </w:tcPr>
          <w:p w14:paraId="0B3A801F" w14:textId="77777777" w:rsidR="004863D8" w:rsidRPr="009676D7" w:rsidRDefault="004863D8" w:rsidP="00F149A0">
            <w:pPr>
              <w:spacing w:line="276" w:lineRule="auto"/>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Tasa por 100 mil habitantes</w:t>
            </w:r>
          </w:p>
        </w:tc>
        <w:tc>
          <w:tcPr>
            <w:tcW w:w="865" w:type="pct"/>
            <w:shd w:val="clear" w:color="auto" w:fill="002060"/>
            <w:vAlign w:val="center"/>
          </w:tcPr>
          <w:p w14:paraId="5E51E373" w14:textId="77777777" w:rsidR="004863D8" w:rsidRPr="009676D7" w:rsidRDefault="004863D8" w:rsidP="00F149A0">
            <w:pPr>
              <w:spacing w:line="276" w:lineRule="auto"/>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Casos</w:t>
            </w:r>
          </w:p>
        </w:tc>
        <w:tc>
          <w:tcPr>
            <w:tcW w:w="867" w:type="pct"/>
            <w:shd w:val="clear" w:color="auto" w:fill="002060"/>
            <w:vAlign w:val="center"/>
          </w:tcPr>
          <w:p w14:paraId="068FA9D8" w14:textId="77777777" w:rsidR="004863D8" w:rsidRPr="009676D7" w:rsidRDefault="004863D8" w:rsidP="00F149A0">
            <w:pPr>
              <w:spacing w:line="276" w:lineRule="auto"/>
              <w:jc w:val="center"/>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Tasa por 100 mil habitantes</w:t>
            </w:r>
          </w:p>
        </w:tc>
      </w:tr>
      <w:tr w:rsidR="004863D8" w:rsidRPr="009676D7" w14:paraId="1BDBF2AD" w14:textId="77777777" w:rsidTr="00F149A0">
        <w:trPr>
          <w:trHeight w:val="300"/>
        </w:trPr>
        <w:tc>
          <w:tcPr>
            <w:tcW w:w="1538" w:type="pct"/>
          </w:tcPr>
          <w:p w14:paraId="7681EC49"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865" w:type="pct"/>
          </w:tcPr>
          <w:p w14:paraId="715299C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7</w:t>
            </w:r>
          </w:p>
        </w:tc>
        <w:tc>
          <w:tcPr>
            <w:tcW w:w="865" w:type="pct"/>
            <w:gridSpan w:val="2"/>
          </w:tcPr>
          <w:p w14:paraId="08E1C7C0"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57,75</w:t>
            </w:r>
          </w:p>
        </w:tc>
        <w:tc>
          <w:tcPr>
            <w:tcW w:w="865" w:type="pct"/>
          </w:tcPr>
          <w:p w14:paraId="58B8D89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67" w:type="pct"/>
          </w:tcPr>
          <w:p w14:paraId="465A939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r>
      <w:tr w:rsidR="004863D8" w:rsidRPr="009676D7" w14:paraId="40AD45E9" w14:textId="77777777" w:rsidTr="00F149A0">
        <w:trPr>
          <w:trHeight w:val="300"/>
        </w:trPr>
        <w:tc>
          <w:tcPr>
            <w:tcW w:w="1538" w:type="pct"/>
          </w:tcPr>
          <w:p w14:paraId="5FF997E2"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Angostura</w:t>
            </w:r>
          </w:p>
        </w:tc>
        <w:tc>
          <w:tcPr>
            <w:tcW w:w="865" w:type="pct"/>
          </w:tcPr>
          <w:p w14:paraId="0544AC6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7</w:t>
            </w:r>
          </w:p>
        </w:tc>
        <w:tc>
          <w:tcPr>
            <w:tcW w:w="865" w:type="pct"/>
            <w:gridSpan w:val="2"/>
          </w:tcPr>
          <w:p w14:paraId="36974D41"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57,75</w:t>
            </w:r>
          </w:p>
        </w:tc>
        <w:tc>
          <w:tcPr>
            <w:tcW w:w="865" w:type="pct"/>
          </w:tcPr>
          <w:p w14:paraId="657B7BE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67" w:type="pct"/>
          </w:tcPr>
          <w:p w14:paraId="4D4DE73F"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r>
      <w:tr w:rsidR="004863D8" w:rsidRPr="009676D7" w14:paraId="338888C6" w14:textId="77777777" w:rsidTr="00F149A0">
        <w:trPr>
          <w:trHeight w:val="300"/>
        </w:trPr>
        <w:tc>
          <w:tcPr>
            <w:tcW w:w="1538" w:type="pct"/>
          </w:tcPr>
          <w:p w14:paraId="525FD64F"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Briceño</w:t>
            </w:r>
          </w:p>
        </w:tc>
        <w:tc>
          <w:tcPr>
            <w:tcW w:w="865" w:type="pct"/>
          </w:tcPr>
          <w:p w14:paraId="41AD664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865" w:type="pct"/>
            <w:gridSpan w:val="2"/>
          </w:tcPr>
          <w:p w14:paraId="343A4408"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11,73</w:t>
            </w:r>
          </w:p>
        </w:tc>
        <w:tc>
          <w:tcPr>
            <w:tcW w:w="865" w:type="pct"/>
          </w:tcPr>
          <w:p w14:paraId="3A50B94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67" w:type="pct"/>
          </w:tcPr>
          <w:p w14:paraId="45DFBDF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r>
      <w:tr w:rsidR="004863D8" w:rsidRPr="009676D7" w14:paraId="6004D90F" w14:textId="77777777" w:rsidTr="00F149A0">
        <w:trPr>
          <w:trHeight w:val="300"/>
        </w:trPr>
        <w:tc>
          <w:tcPr>
            <w:tcW w:w="1538" w:type="pct"/>
          </w:tcPr>
          <w:p w14:paraId="17F3E30F"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Campamento</w:t>
            </w:r>
          </w:p>
        </w:tc>
        <w:tc>
          <w:tcPr>
            <w:tcW w:w="865" w:type="pct"/>
          </w:tcPr>
          <w:p w14:paraId="025A62B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w:t>
            </w:r>
          </w:p>
        </w:tc>
        <w:tc>
          <w:tcPr>
            <w:tcW w:w="865" w:type="pct"/>
            <w:gridSpan w:val="2"/>
          </w:tcPr>
          <w:p w14:paraId="608A872F"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61,51</w:t>
            </w:r>
          </w:p>
        </w:tc>
        <w:tc>
          <w:tcPr>
            <w:tcW w:w="865" w:type="pct"/>
          </w:tcPr>
          <w:p w14:paraId="3D70FB7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w:t>
            </w:r>
          </w:p>
        </w:tc>
        <w:tc>
          <w:tcPr>
            <w:tcW w:w="867" w:type="pct"/>
          </w:tcPr>
          <w:p w14:paraId="326B78C5"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30,75</w:t>
            </w:r>
          </w:p>
        </w:tc>
      </w:tr>
      <w:tr w:rsidR="004863D8" w:rsidRPr="009676D7" w14:paraId="4687B2D9" w14:textId="77777777" w:rsidTr="00F149A0">
        <w:trPr>
          <w:trHeight w:val="300"/>
        </w:trPr>
        <w:tc>
          <w:tcPr>
            <w:tcW w:w="1538" w:type="pct"/>
          </w:tcPr>
          <w:p w14:paraId="3507F6D5"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Carolina del Príncipe</w:t>
            </w:r>
          </w:p>
        </w:tc>
        <w:tc>
          <w:tcPr>
            <w:tcW w:w="865" w:type="pct"/>
          </w:tcPr>
          <w:p w14:paraId="0D950FD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w:t>
            </w:r>
          </w:p>
        </w:tc>
        <w:tc>
          <w:tcPr>
            <w:tcW w:w="865" w:type="pct"/>
            <w:gridSpan w:val="2"/>
          </w:tcPr>
          <w:p w14:paraId="2A8C6E83"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142,21</w:t>
            </w:r>
          </w:p>
        </w:tc>
        <w:tc>
          <w:tcPr>
            <w:tcW w:w="865" w:type="pct"/>
          </w:tcPr>
          <w:p w14:paraId="68786A2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67" w:type="pct"/>
          </w:tcPr>
          <w:p w14:paraId="6E8D872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r>
      <w:tr w:rsidR="004863D8" w:rsidRPr="009676D7" w14:paraId="4789D837" w14:textId="77777777" w:rsidTr="00F149A0">
        <w:trPr>
          <w:trHeight w:val="300"/>
        </w:trPr>
        <w:tc>
          <w:tcPr>
            <w:tcW w:w="1538" w:type="pct"/>
          </w:tcPr>
          <w:p w14:paraId="5EE4FF14"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Gómez Plata</w:t>
            </w:r>
          </w:p>
        </w:tc>
        <w:tc>
          <w:tcPr>
            <w:tcW w:w="865" w:type="pct"/>
          </w:tcPr>
          <w:p w14:paraId="121A90B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9</w:t>
            </w:r>
          </w:p>
        </w:tc>
        <w:tc>
          <w:tcPr>
            <w:tcW w:w="865" w:type="pct"/>
            <w:gridSpan w:val="2"/>
          </w:tcPr>
          <w:p w14:paraId="202E65EB"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86,56</w:t>
            </w:r>
          </w:p>
        </w:tc>
        <w:tc>
          <w:tcPr>
            <w:tcW w:w="865" w:type="pct"/>
          </w:tcPr>
          <w:p w14:paraId="2F08AD0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867" w:type="pct"/>
          </w:tcPr>
          <w:p w14:paraId="7AE1E7E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9,62</w:t>
            </w:r>
          </w:p>
        </w:tc>
      </w:tr>
      <w:tr w:rsidR="004863D8" w:rsidRPr="009676D7" w14:paraId="174AF56A" w14:textId="77777777" w:rsidTr="00F149A0">
        <w:trPr>
          <w:trHeight w:val="300"/>
        </w:trPr>
        <w:tc>
          <w:tcPr>
            <w:tcW w:w="1538" w:type="pct"/>
          </w:tcPr>
          <w:p w14:paraId="0E388D6D"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Guadalupe</w:t>
            </w:r>
          </w:p>
        </w:tc>
        <w:tc>
          <w:tcPr>
            <w:tcW w:w="865" w:type="pct"/>
          </w:tcPr>
          <w:p w14:paraId="2A96411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65" w:type="pct"/>
            <w:gridSpan w:val="2"/>
          </w:tcPr>
          <w:p w14:paraId="614C4641"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0,00</w:t>
            </w:r>
          </w:p>
        </w:tc>
        <w:tc>
          <w:tcPr>
            <w:tcW w:w="865" w:type="pct"/>
          </w:tcPr>
          <w:p w14:paraId="4630143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67" w:type="pct"/>
          </w:tcPr>
          <w:p w14:paraId="3D844B5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r>
      <w:tr w:rsidR="004863D8" w:rsidRPr="009676D7" w14:paraId="47AEA84A" w14:textId="77777777" w:rsidTr="00F149A0">
        <w:trPr>
          <w:trHeight w:val="300"/>
        </w:trPr>
        <w:tc>
          <w:tcPr>
            <w:tcW w:w="1538" w:type="pct"/>
          </w:tcPr>
          <w:p w14:paraId="31B5AED0"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Ituango</w:t>
            </w:r>
          </w:p>
        </w:tc>
        <w:tc>
          <w:tcPr>
            <w:tcW w:w="865" w:type="pct"/>
          </w:tcPr>
          <w:p w14:paraId="22002A1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10</w:t>
            </w:r>
          </w:p>
        </w:tc>
        <w:tc>
          <w:tcPr>
            <w:tcW w:w="865" w:type="pct"/>
            <w:gridSpan w:val="2"/>
          </w:tcPr>
          <w:p w14:paraId="7B5BADF6"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34,61</w:t>
            </w:r>
          </w:p>
        </w:tc>
        <w:tc>
          <w:tcPr>
            <w:tcW w:w="865" w:type="pct"/>
          </w:tcPr>
          <w:p w14:paraId="072DAF0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w:t>
            </w:r>
          </w:p>
        </w:tc>
        <w:tc>
          <w:tcPr>
            <w:tcW w:w="867" w:type="pct"/>
          </w:tcPr>
          <w:p w14:paraId="7E9F7DEB"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13,85</w:t>
            </w:r>
          </w:p>
        </w:tc>
      </w:tr>
      <w:tr w:rsidR="004863D8" w:rsidRPr="009676D7" w14:paraId="34DCFC53" w14:textId="77777777" w:rsidTr="00F149A0">
        <w:trPr>
          <w:trHeight w:val="300"/>
        </w:trPr>
        <w:tc>
          <w:tcPr>
            <w:tcW w:w="1538" w:type="pct"/>
          </w:tcPr>
          <w:p w14:paraId="127B0BE8"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Andrés de Cuerquía</w:t>
            </w:r>
          </w:p>
        </w:tc>
        <w:tc>
          <w:tcPr>
            <w:tcW w:w="865" w:type="pct"/>
          </w:tcPr>
          <w:p w14:paraId="158481C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w:t>
            </w:r>
          </w:p>
        </w:tc>
        <w:tc>
          <w:tcPr>
            <w:tcW w:w="865" w:type="pct"/>
            <w:gridSpan w:val="2"/>
          </w:tcPr>
          <w:p w14:paraId="17734F24"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78,44</w:t>
            </w:r>
          </w:p>
        </w:tc>
        <w:tc>
          <w:tcPr>
            <w:tcW w:w="865" w:type="pct"/>
          </w:tcPr>
          <w:p w14:paraId="3DAFD31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67" w:type="pct"/>
          </w:tcPr>
          <w:p w14:paraId="1D432B33"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r>
      <w:tr w:rsidR="004863D8" w:rsidRPr="009676D7" w14:paraId="205E4263" w14:textId="77777777" w:rsidTr="00F149A0">
        <w:trPr>
          <w:trHeight w:val="300"/>
        </w:trPr>
        <w:tc>
          <w:tcPr>
            <w:tcW w:w="1538" w:type="pct"/>
          </w:tcPr>
          <w:p w14:paraId="1CC8C9DB"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San José de La Montaña</w:t>
            </w:r>
          </w:p>
        </w:tc>
        <w:tc>
          <w:tcPr>
            <w:tcW w:w="865" w:type="pct"/>
          </w:tcPr>
          <w:p w14:paraId="5DF497E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7</w:t>
            </w:r>
          </w:p>
        </w:tc>
        <w:tc>
          <w:tcPr>
            <w:tcW w:w="865" w:type="pct"/>
            <w:gridSpan w:val="2"/>
          </w:tcPr>
          <w:p w14:paraId="0B741505"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178,57</w:t>
            </w:r>
          </w:p>
        </w:tc>
        <w:tc>
          <w:tcPr>
            <w:tcW w:w="865" w:type="pct"/>
          </w:tcPr>
          <w:p w14:paraId="7F5718B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67" w:type="pct"/>
          </w:tcPr>
          <w:p w14:paraId="4B5BEB4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r>
      <w:tr w:rsidR="004863D8" w:rsidRPr="009676D7" w14:paraId="387E85D2" w14:textId="77777777" w:rsidTr="00F149A0">
        <w:trPr>
          <w:trHeight w:val="300"/>
        </w:trPr>
        <w:tc>
          <w:tcPr>
            <w:tcW w:w="1538" w:type="pct"/>
          </w:tcPr>
          <w:p w14:paraId="5B2594E6"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Toledo</w:t>
            </w:r>
          </w:p>
        </w:tc>
        <w:tc>
          <w:tcPr>
            <w:tcW w:w="865" w:type="pct"/>
          </w:tcPr>
          <w:p w14:paraId="4BCE199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w:t>
            </w:r>
          </w:p>
        </w:tc>
        <w:tc>
          <w:tcPr>
            <w:tcW w:w="865" w:type="pct"/>
            <w:gridSpan w:val="2"/>
          </w:tcPr>
          <w:p w14:paraId="3CB88E1F"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56,97</w:t>
            </w:r>
          </w:p>
        </w:tc>
        <w:tc>
          <w:tcPr>
            <w:tcW w:w="865" w:type="pct"/>
          </w:tcPr>
          <w:p w14:paraId="0F31140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w:t>
            </w:r>
          </w:p>
        </w:tc>
        <w:tc>
          <w:tcPr>
            <w:tcW w:w="867" w:type="pct"/>
          </w:tcPr>
          <w:p w14:paraId="68DB19E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0,00</w:t>
            </w:r>
          </w:p>
        </w:tc>
      </w:tr>
      <w:tr w:rsidR="004863D8" w:rsidRPr="009676D7" w14:paraId="0CAF488E" w14:textId="77777777" w:rsidTr="00F149A0">
        <w:trPr>
          <w:trHeight w:val="300"/>
        </w:trPr>
        <w:tc>
          <w:tcPr>
            <w:tcW w:w="1538" w:type="pct"/>
          </w:tcPr>
          <w:p w14:paraId="68E09244"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Valdivia</w:t>
            </w:r>
          </w:p>
        </w:tc>
        <w:tc>
          <w:tcPr>
            <w:tcW w:w="865" w:type="pct"/>
          </w:tcPr>
          <w:p w14:paraId="0A5837C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w:t>
            </w:r>
          </w:p>
        </w:tc>
        <w:tc>
          <w:tcPr>
            <w:tcW w:w="865" w:type="pct"/>
            <w:gridSpan w:val="2"/>
          </w:tcPr>
          <w:p w14:paraId="755FED62"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54,34</w:t>
            </w:r>
          </w:p>
        </w:tc>
        <w:tc>
          <w:tcPr>
            <w:tcW w:w="865" w:type="pct"/>
          </w:tcPr>
          <w:p w14:paraId="7C22B59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w:t>
            </w:r>
          </w:p>
        </w:tc>
        <w:tc>
          <w:tcPr>
            <w:tcW w:w="867" w:type="pct"/>
          </w:tcPr>
          <w:p w14:paraId="5A9E79B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6,79</w:t>
            </w:r>
          </w:p>
        </w:tc>
      </w:tr>
      <w:tr w:rsidR="004863D8" w:rsidRPr="009676D7" w14:paraId="04357ED1" w14:textId="77777777" w:rsidTr="00F149A0">
        <w:trPr>
          <w:trHeight w:val="300"/>
        </w:trPr>
        <w:tc>
          <w:tcPr>
            <w:tcW w:w="1538" w:type="pct"/>
          </w:tcPr>
          <w:p w14:paraId="3B7F2D7A" w14:textId="77777777" w:rsidR="004863D8" w:rsidRPr="009676D7" w:rsidRDefault="004863D8" w:rsidP="00F149A0">
            <w:pPr>
              <w:spacing w:line="276" w:lineRule="auto"/>
              <w:jc w:val="left"/>
              <w:rPr>
                <w:rFonts w:ascii="Times New Roman" w:eastAsia="Calibri" w:hAnsi="Times New Roman" w:cs="Times New Roman"/>
                <w:bCs/>
                <w:sz w:val="16"/>
                <w:szCs w:val="16"/>
              </w:rPr>
            </w:pPr>
            <w:r w:rsidRPr="009676D7">
              <w:rPr>
                <w:rFonts w:ascii="Times New Roman" w:eastAsia="Calibri" w:hAnsi="Times New Roman" w:cs="Times New Roman"/>
                <w:bCs/>
                <w:sz w:val="16"/>
                <w:szCs w:val="16"/>
              </w:rPr>
              <w:t>Yarumal</w:t>
            </w:r>
          </w:p>
        </w:tc>
        <w:tc>
          <w:tcPr>
            <w:tcW w:w="865" w:type="pct"/>
          </w:tcPr>
          <w:p w14:paraId="19007C8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54</w:t>
            </w:r>
          </w:p>
        </w:tc>
        <w:tc>
          <w:tcPr>
            <w:tcW w:w="865" w:type="pct"/>
            <w:gridSpan w:val="2"/>
          </w:tcPr>
          <w:p w14:paraId="42B5633D"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121,47</w:t>
            </w:r>
          </w:p>
        </w:tc>
        <w:tc>
          <w:tcPr>
            <w:tcW w:w="865" w:type="pct"/>
          </w:tcPr>
          <w:p w14:paraId="43ACF71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12</w:t>
            </w:r>
          </w:p>
        </w:tc>
        <w:tc>
          <w:tcPr>
            <w:tcW w:w="867" w:type="pct"/>
          </w:tcPr>
          <w:p w14:paraId="5D904F0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26,99</w:t>
            </w:r>
          </w:p>
        </w:tc>
      </w:tr>
      <w:tr w:rsidR="004863D8" w:rsidRPr="009676D7" w14:paraId="43B4DBA2" w14:textId="77777777" w:rsidTr="00F149A0">
        <w:trPr>
          <w:trHeight w:val="300"/>
        </w:trPr>
        <w:tc>
          <w:tcPr>
            <w:tcW w:w="1538" w:type="pct"/>
          </w:tcPr>
          <w:p w14:paraId="134ECA48"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Provincia</w:t>
            </w:r>
          </w:p>
        </w:tc>
        <w:tc>
          <w:tcPr>
            <w:tcW w:w="865" w:type="pct"/>
          </w:tcPr>
          <w:p w14:paraId="50B2E207"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119</w:t>
            </w:r>
          </w:p>
        </w:tc>
        <w:tc>
          <w:tcPr>
            <w:tcW w:w="865" w:type="pct"/>
            <w:gridSpan w:val="2"/>
          </w:tcPr>
          <w:p w14:paraId="79961762" w14:textId="77777777" w:rsidR="004863D8" w:rsidRPr="009676D7" w:rsidRDefault="004863D8" w:rsidP="00F149A0">
            <w:pPr>
              <w:spacing w:line="276" w:lineRule="auto"/>
              <w:jc w:val="center"/>
              <w:rPr>
                <w:rFonts w:ascii="Times New Roman" w:eastAsia="Calibri" w:hAnsi="Times New Roman" w:cs="Times New Roman"/>
                <w:b/>
                <w:sz w:val="16"/>
                <w:szCs w:val="16"/>
              </w:rPr>
            </w:pPr>
            <w:r>
              <w:rPr>
                <w:rFonts w:ascii="Times New Roman" w:eastAsia="Calibri" w:hAnsi="Times New Roman" w:cs="Times New Roman"/>
                <w:b/>
                <w:sz w:val="16"/>
                <w:szCs w:val="16"/>
              </w:rPr>
              <w:t>67,40</w:t>
            </w:r>
          </w:p>
        </w:tc>
        <w:tc>
          <w:tcPr>
            <w:tcW w:w="865" w:type="pct"/>
          </w:tcPr>
          <w:p w14:paraId="0E0BF993"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21</w:t>
            </w:r>
          </w:p>
        </w:tc>
        <w:tc>
          <w:tcPr>
            <w:tcW w:w="867" w:type="pct"/>
          </w:tcPr>
          <w:p w14:paraId="7C723053"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12,46</w:t>
            </w:r>
          </w:p>
        </w:tc>
      </w:tr>
      <w:tr w:rsidR="004863D8" w:rsidRPr="009676D7" w14:paraId="07F29768" w14:textId="77777777" w:rsidTr="00F149A0">
        <w:trPr>
          <w:trHeight w:val="300"/>
        </w:trPr>
        <w:tc>
          <w:tcPr>
            <w:tcW w:w="1538" w:type="pct"/>
          </w:tcPr>
          <w:p w14:paraId="0C5ABCE2"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Subregión</w:t>
            </w:r>
          </w:p>
        </w:tc>
        <w:tc>
          <w:tcPr>
            <w:tcW w:w="865" w:type="pct"/>
          </w:tcPr>
          <w:p w14:paraId="100CD437"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218</w:t>
            </w:r>
          </w:p>
        </w:tc>
        <w:tc>
          <w:tcPr>
            <w:tcW w:w="865" w:type="pct"/>
            <w:gridSpan w:val="2"/>
          </w:tcPr>
          <w:p w14:paraId="5735F89A" w14:textId="77777777" w:rsidR="004863D8" w:rsidRPr="009676D7" w:rsidRDefault="004863D8" w:rsidP="00F149A0">
            <w:pPr>
              <w:spacing w:line="276" w:lineRule="auto"/>
              <w:jc w:val="center"/>
              <w:rPr>
                <w:rFonts w:ascii="Times New Roman" w:eastAsia="Calibri" w:hAnsi="Times New Roman" w:cs="Times New Roman"/>
                <w:b/>
                <w:sz w:val="16"/>
                <w:szCs w:val="16"/>
              </w:rPr>
            </w:pPr>
            <w:r>
              <w:rPr>
                <w:rFonts w:ascii="Times New Roman" w:eastAsia="Calibri" w:hAnsi="Times New Roman" w:cs="Times New Roman"/>
                <w:b/>
                <w:sz w:val="16"/>
                <w:szCs w:val="16"/>
              </w:rPr>
              <w:t>84,39</w:t>
            </w:r>
          </w:p>
        </w:tc>
        <w:tc>
          <w:tcPr>
            <w:tcW w:w="865" w:type="pct"/>
          </w:tcPr>
          <w:p w14:paraId="4C8F15BE"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33</w:t>
            </w:r>
          </w:p>
        </w:tc>
        <w:tc>
          <w:tcPr>
            <w:tcW w:w="867" w:type="pct"/>
          </w:tcPr>
          <w:p w14:paraId="28420626"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12,77</w:t>
            </w:r>
          </w:p>
        </w:tc>
      </w:tr>
      <w:tr w:rsidR="004863D8" w:rsidRPr="009676D7" w14:paraId="7F4520FF" w14:textId="77777777" w:rsidTr="00F149A0">
        <w:trPr>
          <w:trHeight w:val="300"/>
        </w:trPr>
        <w:tc>
          <w:tcPr>
            <w:tcW w:w="1538" w:type="pct"/>
          </w:tcPr>
          <w:p w14:paraId="00A71BB8" w14:textId="77777777" w:rsidR="004863D8" w:rsidRPr="009676D7" w:rsidRDefault="004863D8" w:rsidP="00F149A0">
            <w:pPr>
              <w:spacing w:line="276" w:lineRule="auto"/>
              <w:jc w:val="left"/>
              <w:rPr>
                <w:rFonts w:ascii="Times New Roman" w:eastAsia="Calibri" w:hAnsi="Times New Roman" w:cs="Times New Roman"/>
                <w:b/>
                <w:bCs/>
                <w:sz w:val="16"/>
                <w:szCs w:val="16"/>
              </w:rPr>
            </w:pPr>
            <w:r w:rsidRPr="009676D7">
              <w:rPr>
                <w:rFonts w:ascii="Times New Roman" w:eastAsia="Calibri" w:hAnsi="Times New Roman" w:cs="Times New Roman"/>
                <w:b/>
                <w:bCs/>
                <w:sz w:val="16"/>
                <w:szCs w:val="16"/>
              </w:rPr>
              <w:t>Departamento</w:t>
            </w:r>
          </w:p>
        </w:tc>
        <w:tc>
          <w:tcPr>
            <w:tcW w:w="865" w:type="pct"/>
          </w:tcPr>
          <w:p w14:paraId="25DF1865"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6046</w:t>
            </w:r>
          </w:p>
        </w:tc>
        <w:tc>
          <w:tcPr>
            <w:tcW w:w="865" w:type="pct"/>
            <w:gridSpan w:val="2"/>
          </w:tcPr>
          <w:p w14:paraId="7AB79728" w14:textId="77777777" w:rsidR="004863D8" w:rsidRPr="009676D7" w:rsidRDefault="004863D8" w:rsidP="00F149A0">
            <w:pPr>
              <w:spacing w:line="276" w:lineRule="auto"/>
              <w:jc w:val="center"/>
              <w:rPr>
                <w:rFonts w:ascii="Times New Roman" w:eastAsia="Calibri" w:hAnsi="Times New Roman" w:cs="Times New Roman"/>
                <w:b/>
                <w:sz w:val="16"/>
                <w:szCs w:val="16"/>
              </w:rPr>
            </w:pPr>
            <w:r>
              <w:rPr>
                <w:rFonts w:ascii="Times New Roman" w:eastAsia="Calibri" w:hAnsi="Times New Roman" w:cs="Times New Roman"/>
                <w:b/>
                <w:sz w:val="16"/>
                <w:szCs w:val="16"/>
              </w:rPr>
              <w:t>87,58</w:t>
            </w:r>
          </w:p>
        </w:tc>
        <w:tc>
          <w:tcPr>
            <w:tcW w:w="865" w:type="pct"/>
          </w:tcPr>
          <w:p w14:paraId="702ED546"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515</w:t>
            </w:r>
          </w:p>
        </w:tc>
        <w:tc>
          <w:tcPr>
            <w:tcW w:w="867" w:type="pct"/>
          </w:tcPr>
          <w:p w14:paraId="4FB8CAB3"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7,46</w:t>
            </w:r>
          </w:p>
        </w:tc>
      </w:tr>
    </w:tbl>
    <w:p w14:paraId="1A0FCD07" w14:textId="77777777" w:rsidR="004863D8" w:rsidRPr="009676D7" w:rsidRDefault="004863D8" w:rsidP="004863D8">
      <w:pPr>
        <w:contextualSpacing/>
      </w:pPr>
      <w:r w:rsidRPr="75AA67FD">
        <w:rPr>
          <w:rFonts w:ascii="Times New Roman" w:eastAsia="Calibri" w:hAnsi="Times New Roman" w:cs="Times New Roman"/>
          <w:b/>
          <w:bCs/>
          <w:sz w:val="18"/>
          <w:szCs w:val="18"/>
        </w:rPr>
        <w:t>Fuente:</w:t>
      </w:r>
      <w:r w:rsidRPr="75AA67FD">
        <w:rPr>
          <w:rFonts w:ascii="Times New Roman" w:eastAsia="Calibri" w:hAnsi="Times New Roman" w:cs="Times New Roman"/>
          <w:sz w:val="18"/>
          <w:szCs w:val="18"/>
        </w:rPr>
        <w:t xml:space="preserve"> Secretaría Seccional de Salud y Protección Social de Antioquia (s.f.). Cálculos propios.</w:t>
      </w:r>
    </w:p>
    <w:p w14:paraId="6B3938B7" w14:textId="77777777" w:rsidR="004863D8" w:rsidRPr="009676D7" w:rsidRDefault="004863D8" w:rsidP="004863D8">
      <w:pPr>
        <w:contextualSpacing/>
        <w:rPr>
          <w:rFonts w:ascii="Times New Roman" w:eastAsia="Arial" w:hAnsi="Times New Roman" w:cs="Times New Roman"/>
        </w:rPr>
      </w:pPr>
    </w:p>
    <w:p w14:paraId="0D41C702" w14:textId="77777777" w:rsidR="004863D8" w:rsidRDefault="004863D8" w:rsidP="004863D8">
      <w:pPr>
        <w:spacing w:after="200" w:line="240" w:lineRule="auto"/>
        <w:jc w:val="center"/>
      </w:pPr>
      <w:r w:rsidRPr="75AA67FD">
        <w:rPr>
          <w:rFonts w:ascii="Times New Roman" w:eastAsia="Times New Roman" w:hAnsi="Times New Roman" w:cs="Times New Roman"/>
          <w:color w:val="44546A" w:themeColor="text2"/>
          <w:sz w:val="20"/>
          <w:szCs w:val="20"/>
        </w:rPr>
        <w:t>Gráfica X. Tasa de intento de suicidio y suicidio consumado por 100 mil hab. — 2025</w:t>
      </w:r>
    </w:p>
    <w:p w14:paraId="2F7C5B63" w14:textId="77777777" w:rsidR="004863D8" w:rsidRDefault="004863D8" w:rsidP="004863D8">
      <w:pPr>
        <w:spacing w:after="200" w:line="240" w:lineRule="auto"/>
        <w:jc w:val="center"/>
        <w:rPr>
          <w:rFonts w:ascii="Times New Roman" w:eastAsia="Times New Roman" w:hAnsi="Times New Roman" w:cs="Times New Roman"/>
          <w:color w:val="44546A" w:themeColor="text2"/>
          <w:sz w:val="20"/>
          <w:szCs w:val="20"/>
        </w:rPr>
      </w:pPr>
      <w:r>
        <w:rPr>
          <w:noProof/>
          <w:lang w:eastAsia="es-CO"/>
        </w:rPr>
        <w:drawing>
          <wp:inline distT="0" distB="0" distL="0" distR="0" wp14:anchorId="4292EE92" wp14:editId="19D728CA">
            <wp:extent cx="4381355" cy="2955557"/>
            <wp:effectExtent l="0" t="0" r="0" b="0"/>
            <wp:docPr id="422033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33420" name="Picture 422033420"/>
                    <pic:cNvPicPr/>
                  </pic:nvPicPr>
                  <pic:blipFill>
                    <a:blip r:embed="rId65">
                      <a:extLst>
                        <a:ext uri="{28A0092B-C50C-407E-A947-70E740481C1C}">
                          <a14:useLocalDpi xmlns:a14="http://schemas.microsoft.com/office/drawing/2010/main"/>
                        </a:ext>
                      </a:extLst>
                    </a:blip>
                    <a:stretch>
                      <a:fillRect/>
                    </a:stretch>
                  </pic:blipFill>
                  <pic:spPr>
                    <a:xfrm>
                      <a:off x="0" y="0"/>
                      <a:ext cx="4381355" cy="2955557"/>
                    </a:xfrm>
                    <a:prstGeom prst="rect">
                      <a:avLst/>
                    </a:prstGeom>
                  </pic:spPr>
                </pic:pic>
              </a:graphicData>
            </a:graphic>
          </wp:inline>
        </w:drawing>
      </w:r>
    </w:p>
    <w:p w14:paraId="50CABFA1" w14:textId="77777777" w:rsidR="004863D8" w:rsidRDefault="004863D8" w:rsidP="004863D8">
      <w:pPr>
        <w:spacing w:after="200" w:line="240" w:lineRule="auto"/>
        <w:jc w:val="center"/>
        <w:rPr>
          <w:rFonts w:ascii="Times New Roman" w:eastAsia="Times New Roman" w:hAnsi="Times New Roman" w:cs="Times New Roman"/>
        </w:rPr>
      </w:pPr>
      <w:r w:rsidRPr="75AA67FD">
        <w:rPr>
          <w:rFonts w:ascii="Times New Roman" w:eastAsia="Times New Roman" w:hAnsi="Times New Roman" w:cs="Times New Roman"/>
          <w:color w:val="000000" w:themeColor="text1"/>
          <w:sz w:val="19"/>
          <w:szCs w:val="19"/>
        </w:rPr>
        <w:t>Nota: La línea punteada representa el promedio de la tasa de intento de suicidio departamental (87.58).</w:t>
      </w:r>
    </w:p>
    <w:p w14:paraId="0D265517" w14:textId="77777777" w:rsidR="004863D8" w:rsidRDefault="004863D8" w:rsidP="004863D8">
      <w:pPr>
        <w:contextualSpacing/>
        <w:rPr>
          <w:rFonts w:ascii="Times New Roman" w:eastAsia="Arial" w:hAnsi="Times New Roman" w:cs="Times New Roman"/>
        </w:rPr>
      </w:pPr>
    </w:p>
    <w:p w14:paraId="129AFF6B" w14:textId="77777777" w:rsidR="004863D8" w:rsidRPr="009676D7" w:rsidRDefault="004863D8" w:rsidP="004863D8">
      <w:pPr>
        <w:rPr>
          <w:rFonts w:ascii="Times New Roman" w:eastAsia="Arial" w:hAnsi="Times New Roman" w:cs="Times New Roman"/>
        </w:rPr>
      </w:pPr>
      <w:r w:rsidRPr="009676D7">
        <w:rPr>
          <w:rFonts w:ascii="Times New Roman" w:eastAsia="Arial" w:hAnsi="Times New Roman" w:cs="Times New Roman"/>
        </w:rPr>
        <w:t>El análisis de la situación de salud en la PAP Bio‑energética del Norte de Antioquia revela un territorio con profundas desigualdades en aseguramiento, acceso y resultados en salud, que se expresan de manera diferenciada entre los municipios. Persisten retos estructurales asociados a la baja cobertura de aseguramiento en municipios como Ituango y Gómez Plata, las brechas en oportunidad de acceso en territorios como Carolina del Príncipe y Yarumal, y la elevada dependencia del régimen subsidiado en gran parte de la Provincia, lo que refleja condiciones socioeconómicas vulnerables. A ello se suman desafíos críticos en salud materno‑infantil, evidenciados en los altos porcentajes de bajo peso al nacer y la variabilidad en la mortalidad infantil, así como la persistencia de enfermedades transmitidas por vectores en municipios como Anorí, Valdivia e Ituango, donde la incidencia supera ampliamente los promedios departamentales. La salud mental emerge como un problema creciente, especialmente en el municipio de Yarumal, con tasas elevadas de intentos de suicidio en municipios pequeños y rurales, lo que demanda intervenciones integrales y culturalmente pertinentes.</w:t>
      </w:r>
    </w:p>
    <w:p w14:paraId="5F4557DA" w14:textId="77777777" w:rsidR="004863D8" w:rsidRPr="009676D7" w:rsidRDefault="004863D8" w:rsidP="004863D8">
      <w:pPr>
        <w:rPr>
          <w:rFonts w:ascii="Times New Roman" w:eastAsia="Arial" w:hAnsi="Times New Roman" w:cs="Times New Roman"/>
          <w:highlight w:val="yellow"/>
        </w:rPr>
      </w:pPr>
      <w:r w:rsidRPr="009676D7">
        <w:rPr>
          <w:rFonts w:ascii="Times New Roman" w:eastAsia="Arial" w:hAnsi="Times New Roman" w:cs="Times New Roman"/>
        </w:rPr>
        <w:t xml:space="preserve">No obstante, el territorio también presenta oportunidades estratégicas para avanzar hacia un modelo de salud más equitativo y sostenible. La alta cobertura de aseguramiento en varios municipios, la baja mortalidad por desnutrición y la presencia de redes de atención primaria ofrecen una base sólida para fortalecer la gestión provincial en salud. Asimismo, la diversidad epidemiológica y las dinámicas comunitarias abren posibilidades para implementar modelos diferenciales de salud rural, programas de vigilancia comunitaria y estrategias intersectoriales que integren salud, educación, infraestructura y desarrollo social. La articulación entre salud mental </w:t>
      </w:r>
      <w:r>
        <w:rPr>
          <w:rFonts w:ascii="Times New Roman" w:eastAsia="Arial" w:hAnsi="Times New Roman" w:cs="Times New Roman"/>
        </w:rPr>
        <w:t>y procesos de memoria, reconciliación</w:t>
      </w:r>
      <w:r w:rsidRPr="009676D7">
        <w:rPr>
          <w:rFonts w:ascii="Times New Roman" w:eastAsia="Arial" w:hAnsi="Times New Roman" w:cs="Times New Roman"/>
        </w:rPr>
        <w:t xml:space="preserve"> y rehabilitación, en el marco de los procesos de justicia transicional, constituye otra oportunidad clave, especialmente en municipios con antecedentes de conflicto armado. En conjunto, estos elementos configuran un escenario donde el PEMP puede orientar acciones que reduzcan brechas, potencien capacidades locales y consoliden un sistema de salud más accesible, preventivo y centrado en las necesidades reales de la población rural de la Provincia</w:t>
      </w:r>
      <w:r w:rsidRPr="009676D7">
        <w:rPr>
          <w:rFonts w:ascii="Times New Roman" w:eastAsia="Arial" w:hAnsi="Times New Roman" w:cs="Times New Roman"/>
          <w:highlight w:val="yellow"/>
        </w:rPr>
        <w:t xml:space="preserve"> </w:t>
      </w:r>
    </w:p>
    <w:p w14:paraId="024837F1" w14:textId="77777777" w:rsidR="004863D8" w:rsidRPr="009676D7" w:rsidRDefault="004863D8" w:rsidP="004863D8">
      <w:pPr>
        <w:pStyle w:val="Heading3"/>
        <w:rPr>
          <w:rFonts w:ascii="Times New Roman" w:hAnsi="Times New Roman" w:cs="Times New Roman"/>
        </w:rPr>
      </w:pPr>
      <w:r w:rsidRPr="009676D7">
        <w:rPr>
          <w:rFonts w:ascii="Times New Roman" w:hAnsi="Times New Roman" w:cs="Times New Roman"/>
        </w:rPr>
        <w:t>Seguridad, Paz y Derechos Humanos</w:t>
      </w:r>
    </w:p>
    <w:p w14:paraId="2796C1B0" w14:textId="77777777" w:rsidR="004863D8" w:rsidRPr="009676D7" w:rsidRDefault="004863D8" w:rsidP="004863D8">
      <w:pPr>
        <w:rPr>
          <w:rFonts w:ascii="Times New Roman" w:hAnsi="Times New Roman" w:cs="Times New Roman"/>
        </w:rPr>
      </w:pPr>
      <w:r w:rsidRPr="2C3D3FD4">
        <w:rPr>
          <w:rFonts w:ascii="Times New Roman" w:hAnsi="Times New Roman" w:cs="Times New Roman"/>
        </w:rPr>
        <w:t>La Provincia Bio-energética del Norte de Antioquia se caracteriza por una compleja configuración territorial donde convergen dinámicas históricas de conflicto armado, economías ilícitas, presencia de múltiples actores armados y persistentes vulnerabilidades sociales. Estas condiciones han incidido de manera diferenciada en los municipios que integran la Provincia, generando impactos en la seguridad ciudadana, la convivencia, la garantía de derechos y las posibilidades de construcción de paz.</w:t>
      </w:r>
    </w:p>
    <w:p w14:paraId="5D914C10" w14:textId="77777777" w:rsidR="004863D8" w:rsidRPr="009676D7" w:rsidRDefault="004863D8" w:rsidP="004863D8">
      <w:pPr>
        <w:pStyle w:val="Heading4"/>
        <w:rPr>
          <w:rFonts w:ascii="Times New Roman" w:hAnsi="Times New Roman" w:cs="Times New Roman"/>
        </w:rPr>
      </w:pPr>
      <w:r w:rsidRPr="009676D7">
        <w:rPr>
          <w:rFonts w:ascii="Times New Roman" w:hAnsi="Times New Roman" w:cs="Times New Roman"/>
        </w:rPr>
        <w:t>Seguridad y convivencia ciudadana</w:t>
      </w:r>
    </w:p>
    <w:p w14:paraId="2A1FEB77"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 xml:space="preserve">La seguridad pública en la Provincia está marcada por la convergencia de economías ilícitas, disputas territoriales y la presencia activa de estructuras armadas ilegales. De acuerdo con el Plan Integral de Seguridad y Convivencia de Antioquia (2024–2027) </w:t>
      </w:r>
      <w:r w:rsidRPr="009676D7">
        <w:rPr>
          <w:rFonts w:ascii="Times New Roman" w:hAnsi="Times New Roman" w:cs="Times New Roman"/>
          <w:i/>
        </w:rPr>
        <w:t>Seguridad desde la Democracia y la Justicia</w:t>
      </w:r>
      <w:r w:rsidRPr="009676D7">
        <w:rPr>
          <w:rFonts w:ascii="Times New Roman" w:hAnsi="Times New Roman" w:cs="Times New Roman"/>
        </w:rPr>
        <w:t xml:space="preserve">, en la PAP </w:t>
      </w:r>
      <w:r>
        <w:rPr>
          <w:rFonts w:ascii="Times New Roman" w:hAnsi="Times New Roman" w:cs="Times New Roman"/>
        </w:rPr>
        <w:t>Bio-energética</w:t>
      </w:r>
      <w:r w:rsidRPr="009676D7">
        <w:rPr>
          <w:rFonts w:ascii="Times New Roman" w:hAnsi="Times New Roman" w:cs="Times New Roman"/>
        </w:rPr>
        <w:t xml:space="preserve"> del Norte de Antioquia operan </w:t>
      </w:r>
      <w:r w:rsidRPr="009676D7">
        <w:rPr>
          <w:rFonts w:ascii="Times New Roman" w:hAnsi="Times New Roman" w:cs="Times New Roman"/>
          <w:bCs/>
        </w:rPr>
        <w:t>Grupos Armados Organizados (GAO)</w:t>
      </w:r>
      <w:r w:rsidRPr="009676D7">
        <w:rPr>
          <w:rFonts w:ascii="Times New Roman" w:hAnsi="Times New Roman" w:cs="Times New Roman"/>
        </w:rPr>
        <w:t xml:space="preserve"> como el </w:t>
      </w:r>
      <w:r w:rsidRPr="009676D7">
        <w:rPr>
          <w:rFonts w:ascii="Times New Roman" w:hAnsi="Times New Roman" w:cs="Times New Roman"/>
          <w:bCs/>
        </w:rPr>
        <w:t>Clan del Golfo</w:t>
      </w:r>
      <w:r w:rsidRPr="009676D7">
        <w:rPr>
          <w:rFonts w:ascii="Times New Roman" w:hAnsi="Times New Roman" w:cs="Times New Roman"/>
        </w:rPr>
        <w:t xml:space="preserve"> y el </w:t>
      </w:r>
      <w:r w:rsidRPr="009676D7">
        <w:rPr>
          <w:rFonts w:ascii="Times New Roman" w:hAnsi="Times New Roman" w:cs="Times New Roman"/>
          <w:bCs/>
        </w:rPr>
        <w:t>ELN</w:t>
      </w:r>
      <w:r w:rsidRPr="009676D7">
        <w:rPr>
          <w:rFonts w:ascii="Times New Roman" w:hAnsi="Times New Roman" w:cs="Times New Roman"/>
        </w:rPr>
        <w:t xml:space="preserve">, con presencia simultánea en municipios como </w:t>
      </w:r>
      <w:r w:rsidRPr="009676D7">
        <w:rPr>
          <w:rFonts w:ascii="Times New Roman" w:hAnsi="Times New Roman" w:cs="Times New Roman"/>
          <w:bCs/>
        </w:rPr>
        <w:t>Anorí, Briceño, Campamento, Ituango, Toledo, Valdivia y Yarumal</w:t>
      </w:r>
      <w:r w:rsidRPr="009676D7">
        <w:rPr>
          <w:rFonts w:ascii="Times New Roman" w:hAnsi="Times New Roman" w:cs="Times New Roman"/>
        </w:rPr>
        <w:t xml:space="preserve">. A ello se suman </w:t>
      </w:r>
      <w:r w:rsidRPr="009676D7">
        <w:rPr>
          <w:rFonts w:ascii="Times New Roman" w:hAnsi="Times New Roman" w:cs="Times New Roman"/>
          <w:bCs/>
        </w:rPr>
        <w:t>Grupos Armados Organizados Residuales (GAOR)</w:t>
      </w:r>
      <w:r w:rsidRPr="009676D7">
        <w:rPr>
          <w:rFonts w:ascii="Times New Roman" w:hAnsi="Times New Roman" w:cs="Times New Roman"/>
        </w:rPr>
        <w:t xml:space="preserve"> asociados a las disidencias de las FARC, con presencia en </w:t>
      </w:r>
      <w:r w:rsidRPr="009676D7">
        <w:rPr>
          <w:rFonts w:ascii="Times New Roman" w:hAnsi="Times New Roman" w:cs="Times New Roman"/>
          <w:bCs/>
        </w:rPr>
        <w:t>Angostura, Anorí, Briceño, Campamento, Guadalupe, Ituango, San Andrés de Cuerquia, Toledo, Valdivia y Yarumal</w:t>
      </w:r>
      <w:r w:rsidRPr="009676D7">
        <w:rPr>
          <w:rFonts w:ascii="Times New Roman" w:hAnsi="Times New Roman" w:cs="Times New Roman"/>
        </w:rPr>
        <w:t xml:space="preserve">, así como </w:t>
      </w:r>
      <w:r w:rsidRPr="009676D7">
        <w:rPr>
          <w:rFonts w:ascii="Times New Roman" w:hAnsi="Times New Roman" w:cs="Times New Roman"/>
          <w:bCs/>
        </w:rPr>
        <w:t>Grupos de Delincuencia Organizada (GDO)</w:t>
      </w:r>
      <w:r w:rsidRPr="009676D7">
        <w:rPr>
          <w:rFonts w:ascii="Times New Roman" w:hAnsi="Times New Roman" w:cs="Times New Roman"/>
        </w:rPr>
        <w:t xml:space="preserve"> provenientes del Valle de Aburrá, entre ellos Los Triana, El Mesa y Los Chatas, con incidencia en varios municipios de la Provincia.</w:t>
      </w:r>
    </w:p>
    <w:p w14:paraId="2598EC0E"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 xml:space="preserve">Estas estructuras se sostienen en economías ilegales que han configurado patrones persistentes de inseguridad. En 2023, la Provincia registró </w:t>
      </w:r>
      <w:r w:rsidRPr="009676D7">
        <w:rPr>
          <w:rFonts w:ascii="Times New Roman" w:hAnsi="Times New Roman" w:cs="Times New Roman"/>
          <w:bCs/>
        </w:rPr>
        <w:t>9.394 hectáreas de cultivos ilícitos</w:t>
      </w:r>
      <w:r w:rsidRPr="009676D7">
        <w:rPr>
          <w:rFonts w:ascii="Times New Roman" w:hAnsi="Times New Roman" w:cs="Times New Roman"/>
        </w:rPr>
        <w:t xml:space="preserve">, lo que representa el 50% del total de hectáreas cultivadas a nivel departamental; concentradas principalmente en los municipios de </w:t>
      </w:r>
      <w:r w:rsidRPr="009676D7">
        <w:rPr>
          <w:rFonts w:ascii="Times New Roman" w:hAnsi="Times New Roman" w:cs="Times New Roman"/>
          <w:bCs/>
        </w:rPr>
        <w:t>Valdivia con 4.726 ha</w:t>
      </w:r>
      <w:r w:rsidRPr="009676D7">
        <w:rPr>
          <w:rFonts w:ascii="Times New Roman" w:hAnsi="Times New Roman" w:cs="Times New Roman"/>
        </w:rPr>
        <w:t xml:space="preserve">, equivalentes al 25%, </w:t>
      </w:r>
      <w:r w:rsidRPr="009676D7">
        <w:rPr>
          <w:rFonts w:ascii="Times New Roman" w:hAnsi="Times New Roman" w:cs="Times New Roman"/>
          <w:bCs/>
        </w:rPr>
        <w:t>Anorí con 2.089 ha (11%)</w:t>
      </w:r>
      <w:r w:rsidRPr="009676D7">
        <w:rPr>
          <w:rFonts w:ascii="Times New Roman" w:hAnsi="Times New Roman" w:cs="Times New Roman"/>
        </w:rPr>
        <w:t xml:space="preserve"> e </w:t>
      </w:r>
      <w:r w:rsidRPr="009676D7">
        <w:rPr>
          <w:rFonts w:ascii="Times New Roman" w:hAnsi="Times New Roman" w:cs="Times New Roman"/>
          <w:bCs/>
        </w:rPr>
        <w:t>Ituango con 1.471 ha (8%)</w:t>
      </w:r>
      <w:r w:rsidRPr="009676D7">
        <w:rPr>
          <w:rFonts w:ascii="Times New Roman" w:hAnsi="Times New Roman" w:cs="Times New Roman"/>
        </w:rPr>
        <w:t xml:space="preserve">, municipios que también presentan altos niveles de explotación ilícita de oro de aluvión. La minería ilegal es especialmente crítica en </w:t>
      </w:r>
      <w:r w:rsidRPr="009676D7">
        <w:rPr>
          <w:rFonts w:ascii="Times New Roman" w:hAnsi="Times New Roman" w:cs="Times New Roman"/>
          <w:bCs/>
        </w:rPr>
        <w:t>Anorí</w:t>
      </w:r>
      <w:r w:rsidRPr="009676D7">
        <w:rPr>
          <w:rFonts w:ascii="Times New Roman" w:hAnsi="Times New Roman" w:cs="Times New Roman"/>
        </w:rPr>
        <w:t>, donde entre 2018 y 2020 se registraron alrededor de 4.000</w:t>
      </w:r>
      <w:r w:rsidRPr="009676D7">
        <w:rPr>
          <w:rFonts w:ascii="Times New Roman" w:hAnsi="Times New Roman" w:cs="Times New Roman"/>
          <w:bCs/>
        </w:rPr>
        <w:t xml:space="preserve"> hectáreas</w:t>
      </w:r>
      <w:r w:rsidRPr="009676D7">
        <w:rPr>
          <w:rFonts w:ascii="Times New Roman" w:hAnsi="Times New Roman" w:cs="Times New Roman"/>
        </w:rPr>
        <w:t xml:space="preserve"> en explotación ilícita, y en </w:t>
      </w:r>
      <w:r w:rsidRPr="009676D7">
        <w:rPr>
          <w:rFonts w:ascii="Times New Roman" w:hAnsi="Times New Roman" w:cs="Times New Roman"/>
          <w:bCs/>
        </w:rPr>
        <w:t>Valdivia</w:t>
      </w:r>
      <w:r w:rsidRPr="009676D7">
        <w:rPr>
          <w:rFonts w:ascii="Times New Roman" w:hAnsi="Times New Roman" w:cs="Times New Roman"/>
        </w:rPr>
        <w:t>, con 1.253</w:t>
      </w:r>
      <w:r w:rsidRPr="009676D7">
        <w:rPr>
          <w:rFonts w:ascii="Times New Roman" w:hAnsi="Times New Roman" w:cs="Times New Roman"/>
          <w:bCs/>
        </w:rPr>
        <w:t xml:space="preserve"> hectáreas como se muestra en la Tabla 54.</w:t>
      </w:r>
    </w:p>
    <w:p w14:paraId="76A494EC"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53</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Densidad de cultivos ilícitos [coca] en la PAP Bio-energética del Norte de Antioquia – 2023.</w:t>
      </w:r>
    </w:p>
    <w:tbl>
      <w:tblPr>
        <w:tblStyle w:val="TableGrid"/>
        <w:tblW w:w="0" w:type="auto"/>
        <w:tblLook w:val="04A0" w:firstRow="1" w:lastRow="0" w:firstColumn="1" w:lastColumn="0" w:noHBand="0" w:noVBand="1"/>
      </w:tblPr>
      <w:tblGrid>
        <w:gridCol w:w="1534"/>
        <w:gridCol w:w="1616"/>
        <w:gridCol w:w="2821"/>
        <w:gridCol w:w="2857"/>
      </w:tblGrid>
      <w:tr w:rsidR="004863D8" w:rsidRPr="009676D7" w14:paraId="170D9216" w14:textId="77777777" w:rsidTr="00F149A0">
        <w:trPr>
          <w:trHeight w:val="300"/>
        </w:trPr>
        <w:tc>
          <w:tcPr>
            <w:tcW w:w="1534" w:type="dxa"/>
            <w:shd w:val="clear" w:color="auto" w:fill="002060"/>
            <w:vAlign w:val="center"/>
          </w:tcPr>
          <w:p w14:paraId="22F218A6"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Municipio</w:t>
            </w:r>
          </w:p>
        </w:tc>
        <w:tc>
          <w:tcPr>
            <w:tcW w:w="1618" w:type="dxa"/>
            <w:shd w:val="clear" w:color="auto" w:fill="002060"/>
            <w:vAlign w:val="center"/>
          </w:tcPr>
          <w:p w14:paraId="3CA855F9"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Hectáreas</w:t>
            </w:r>
          </w:p>
        </w:tc>
        <w:tc>
          <w:tcPr>
            <w:tcW w:w="2825" w:type="dxa"/>
            <w:shd w:val="clear" w:color="auto" w:fill="002060"/>
            <w:vAlign w:val="center"/>
          </w:tcPr>
          <w:p w14:paraId="20F6F7BE" w14:textId="77777777" w:rsidR="004863D8" w:rsidRPr="009676D7" w:rsidRDefault="004863D8" w:rsidP="00F149A0">
            <w:pPr>
              <w:spacing w:line="276" w:lineRule="auto"/>
              <w:jc w:val="center"/>
              <w:rPr>
                <w:rFonts w:ascii="Times New Roman" w:eastAsia="Calibri"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Proporción sobre el área de la entidad</w:t>
            </w:r>
          </w:p>
        </w:tc>
        <w:tc>
          <w:tcPr>
            <w:tcW w:w="2861" w:type="dxa"/>
            <w:shd w:val="clear" w:color="auto" w:fill="002060"/>
            <w:vAlign w:val="center"/>
          </w:tcPr>
          <w:p w14:paraId="3D8AF609"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color w:val="FFFFFF" w:themeColor="background1"/>
                <w:sz w:val="16"/>
                <w:szCs w:val="16"/>
              </w:rPr>
              <w:t>Proporción sobre el área cultivada departamental</w:t>
            </w:r>
          </w:p>
        </w:tc>
      </w:tr>
      <w:tr w:rsidR="004863D8" w:rsidRPr="009676D7" w14:paraId="724215A4" w14:textId="77777777" w:rsidTr="00F149A0">
        <w:trPr>
          <w:trHeight w:val="300"/>
        </w:trPr>
        <w:tc>
          <w:tcPr>
            <w:tcW w:w="1534" w:type="dxa"/>
          </w:tcPr>
          <w:p w14:paraId="7EAA0F29"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Anorí</w:t>
            </w:r>
          </w:p>
        </w:tc>
        <w:tc>
          <w:tcPr>
            <w:tcW w:w="1618" w:type="dxa"/>
          </w:tcPr>
          <w:p w14:paraId="5D14886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2.089,32</w:t>
            </w:r>
          </w:p>
        </w:tc>
        <w:tc>
          <w:tcPr>
            <w:tcW w:w="2825" w:type="dxa"/>
          </w:tcPr>
          <w:p w14:paraId="77C303EE"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1,44</w:t>
            </w:r>
            <w:r w:rsidRPr="009676D7">
              <w:rPr>
                <w:rFonts w:ascii="Times New Roman" w:eastAsia="Calibri" w:hAnsi="Times New Roman" w:cs="Times New Roman"/>
                <w:sz w:val="16"/>
                <w:szCs w:val="16"/>
              </w:rPr>
              <w:t>%</w:t>
            </w:r>
          </w:p>
        </w:tc>
        <w:tc>
          <w:tcPr>
            <w:tcW w:w="2861" w:type="dxa"/>
          </w:tcPr>
          <w:p w14:paraId="0F7ABA1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11,12</w:t>
            </w:r>
            <w:r w:rsidRPr="009676D7">
              <w:rPr>
                <w:rFonts w:ascii="Times New Roman" w:eastAsia="Calibri" w:hAnsi="Times New Roman" w:cs="Times New Roman"/>
                <w:sz w:val="16"/>
                <w:szCs w:val="16"/>
              </w:rPr>
              <w:t>%</w:t>
            </w:r>
          </w:p>
        </w:tc>
      </w:tr>
      <w:tr w:rsidR="004863D8" w:rsidRPr="009676D7" w14:paraId="77F7D25A" w14:textId="77777777" w:rsidTr="00F149A0">
        <w:trPr>
          <w:trHeight w:val="300"/>
        </w:trPr>
        <w:tc>
          <w:tcPr>
            <w:tcW w:w="1534" w:type="dxa"/>
          </w:tcPr>
          <w:p w14:paraId="6C451622"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Briceño</w:t>
            </w:r>
          </w:p>
        </w:tc>
        <w:tc>
          <w:tcPr>
            <w:tcW w:w="1618" w:type="dxa"/>
          </w:tcPr>
          <w:p w14:paraId="316F036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534,50</w:t>
            </w:r>
          </w:p>
        </w:tc>
        <w:tc>
          <w:tcPr>
            <w:tcW w:w="2825" w:type="dxa"/>
          </w:tcPr>
          <w:p w14:paraId="0AE13872"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1,32</w:t>
            </w:r>
            <w:r w:rsidRPr="009676D7">
              <w:rPr>
                <w:rFonts w:ascii="Times New Roman" w:eastAsia="Calibri" w:hAnsi="Times New Roman" w:cs="Times New Roman"/>
                <w:sz w:val="16"/>
                <w:szCs w:val="16"/>
              </w:rPr>
              <w:t>%</w:t>
            </w:r>
          </w:p>
        </w:tc>
        <w:tc>
          <w:tcPr>
            <w:tcW w:w="2861" w:type="dxa"/>
          </w:tcPr>
          <w:p w14:paraId="7D3F1439"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2,85</w:t>
            </w:r>
            <w:r w:rsidRPr="009676D7">
              <w:rPr>
                <w:rFonts w:ascii="Times New Roman" w:eastAsia="Calibri" w:hAnsi="Times New Roman" w:cs="Times New Roman"/>
                <w:sz w:val="16"/>
                <w:szCs w:val="16"/>
              </w:rPr>
              <w:t>%</w:t>
            </w:r>
          </w:p>
        </w:tc>
      </w:tr>
      <w:tr w:rsidR="004863D8" w:rsidRPr="009676D7" w14:paraId="2FAB35DF" w14:textId="77777777" w:rsidTr="00F149A0">
        <w:trPr>
          <w:trHeight w:val="300"/>
        </w:trPr>
        <w:tc>
          <w:tcPr>
            <w:tcW w:w="1534" w:type="dxa"/>
          </w:tcPr>
          <w:p w14:paraId="794DCC70"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Campamento</w:t>
            </w:r>
          </w:p>
        </w:tc>
        <w:tc>
          <w:tcPr>
            <w:tcW w:w="1618" w:type="dxa"/>
          </w:tcPr>
          <w:p w14:paraId="38A8EDB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427,12</w:t>
            </w:r>
          </w:p>
        </w:tc>
        <w:tc>
          <w:tcPr>
            <w:tcW w:w="2825" w:type="dxa"/>
          </w:tcPr>
          <w:p w14:paraId="43B5015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2,11</w:t>
            </w:r>
            <w:r w:rsidRPr="009676D7">
              <w:rPr>
                <w:rFonts w:ascii="Times New Roman" w:eastAsia="Calibri" w:hAnsi="Times New Roman" w:cs="Times New Roman"/>
                <w:sz w:val="16"/>
                <w:szCs w:val="16"/>
              </w:rPr>
              <w:t>%</w:t>
            </w:r>
          </w:p>
        </w:tc>
        <w:tc>
          <w:tcPr>
            <w:tcW w:w="2861" w:type="dxa"/>
          </w:tcPr>
          <w:p w14:paraId="120046DD"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2,27</w:t>
            </w:r>
            <w:r w:rsidRPr="009676D7">
              <w:rPr>
                <w:rFonts w:ascii="Times New Roman" w:eastAsia="Calibri" w:hAnsi="Times New Roman" w:cs="Times New Roman"/>
                <w:sz w:val="16"/>
                <w:szCs w:val="16"/>
              </w:rPr>
              <w:t>%</w:t>
            </w:r>
          </w:p>
        </w:tc>
      </w:tr>
      <w:tr w:rsidR="004863D8" w:rsidRPr="009676D7" w14:paraId="4688B0E2" w14:textId="77777777" w:rsidTr="00F149A0">
        <w:trPr>
          <w:trHeight w:val="300"/>
        </w:trPr>
        <w:tc>
          <w:tcPr>
            <w:tcW w:w="1534" w:type="dxa"/>
          </w:tcPr>
          <w:p w14:paraId="563E7E95"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Ituango</w:t>
            </w:r>
          </w:p>
        </w:tc>
        <w:tc>
          <w:tcPr>
            <w:tcW w:w="1618" w:type="dxa"/>
          </w:tcPr>
          <w:p w14:paraId="368AFA6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1.471,27</w:t>
            </w:r>
          </w:p>
        </w:tc>
        <w:tc>
          <w:tcPr>
            <w:tcW w:w="2825" w:type="dxa"/>
          </w:tcPr>
          <w:p w14:paraId="0CB577A6"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0,62</w:t>
            </w:r>
            <w:r w:rsidRPr="009676D7">
              <w:rPr>
                <w:rFonts w:ascii="Times New Roman" w:eastAsia="Calibri" w:hAnsi="Times New Roman" w:cs="Times New Roman"/>
                <w:sz w:val="16"/>
                <w:szCs w:val="16"/>
              </w:rPr>
              <w:t>%</w:t>
            </w:r>
          </w:p>
        </w:tc>
        <w:tc>
          <w:tcPr>
            <w:tcW w:w="2861" w:type="dxa"/>
          </w:tcPr>
          <w:p w14:paraId="28BBC531"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7,83</w:t>
            </w:r>
            <w:r w:rsidRPr="009676D7">
              <w:rPr>
                <w:rFonts w:ascii="Times New Roman" w:eastAsia="Calibri" w:hAnsi="Times New Roman" w:cs="Times New Roman"/>
                <w:sz w:val="16"/>
                <w:szCs w:val="16"/>
              </w:rPr>
              <w:t>%</w:t>
            </w:r>
          </w:p>
        </w:tc>
      </w:tr>
      <w:tr w:rsidR="004863D8" w:rsidRPr="009676D7" w14:paraId="01B4A603" w14:textId="77777777" w:rsidTr="00F149A0">
        <w:trPr>
          <w:trHeight w:val="300"/>
        </w:trPr>
        <w:tc>
          <w:tcPr>
            <w:tcW w:w="1534" w:type="dxa"/>
          </w:tcPr>
          <w:p w14:paraId="04F69DE7"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Valdivia</w:t>
            </w:r>
          </w:p>
        </w:tc>
        <w:tc>
          <w:tcPr>
            <w:tcW w:w="1618" w:type="dxa"/>
          </w:tcPr>
          <w:p w14:paraId="04146B8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4.726,85</w:t>
            </w:r>
          </w:p>
        </w:tc>
        <w:tc>
          <w:tcPr>
            <w:tcW w:w="2825" w:type="dxa"/>
          </w:tcPr>
          <w:p w14:paraId="1E6EE8C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8,58</w:t>
            </w:r>
            <w:r w:rsidRPr="009676D7">
              <w:rPr>
                <w:rFonts w:ascii="Times New Roman" w:eastAsia="Calibri" w:hAnsi="Times New Roman" w:cs="Times New Roman"/>
                <w:sz w:val="16"/>
                <w:szCs w:val="16"/>
              </w:rPr>
              <w:t>%</w:t>
            </w:r>
          </w:p>
        </w:tc>
        <w:tc>
          <w:tcPr>
            <w:tcW w:w="2861" w:type="dxa"/>
          </w:tcPr>
          <w:p w14:paraId="1FE3D024"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25,16</w:t>
            </w:r>
            <w:r w:rsidRPr="009676D7">
              <w:rPr>
                <w:rFonts w:ascii="Times New Roman" w:eastAsia="Calibri" w:hAnsi="Times New Roman" w:cs="Times New Roman"/>
                <w:sz w:val="16"/>
                <w:szCs w:val="16"/>
              </w:rPr>
              <w:t>%</w:t>
            </w:r>
          </w:p>
        </w:tc>
      </w:tr>
      <w:tr w:rsidR="004863D8" w:rsidRPr="009676D7" w14:paraId="4EFD60C3" w14:textId="77777777" w:rsidTr="00F149A0">
        <w:trPr>
          <w:trHeight w:val="300"/>
        </w:trPr>
        <w:tc>
          <w:tcPr>
            <w:tcW w:w="1534" w:type="dxa"/>
          </w:tcPr>
          <w:p w14:paraId="0A5165A9"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Yarumal</w:t>
            </w:r>
          </w:p>
        </w:tc>
        <w:tc>
          <w:tcPr>
            <w:tcW w:w="1618" w:type="dxa"/>
          </w:tcPr>
          <w:p w14:paraId="6FB5AA1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145,25</w:t>
            </w:r>
          </w:p>
        </w:tc>
        <w:tc>
          <w:tcPr>
            <w:tcW w:w="2825" w:type="dxa"/>
          </w:tcPr>
          <w:p w14:paraId="274AE67A"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0,20</w:t>
            </w:r>
            <w:r w:rsidRPr="009676D7">
              <w:rPr>
                <w:rFonts w:ascii="Times New Roman" w:eastAsia="Calibri" w:hAnsi="Times New Roman" w:cs="Times New Roman"/>
                <w:sz w:val="16"/>
                <w:szCs w:val="16"/>
              </w:rPr>
              <w:t>%</w:t>
            </w:r>
          </w:p>
        </w:tc>
        <w:tc>
          <w:tcPr>
            <w:tcW w:w="2861" w:type="dxa"/>
          </w:tcPr>
          <w:p w14:paraId="7F788E70" w14:textId="77777777" w:rsidR="004863D8" w:rsidRPr="009676D7" w:rsidRDefault="004863D8" w:rsidP="00F149A0">
            <w:pPr>
              <w:spacing w:line="276" w:lineRule="auto"/>
              <w:jc w:val="center"/>
              <w:rPr>
                <w:rFonts w:ascii="Times New Roman" w:hAnsi="Times New Roman" w:cs="Times New Roman"/>
                <w:sz w:val="16"/>
                <w:szCs w:val="16"/>
              </w:rPr>
            </w:pPr>
            <w:r>
              <w:rPr>
                <w:rFonts w:ascii="Times New Roman" w:eastAsia="Calibri" w:hAnsi="Times New Roman" w:cs="Times New Roman"/>
                <w:sz w:val="16"/>
                <w:szCs w:val="16"/>
              </w:rPr>
              <w:t>0,77</w:t>
            </w:r>
            <w:r w:rsidRPr="009676D7">
              <w:rPr>
                <w:rFonts w:ascii="Times New Roman" w:eastAsia="Calibri" w:hAnsi="Times New Roman" w:cs="Times New Roman"/>
                <w:sz w:val="16"/>
                <w:szCs w:val="16"/>
              </w:rPr>
              <w:t>%</w:t>
            </w:r>
          </w:p>
        </w:tc>
      </w:tr>
      <w:tr w:rsidR="004863D8" w:rsidRPr="009676D7" w14:paraId="0493A69E" w14:textId="77777777" w:rsidTr="00F149A0">
        <w:trPr>
          <w:trHeight w:val="300"/>
        </w:trPr>
        <w:tc>
          <w:tcPr>
            <w:tcW w:w="1534" w:type="dxa"/>
          </w:tcPr>
          <w:p w14:paraId="6975FF44" w14:textId="77777777" w:rsidR="004863D8" w:rsidRPr="009676D7" w:rsidRDefault="004863D8" w:rsidP="00F149A0">
            <w:pPr>
              <w:spacing w:line="276" w:lineRule="auto"/>
              <w:jc w:val="left"/>
              <w:rPr>
                <w:rFonts w:ascii="Times New Roman" w:eastAsia="Calibri" w:hAnsi="Times New Roman" w:cs="Times New Roman"/>
                <w:b/>
                <w:sz w:val="16"/>
                <w:szCs w:val="16"/>
              </w:rPr>
            </w:pPr>
            <w:r w:rsidRPr="009676D7">
              <w:rPr>
                <w:rFonts w:ascii="Times New Roman" w:eastAsia="Calibri" w:hAnsi="Times New Roman" w:cs="Times New Roman"/>
                <w:b/>
                <w:sz w:val="16"/>
                <w:szCs w:val="16"/>
              </w:rPr>
              <w:t>Provincia</w:t>
            </w:r>
          </w:p>
        </w:tc>
        <w:tc>
          <w:tcPr>
            <w:tcW w:w="1618" w:type="dxa"/>
          </w:tcPr>
          <w:p w14:paraId="6ECEB927"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9.394,31</w:t>
            </w:r>
          </w:p>
        </w:tc>
        <w:tc>
          <w:tcPr>
            <w:tcW w:w="2825" w:type="dxa"/>
          </w:tcPr>
          <w:p w14:paraId="0BA20B20"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1,30</w:t>
            </w:r>
            <w:r w:rsidRPr="009676D7">
              <w:rPr>
                <w:rFonts w:ascii="Times New Roman" w:eastAsia="Calibri" w:hAnsi="Times New Roman" w:cs="Times New Roman"/>
                <w:b/>
                <w:sz w:val="16"/>
                <w:szCs w:val="16"/>
              </w:rPr>
              <w:t>%</w:t>
            </w:r>
          </w:p>
        </w:tc>
        <w:tc>
          <w:tcPr>
            <w:tcW w:w="2861" w:type="dxa"/>
          </w:tcPr>
          <w:p w14:paraId="62918B23"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50,01</w:t>
            </w:r>
            <w:r w:rsidRPr="009676D7">
              <w:rPr>
                <w:rFonts w:ascii="Times New Roman" w:eastAsia="Calibri" w:hAnsi="Times New Roman" w:cs="Times New Roman"/>
                <w:b/>
                <w:sz w:val="16"/>
                <w:szCs w:val="16"/>
              </w:rPr>
              <w:t>%</w:t>
            </w:r>
          </w:p>
        </w:tc>
      </w:tr>
      <w:tr w:rsidR="004863D8" w:rsidRPr="009676D7" w14:paraId="661A13A8" w14:textId="77777777" w:rsidTr="00F149A0">
        <w:trPr>
          <w:trHeight w:val="300"/>
        </w:trPr>
        <w:tc>
          <w:tcPr>
            <w:tcW w:w="1534" w:type="dxa"/>
          </w:tcPr>
          <w:p w14:paraId="2F6BBA44" w14:textId="77777777" w:rsidR="004863D8" w:rsidRPr="009676D7" w:rsidRDefault="004863D8" w:rsidP="00F149A0">
            <w:pPr>
              <w:spacing w:line="276" w:lineRule="auto"/>
              <w:jc w:val="left"/>
              <w:rPr>
                <w:rFonts w:ascii="Times New Roman" w:hAnsi="Times New Roman" w:cs="Times New Roman"/>
                <w:b/>
                <w:sz w:val="16"/>
                <w:szCs w:val="16"/>
              </w:rPr>
            </w:pPr>
            <w:r w:rsidRPr="009676D7">
              <w:rPr>
                <w:rFonts w:ascii="Times New Roman" w:eastAsia="Calibri" w:hAnsi="Times New Roman" w:cs="Times New Roman"/>
                <w:b/>
                <w:sz w:val="16"/>
                <w:szCs w:val="16"/>
              </w:rPr>
              <w:t>Total, Departamento</w:t>
            </w:r>
          </w:p>
        </w:tc>
        <w:tc>
          <w:tcPr>
            <w:tcW w:w="1618" w:type="dxa"/>
          </w:tcPr>
          <w:p w14:paraId="52D58563"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18.785,11</w:t>
            </w:r>
          </w:p>
        </w:tc>
        <w:tc>
          <w:tcPr>
            <w:tcW w:w="2825" w:type="dxa"/>
          </w:tcPr>
          <w:p w14:paraId="646B1A21" w14:textId="77777777" w:rsidR="004863D8" w:rsidRPr="009676D7" w:rsidRDefault="004863D8" w:rsidP="00F149A0">
            <w:pPr>
              <w:spacing w:line="276" w:lineRule="auto"/>
              <w:jc w:val="center"/>
              <w:rPr>
                <w:rFonts w:ascii="Times New Roman" w:hAnsi="Times New Roman" w:cs="Times New Roman"/>
                <w:b/>
                <w:sz w:val="16"/>
                <w:szCs w:val="16"/>
              </w:rPr>
            </w:pPr>
            <w:r>
              <w:rPr>
                <w:rFonts w:ascii="Times New Roman" w:eastAsia="Calibri" w:hAnsi="Times New Roman" w:cs="Times New Roman"/>
                <w:b/>
                <w:sz w:val="16"/>
                <w:szCs w:val="16"/>
              </w:rPr>
              <w:t>0,30</w:t>
            </w:r>
            <w:r w:rsidRPr="009676D7">
              <w:rPr>
                <w:rFonts w:ascii="Times New Roman" w:eastAsia="Calibri" w:hAnsi="Times New Roman" w:cs="Times New Roman"/>
                <w:b/>
                <w:sz w:val="16"/>
                <w:szCs w:val="16"/>
              </w:rPr>
              <w:t>%</w:t>
            </w:r>
          </w:p>
        </w:tc>
        <w:tc>
          <w:tcPr>
            <w:tcW w:w="2861" w:type="dxa"/>
          </w:tcPr>
          <w:p w14:paraId="7BD644CB" w14:textId="77777777" w:rsidR="004863D8" w:rsidRPr="009676D7" w:rsidRDefault="004863D8" w:rsidP="00F149A0">
            <w:pPr>
              <w:spacing w:line="276" w:lineRule="auto"/>
              <w:jc w:val="center"/>
              <w:rPr>
                <w:rFonts w:ascii="Times New Roman" w:hAnsi="Times New Roman" w:cs="Times New Roman"/>
                <w:b/>
                <w:sz w:val="16"/>
                <w:szCs w:val="16"/>
              </w:rPr>
            </w:pPr>
          </w:p>
        </w:tc>
      </w:tr>
    </w:tbl>
    <w:p w14:paraId="1171143D" w14:textId="77777777" w:rsidR="004863D8" w:rsidRPr="009676D7" w:rsidRDefault="004863D8" w:rsidP="004863D8">
      <w:pPr>
        <w:spacing w:before="0" w:after="160"/>
        <w:contextualSpacing/>
      </w:pPr>
      <w:r w:rsidRPr="2C3D3FD4">
        <w:rPr>
          <w:rFonts w:ascii="Times New Roman" w:eastAsia="Calibri" w:hAnsi="Times New Roman" w:cs="Times New Roman"/>
          <w:b/>
          <w:bCs/>
          <w:color w:val="000000" w:themeColor="text1"/>
          <w:sz w:val="18"/>
          <w:szCs w:val="18"/>
        </w:rPr>
        <w:t>Fuente:</w:t>
      </w:r>
      <w:r w:rsidRPr="2C3D3FD4">
        <w:rPr>
          <w:rFonts w:ascii="Times New Roman" w:eastAsia="Calibri" w:hAnsi="Times New Roman" w:cs="Times New Roman"/>
          <w:color w:val="000000" w:themeColor="text1"/>
          <w:sz w:val="18"/>
          <w:szCs w:val="18"/>
        </w:rPr>
        <w:t xml:space="preserve"> Observatorio de Drogas de Colombia (2023).</w:t>
      </w:r>
    </w:p>
    <w:p w14:paraId="3A221378" w14:textId="77777777" w:rsidR="004863D8" w:rsidRDefault="004863D8" w:rsidP="004863D8">
      <w:pPr>
        <w:spacing w:before="0" w:after="160"/>
        <w:contextualSpacing/>
        <w:rPr>
          <w:rFonts w:ascii="Times New Roman" w:eastAsia="Calibri" w:hAnsi="Times New Roman" w:cs="Times New Roman"/>
          <w:color w:val="000000" w:themeColor="text1"/>
          <w:sz w:val="18"/>
          <w:szCs w:val="18"/>
        </w:rPr>
      </w:pPr>
    </w:p>
    <w:p w14:paraId="4851BBFC" w14:textId="77777777" w:rsidR="004863D8" w:rsidRDefault="004863D8" w:rsidP="004863D8">
      <w:pPr>
        <w:spacing w:before="0" w:after="160"/>
        <w:contextualSpacing/>
        <w:jc w:val="center"/>
        <w:rPr>
          <w:rFonts w:ascii="Times New Roman" w:eastAsia="Calibri" w:hAnsi="Times New Roman" w:cs="Times New Roman"/>
          <w:color w:val="000000" w:themeColor="text1"/>
          <w:sz w:val="18"/>
          <w:szCs w:val="18"/>
        </w:rPr>
      </w:pPr>
      <w:r>
        <w:rPr>
          <w:noProof/>
          <w:lang w:eastAsia="es-CO"/>
        </w:rPr>
        <w:drawing>
          <wp:inline distT="0" distB="0" distL="0" distR="0" wp14:anchorId="6E448760" wp14:editId="560A5E57">
            <wp:extent cx="3698239" cy="3960000"/>
            <wp:effectExtent l="0" t="0" r="0" b="0"/>
            <wp:docPr id="1424451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51021" name="Picture 1424451021"/>
                    <pic:cNvPicPr/>
                  </pic:nvPicPr>
                  <pic:blipFill>
                    <a:blip r:embed="rId66">
                      <a:extLst>
                        <a:ext uri="{28A0092B-C50C-407E-A947-70E740481C1C}">
                          <a14:useLocalDpi xmlns:a14="http://schemas.microsoft.com/office/drawing/2010/main"/>
                        </a:ext>
                      </a:extLst>
                    </a:blip>
                    <a:stretch>
                      <a:fillRect/>
                    </a:stretch>
                  </pic:blipFill>
                  <pic:spPr>
                    <a:xfrm>
                      <a:off x="0" y="0"/>
                      <a:ext cx="3698239" cy="3960000"/>
                    </a:xfrm>
                    <a:prstGeom prst="rect">
                      <a:avLst/>
                    </a:prstGeom>
                  </pic:spPr>
                </pic:pic>
              </a:graphicData>
            </a:graphic>
          </wp:inline>
        </w:drawing>
      </w:r>
    </w:p>
    <w:p w14:paraId="02A580C7" w14:textId="77777777" w:rsidR="004863D8" w:rsidRPr="009676D7" w:rsidRDefault="004863D8" w:rsidP="004863D8">
      <w:pPr>
        <w:spacing w:after="160"/>
        <w:contextualSpacing/>
        <w:jc w:val="center"/>
        <w:rPr>
          <w:rFonts w:ascii="Times New Roman" w:hAnsi="Times New Roman" w:cs="Times New Roman"/>
        </w:rPr>
      </w:pPr>
      <w:r w:rsidRPr="009676D7">
        <w:rPr>
          <w:rFonts w:ascii="Times New Roman" w:hAnsi="Times New Roman" w:cs="Times New Roman"/>
        </w:rPr>
        <w:t xml:space="preserve"> </w:t>
      </w:r>
    </w:p>
    <w:p w14:paraId="2249F7AF" w14:textId="77777777" w:rsidR="004863D8" w:rsidRPr="009676D7" w:rsidRDefault="004863D8" w:rsidP="004863D8">
      <w:pPr>
        <w:spacing w:after="160"/>
        <w:contextualSpacing/>
        <w:jc w:val="center"/>
        <w:rPr>
          <w:rFonts w:ascii="Times New Roman" w:hAnsi="Times New Roman" w:cs="Times New Roman"/>
        </w:rPr>
      </w:pPr>
    </w:p>
    <w:p w14:paraId="0AAFC08F"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54</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Explotación de Oro de Aluvión en la PAP Bio-energética del Norte de Antioquia, 2018-2020.</w:t>
      </w:r>
    </w:p>
    <w:tbl>
      <w:tblPr>
        <w:tblStyle w:val="TableGrid"/>
        <w:tblW w:w="5000" w:type="pct"/>
        <w:tblLook w:val="04A0" w:firstRow="1" w:lastRow="0" w:firstColumn="1" w:lastColumn="0" w:noHBand="0" w:noVBand="1"/>
      </w:tblPr>
      <w:tblGrid>
        <w:gridCol w:w="1333"/>
        <w:gridCol w:w="862"/>
        <w:gridCol w:w="862"/>
        <w:gridCol w:w="862"/>
        <w:gridCol w:w="776"/>
        <w:gridCol w:w="776"/>
        <w:gridCol w:w="776"/>
        <w:gridCol w:w="862"/>
        <w:gridCol w:w="863"/>
        <w:gridCol w:w="856"/>
      </w:tblGrid>
      <w:tr w:rsidR="004863D8" w:rsidRPr="009676D7" w14:paraId="34C19178" w14:textId="77777777" w:rsidTr="00F149A0">
        <w:trPr>
          <w:trHeight w:val="300"/>
        </w:trPr>
        <w:tc>
          <w:tcPr>
            <w:tcW w:w="759" w:type="pct"/>
            <w:shd w:val="clear" w:color="auto" w:fill="002060"/>
            <w:vAlign w:val="center"/>
          </w:tcPr>
          <w:p w14:paraId="137AD91C"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Municipio</w:t>
            </w:r>
          </w:p>
        </w:tc>
        <w:tc>
          <w:tcPr>
            <w:tcW w:w="1475" w:type="pct"/>
            <w:gridSpan w:val="3"/>
            <w:shd w:val="clear" w:color="auto" w:fill="002060"/>
            <w:vAlign w:val="center"/>
          </w:tcPr>
          <w:p w14:paraId="6AE7D29F"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Hectáreas con permisos técnicos ambientales</w:t>
            </w:r>
          </w:p>
        </w:tc>
        <w:tc>
          <w:tcPr>
            <w:tcW w:w="1292" w:type="pct"/>
            <w:gridSpan w:val="3"/>
            <w:shd w:val="clear" w:color="auto" w:fill="002060"/>
            <w:vAlign w:val="center"/>
          </w:tcPr>
          <w:p w14:paraId="5A881A97"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Hectáreas en tránsito a legalidad</w:t>
            </w:r>
          </w:p>
        </w:tc>
        <w:tc>
          <w:tcPr>
            <w:tcW w:w="1475" w:type="pct"/>
            <w:gridSpan w:val="3"/>
            <w:shd w:val="clear" w:color="auto" w:fill="002060"/>
            <w:vAlign w:val="center"/>
          </w:tcPr>
          <w:p w14:paraId="3271045F"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Hectáreas explotación ilícita</w:t>
            </w:r>
          </w:p>
        </w:tc>
      </w:tr>
      <w:tr w:rsidR="004863D8" w:rsidRPr="009676D7" w14:paraId="1DF801F7" w14:textId="77777777" w:rsidTr="00F149A0">
        <w:trPr>
          <w:trHeight w:val="300"/>
        </w:trPr>
        <w:tc>
          <w:tcPr>
            <w:tcW w:w="759" w:type="pct"/>
            <w:shd w:val="clear" w:color="auto" w:fill="002060"/>
            <w:vAlign w:val="center"/>
          </w:tcPr>
          <w:p w14:paraId="00F68416"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Año</w:t>
            </w:r>
          </w:p>
        </w:tc>
        <w:tc>
          <w:tcPr>
            <w:tcW w:w="492" w:type="pct"/>
            <w:shd w:val="clear" w:color="auto" w:fill="002060"/>
            <w:vAlign w:val="center"/>
          </w:tcPr>
          <w:p w14:paraId="0C35EB28"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2018</w:t>
            </w:r>
          </w:p>
        </w:tc>
        <w:tc>
          <w:tcPr>
            <w:tcW w:w="492" w:type="pct"/>
            <w:shd w:val="clear" w:color="auto" w:fill="002060"/>
            <w:vAlign w:val="center"/>
          </w:tcPr>
          <w:p w14:paraId="0B8B02A0"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2019</w:t>
            </w:r>
          </w:p>
        </w:tc>
        <w:tc>
          <w:tcPr>
            <w:tcW w:w="492" w:type="pct"/>
            <w:shd w:val="clear" w:color="auto" w:fill="002060"/>
            <w:vAlign w:val="center"/>
          </w:tcPr>
          <w:p w14:paraId="6EF06FBA"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2020</w:t>
            </w:r>
          </w:p>
        </w:tc>
        <w:tc>
          <w:tcPr>
            <w:tcW w:w="431" w:type="pct"/>
            <w:shd w:val="clear" w:color="auto" w:fill="002060"/>
            <w:vAlign w:val="center"/>
          </w:tcPr>
          <w:p w14:paraId="18FB3297"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2018</w:t>
            </w:r>
          </w:p>
        </w:tc>
        <w:tc>
          <w:tcPr>
            <w:tcW w:w="431" w:type="pct"/>
            <w:shd w:val="clear" w:color="auto" w:fill="002060"/>
            <w:vAlign w:val="center"/>
          </w:tcPr>
          <w:p w14:paraId="77D07809"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2019</w:t>
            </w:r>
          </w:p>
        </w:tc>
        <w:tc>
          <w:tcPr>
            <w:tcW w:w="431" w:type="pct"/>
            <w:shd w:val="clear" w:color="auto" w:fill="002060"/>
            <w:vAlign w:val="center"/>
          </w:tcPr>
          <w:p w14:paraId="1399DF6B"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2020</w:t>
            </w:r>
          </w:p>
        </w:tc>
        <w:tc>
          <w:tcPr>
            <w:tcW w:w="492" w:type="pct"/>
            <w:shd w:val="clear" w:color="auto" w:fill="002060"/>
            <w:vAlign w:val="center"/>
          </w:tcPr>
          <w:p w14:paraId="111CBFF3"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2018</w:t>
            </w:r>
          </w:p>
        </w:tc>
        <w:tc>
          <w:tcPr>
            <w:tcW w:w="492" w:type="pct"/>
            <w:shd w:val="clear" w:color="auto" w:fill="002060"/>
            <w:vAlign w:val="center"/>
          </w:tcPr>
          <w:p w14:paraId="16FC89F9"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2019</w:t>
            </w:r>
          </w:p>
        </w:tc>
        <w:tc>
          <w:tcPr>
            <w:tcW w:w="492" w:type="pct"/>
            <w:shd w:val="clear" w:color="auto" w:fill="002060"/>
            <w:vAlign w:val="center"/>
          </w:tcPr>
          <w:p w14:paraId="7145CDE0"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2020</w:t>
            </w:r>
          </w:p>
        </w:tc>
      </w:tr>
      <w:tr w:rsidR="004863D8" w:rsidRPr="009676D7" w14:paraId="4C57FD81" w14:textId="77777777" w:rsidTr="00F149A0">
        <w:trPr>
          <w:trHeight w:val="300"/>
        </w:trPr>
        <w:tc>
          <w:tcPr>
            <w:tcW w:w="759" w:type="pct"/>
          </w:tcPr>
          <w:p w14:paraId="4E70104F"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Anorí</w:t>
            </w:r>
          </w:p>
        </w:tc>
        <w:tc>
          <w:tcPr>
            <w:tcW w:w="492" w:type="pct"/>
          </w:tcPr>
          <w:p w14:paraId="3C2E8DA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397,95</w:t>
            </w:r>
          </w:p>
        </w:tc>
        <w:tc>
          <w:tcPr>
            <w:tcW w:w="492" w:type="pct"/>
          </w:tcPr>
          <w:p w14:paraId="60FD092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525,43</w:t>
            </w:r>
          </w:p>
        </w:tc>
        <w:tc>
          <w:tcPr>
            <w:tcW w:w="492" w:type="pct"/>
          </w:tcPr>
          <w:p w14:paraId="6655BE1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547,85</w:t>
            </w:r>
          </w:p>
        </w:tc>
        <w:tc>
          <w:tcPr>
            <w:tcW w:w="431" w:type="pct"/>
          </w:tcPr>
          <w:p w14:paraId="026A61C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52,44</w:t>
            </w:r>
          </w:p>
        </w:tc>
        <w:tc>
          <w:tcPr>
            <w:tcW w:w="431" w:type="pct"/>
          </w:tcPr>
          <w:p w14:paraId="4635FEF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49,01</w:t>
            </w:r>
          </w:p>
        </w:tc>
        <w:tc>
          <w:tcPr>
            <w:tcW w:w="431" w:type="pct"/>
          </w:tcPr>
          <w:p w14:paraId="2082096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12,49</w:t>
            </w:r>
          </w:p>
        </w:tc>
        <w:tc>
          <w:tcPr>
            <w:tcW w:w="492" w:type="pct"/>
          </w:tcPr>
          <w:p w14:paraId="37AF27C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1.237,89</w:t>
            </w:r>
          </w:p>
        </w:tc>
        <w:tc>
          <w:tcPr>
            <w:tcW w:w="492" w:type="pct"/>
          </w:tcPr>
          <w:p w14:paraId="5594FC9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1.287,84</w:t>
            </w:r>
          </w:p>
        </w:tc>
        <w:tc>
          <w:tcPr>
            <w:tcW w:w="492" w:type="pct"/>
          </w:tcPr>
          <w:p w14:paraId="4FAA1E4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1.438,75</w:t>
            </w:r>
          </w:p>
        </w:tc>
      </w:tr>
      <w:tr w:rsidR="004863D8" w:rsidRPr="009676D7" w14:paraId="7B2234D3" w14:textId="77777777" w:rsidTr="00F149A0">
        <w:trPr>
          <w:trHeight w:val="300"/>
        </w:trPr>
        <w:tc>
          <w:tcPr>
            <w:tcW w:w="759" w:type="pct"/>
          </w:tcPr>
          <w:p w14:paraId="66A51FCB"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Campamento</w:t>
            </w:r>
          </w:p>
        </w:tc>
        <w:tc>
          <w:tcPr>
            <w:tcW w:w="492" w:type="pct"/>
          </w:tcPr>
          <w:p w14:paraId="67C1981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92" w:type="pct"/>
          </w:tcPr>
          <w:p w14:paraId="08F4B96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92" w:type="pct"/>
          </w:tcPr>
          <w:p w14:paraId="2F79280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31" w:type="pct"/>
          </w:tcPr>
          <w:p w14:paraId="5600F08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31" w:type="pct"/>
          </w:tcPr>
          <w:p w14:paraId="7D17508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31" w:type="pct"/>
          </w:tcPr>
          <w:p w14:paraId="0279A98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92" w:type="pct"/>
          </w:tcPr>
          <w:p w14:paraId="10689EF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1,64</w:t>
            </w:r>
          </w:p>
        </w:tc>
        <w:tc>
          <w:tcPr>
            <w:tcW w:w="492" w:type="pct"/>
          </w:tcPr>
          <w:p w14:paraId="18A65EA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92" w:type="pct"/>
          </w:tcPr>
          <w:p w14:paraId="418A8BC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r>
      <w:tr w:rsidR="004863D8" w:rsidRPr="009676D7" w14:paraId="48978CBE" w14:textId="77777777" w:rsidTr="00F149A0">
        <w:trPr>
          <w:trHeight w:val="300"/>
        </w:trPr>
        <w:tc>
          <w:tcPr>
            <w:tcW w:w="759" w:type="pct"/>
          </w:tcPr>
          <w:p w14:paraId="6A517E6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Ituango</w:t>
            </w:r>
          </w:p>
        </w:tc>
        <w:tc>
          <w:tcPr>
            <w:tcW w:w="492" w:type="pct"/>
          </w:tcPr>
          <w:p w14:paraId="536C44D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92" w:type="pct"/>
          </w:tcPr>
          <w:p w14:paraId="7B9A924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92" w:type="pct"/>
          </w:tcPr>
          <w:p w14:paraId="73EA65E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31" w:type="pct"/>
          </w:tcPr>
          <w:p w14:paraId="02549DC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31" w:type="pct"/>
          </w:tcPr>
          <w:p w14:paraId="0336623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31" w:type="pct"/>
          </w:tcPr>
          <w:p w14:paraId="5862C04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92" w:type="pct"/>
          </w:tcPr>
          <w:p w14:paraId="5F7774F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23,38</w:t>
            </w:r>
          </w:p>
        </w:tc>
        <w:tc>
          <w:tcPr>
            <w:tcW w:w="492" w:type="pct"/>
          </w:tcPr>
          <w:p w14:paraId="04D053F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92" w:type="pct"/>
          </w:tcPr>
          <w:p w14:paraId="473147A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r>
      <w:tr w:rsidR="004863D8" w:rsidRPr="009676D7" w14:paraId="22CACD50" w14:textId="77777777" w:rsidTr="00F149A0">
        <w:trPr>
          <w:trHeight w:val="300"/>
        </w:trPr>
        <w:tc>
          <w:tcPr>
            <w:tcW w:w="759" w:type="pct"/>
          </w:tcPr>
          <w:p w14:paraId="78FF2724"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Valdivia</w:t>
            </w:r>
          </w:p>
        </w:tc>
        <w:tc>
          <w:tcPr>
            <w:tcW w:w="492" w:type="pct"/>
          </w:tcPr>
          <w:p w14:paraId="6F8D934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92" w:type="pct"/>
          </w:tcPr>
          <w:p w14:paraId="2557E6B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92" w:type="pct"/>
          </w:tcPr>
          <w:p w14:paraId="383B68F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0,00</w:t>
            </w:r>
          </w:p>
        </w:tc>
        <w:tc>
          <w:tcPr>
            <w:tcW w:w="431" w:type="pct"/>
          </w:tcPr>
          <w:p w14:paraId="5A371EE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65,57</w:t>
            </w:r>
          </w:p>
        </w:tc>
        <w:tc>
          <w:tcPr>
            <w:tcW w:w="431" w:type="pct"/>
          </w:tcPr>
          <w:p w14:paraId="0FA8725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0,46</w:t>
            </w:r>
          </w:p>
        </w:tc>
        <w:tc>
          <w:tcPr>
            <w:tcW w:w="431" w:type="pct"/>
          </w:tcPr>
          <w:p w14:paraId="4C37037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129,51</w:t>
            </w:r>
          </w:p>
        </w:tc>
        <w:tc>
          <w:tcPr>
            <w:tcW w:w="492" w:type="pct"/>
          </w:tcPr>
          <w:p w14:paraId="758DBFB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455,63</w:t>
            </w:r>
          </w:p>
        </w:tc>
        <w:tc>
          <w:tcPr>
            <w:tcW w:w="492" w:type="pct"/>
          </w:tcPr>
          <w:p w14:paraId="5A01434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501,34</w:t>
            </w:r>
          </w:p>
        </w:tc>
        <w:tc>
          <w:tcPr>
            <w:tcW w:w="492" w:type="pct"/>
          </w:tcPr>
          <w:p w14:paraId="7D7F96D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296,68</w:t>
            </w:r>
          </w:p>
        </w:tc>
      </w:tr>
      <w:tr w:rsidR="004863D8" w:rsidRPr="009676D7" w14:paraId="4FF4102F" w14:textId="77777777" w:rsidTr="00F149A0">
        <w:trPr>
          <w:trHeight w:val="300"/>
        </w:trPr>
        <w:tc>
          <w:tcPr>
            <w:tcW w:w="759" w:type="pct"/>
          </w:tcPr>
          <w:p w14:paraId="59333ED1" w14:textId="77777777" w:rsidR="004863D8" w:rsidRPr="009676D7" w:rsidRDefault="004863D8" w:rsidP="00F149A0">
            <w:pPr>
              <w:spacing w:line="276" w:lineRule="auto"/>
              <w:jc w:val="left"/>
              <w:rPr>
                <w:rFonts w:ascii="Times New Roman" w:hAnsi="Times New Roman" w:cs="Times New Roman"/>
                <w:b/>
                <w:sz w:val="16"/>
                <w:szCs w:val="16"/>
              </w:rPr>
            </w:pPr>
            <w:r w:rsidRPr="009676D7">
              <w:rPr>
                <w:rFonts w:ascii="Times New Roman" w:eastAsia="Calibri" w:hAnsi="Times New Roman" w:cs="Times New Roman"/>
                <w:b/>
                <w:sz w:val="16"/>
                <w:szCs w:val="16"/>
              </w:rPr>
              <w:t>Provincia</w:t>
            </w:r>
          </w:p>
        </w:tc>
        <w:tc>
          <w:tcPr>
            <w:tcW w:w="492" w:type="pct"/>
          </w:tcPr>
          <w:p w14:paraId="1DFDC014"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397,95</w:t>
            </w:r>
          </w:p>
        </w:tc>
        <w:tc>
          <w:tcPr>
            <w:tcW w:w="492" w:type="pct"/>
          </w:tcPr>
          <w:p w14:paraId="2ABE852D"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525,43</w:t>
            </w:r>
          </w:p>
        </w:tc>
        <w:tc>
          <w:tcPr>
            <w:tcW w:w="492" w:type="pct"/>
          </w:tcPr>
          <w:p w14:paraId="6A07D4E1"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547,85</w:t>
            </w:r>
          </w:p>
        </w:tc>
        <w:tc>
          <w:tcPr>
            <w:tcW w:w="431" w:type="pct"/>
          </w:tcPr>
          <w:p w14:paraId="497EAB28"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118,01</w:t>
            </w:r>
          </w:p>
        </w:tc>
        <w:tc>
          <w:tcPr>
            <w:tcW w:w="431" w:type="pct"/>
          </w:tcPr>
          <w:p w14:paraId="1B78FB32"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49,47</w:t>
            </w:r>
          </w:p>
        </w:tc>
        <w:tc>
          <w:tcPr>
            <w:tcW w:w="431" w:type="pct"/>
          </w:tcPr>
          <w:p w14:paraId="0B496297"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142,00</w:t>
            </w:r>
          </w:p>
        </w:tc>
        <w:tc>
          <w:tcPr>
            <w:tcW w:w="492" w:type="pct"/>
          </w:tcPr>
          <w:p w14:paraId="195801E4"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1.718,53</w:t>
            </w:r>
          </w:p>
        </w:tc>
        <w:tc>
          <w:tcPr>
            <w:tcW w:w="492" w:type="pct"/>
          </w:tcPr>
          <w:p w14:paraId="604D42CC"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1.789,18</w:t>
            </w:r>
          </w:p>
        </w:tc>
        <w:tc>
          <w:tcPr>
            <w:tcW w:w="492" w:type="pct"/>
          </w:tcPr>
          <w:p w14:paraId="0F086414"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1.735,44</w:t>
            </w:r>
          </w:p>
        </w:tc>
      </w:tr>
      <w:tr w:rsidR="004863D8" w:rsidRPr="009676D7" w14:paraId="7146D68C" w14:textId="77777777" w:rsidTr="00F149A0">
        <w:trPr>
          <w:trHeight w:val="300"/>
        </w:trPr>
        <w:tc>
          <w:tcPr>
            <w:tcW w:w="759" w:type="pct"/>
          </w:tcPr>
          <w:p w14:paraId="611DA866" w14:textId="77777777" w:rsidR="004863D8" w:rsidRPr="009676D7" w:rsidRDefault="004863D8" w:rsidP="00F149A0">
            <w:pPr>
              <w:spacing w:line="276" w:lineRule="auto"/>
              <w:jc w:val="left"/>
              <w:rPr>
                <w:rFonts w:ascii="Times New Roman" w:hAnsi="Times New Roman" w:cs="Times New Roman"/>
                <w:b/>
                <w:sz w:val="16"/>
                <w:szCs w:val="16"/>
              </w:rPr>
            </w:pPr>
            <w:r w:rsidRPr="009676D7">
              <w:rPr>
                <w:rFonts w:ascii="Times New Roman" w:eastAsia="Calibri" w:hAnsi="Times New Roman" w:cs="Times New Roman"/>
                <w:b/>
                <w:sz w:val="16"/>
                <w:szCs w:val="16"/>
              </w:rPr>
              <w:t>Subregión</w:t>
            </w:r>
          </w:p>
        </w:tc>
        <w:tc>
          <w:tcPr>
            <w:tcW w:w="492" w:type="pct"/>
          </w:tcPr>
          <w:p w14:paraId="49D23C47"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0,00</w:t>
            </w:r>
          </w:p>
        </w:tc>
        <w:tc>
          <w:tcPr>
            <w:tcW w:w="492" w:type="pct"/>
          </w:tcPr>
          <w:p w14:paraId="215F46DD"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0,00</w:t>
            </w:r>
          </w:p>
        </w:tc>
        <w:tc>
          <w:tcPr>
            <w:tcW w:w="492" w:type="pct"/>
          </w:tcPr>
          <w:p w14:paraId="5F2E424F"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0,00</w:t>
            </w:r>
          </w:p>
        </w:tc>
        <w:tc>
          <w:tcPr>
            <w:tcW w:w="431" w:type="pct"/>
          </w:tcPr>
          <w:p w14:paraId="0CB2A91E"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65,57</w:t>
            </w:r>
          </w:p>
        </w:tc>
        <w:tc>
          <w:tcPr>
            <w:tcW w:w="431" w:type="pct"/>
          </w:tcPr>
          <w:p w14:paraId="3D0EA443"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0,46</w:t>
            </w:r>
          </w:p>
        </w:tc>
        <w:tc>
          <w:tcPr>
            <w:tcW w:w="431" w:type="pct"/>
          </w:tcPr>
          <w:p w14:paraId="75C0794D"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129,51</w:t>
            </w:r>
          </w:p>
        </w:tc>
        <w:tc>
          <w:tcPr>
            <w:tcW w:w="492" w:type="pct"/>
          </w:tcPr>
          <w:p w14:paraId="73FA6C71"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480,65</w:t>
            </w:r>
          </w:p>
        </w:tc>
        <w:tc>
          <w:tcPr>
            <w:tcW w:w="492" w:type="pct"/>
          </w:tcPr>
          <w:p w14:paraId="691F136C"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501,34</w:t>
            </w:r>
          </w:p>
        </w:tc>
        <w:tc>
          <w:tcPr>
            <w:tcW w:w="492" w:type="pct"/>
          </w:tcPr>
          <w:p w14:paraId="6839177C"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296,68</w:t>
            </w:r>
          </w:p>
        </w:tc>
      </w:tr>
      <w:tr w:rsidR="004863D8" w:rsidRPr="009676D7" w14:paraId="770A6540" w14:textId="77777777" w:rsidTr="00F149A0">
        <w:trPr>
          <w:trHeight w:val="300"/>
        </w:trPr>
        <w:tc>
          <w:tcPr>
            <w:tcW w:w="759" w:type="pct"/>
          </w:tcPr>
          <w:p w14:paraId="45A1A548" w14:textId="77777777" w:rsidR="004863D8" w:rsidRPr="009676D7" w:rsidRDefault="004863D8" w:rsidP="00F149A0">
            <w:pPr>
              <w:spacing w:line="276" w:lineRule="auto"/>
              <w:jc w:val="left"/>
              <w:rPr>
                <w:rFonts w:ascii="Times New Roman" w:hAnsi="Times New Roman" w:cs="Times New Roman"/>
                <w:b/>
                <w:sz w:val="16"/>
                <w:szCs w:val="16"/>
              </w:rPr>
            </w:pPr>
            <w:r w:rsidRPr="009676D7">
              <w:rPr>
                <w:rFonts w:ascii="Times New Roman" w:eastAsia="Calibri" w:hAnsi="Times New Roman" w:cs="Times New Roman"/>
                <w:b/>
                <w:sz w:val="16"/>
                <w:szCs w:val="16"/>
              </w:rPr>
              <w:t>Departamento</w:t>
            </w:r>
          </w:p>
        </w:tc>
        <w:tc>
          <w:tcPr>
            <w:tcW w:w="492" w:type="pct"/>
          </w:tcPr>
          <w:p w14:paraId="654E8EB3"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16.186,55</w:t>
            </w:r>
          </w:p>
        </w:tc>
        <w:tc>
          <w:tcPr>
            <w:tcW w:w="492" w:type="pct"/>
          </w:tcPr>
          <w:p w14:paraId="11C5572D"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17.799,24</w:t>
            </w:r>
          </w:p>
        </w:tc>
        <w:tc>
          <w:tcPr>
            <w:tcW w:w="492" w:type="pct"/>
          </w:tcPr>
          <w:p w14:paraId="5AAE0D46"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19.241,00</w:t>
            </w:r>
          </w:p>
        </w:tc>
        <w:tc>
          <w:tcPr>
            <w:tcW w:w="431" w:type="pct"/>
          </w:tcPr>
          <w:p w14:paraId="62400B8C"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1.633,05</w:t>
            </w:r>
          </w:p>
        </w:tc>
        <w:tc>
          <w:tcPr>
            <w:tcW w:w="431" w:type="pct"/>
          </w:tcPr>
          <w:p w14:paraId="4E07E0E3"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1.658,20</w:t>
            </w:r>
          </w:p>
        </w:tc>
        <w:tc>
          <w:tcPr>
            <w:tcW w:w="431" w:type="pct"/>
          </w:tcPr>
          <w:p w14:paraId="1F4B34F1"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1.806,25</w:t>
            </w:r>
          </w:p>
        </w:tc>
        <w:tc>
          <w:tcPr>
            <w:tcW w:w="492" w:type="pct"/>
          </w:tcPr>
          <w:p w14:paraId="233AB82D"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18.627,42</w:t>
            </w:r>
          </w:p>
        </w:tc>
        <w:tc>
          <w:tcPr>
            <w:tcW w:w="492" w:type="pct"/>
          </w:tcPr>
          <w:p w14:paraId="1EB859C9"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20.744,04</w:t>
            </w:r>
          </w:p>
        </w:tc>
        <w:tc>
          <w:tcPr>
            <w:tcW w:w="492" w:type="pct"/>
          </w:tcPr>
          <w:p w14:paraId="215939C8"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19.842,33</w:t>
            </w:r>
          </w:p>
        </w:tc>
      </w:tr>
    </w:tbl>
    <w:p w14:paraId="64DB3FE9" w14:textId="77777777" w:rsidR="004863D8" w:rsidRPr="009676D7" w:rsidRDefault="004863D8" w:rsidP="004863D8">
      <w:pPr>
        <w:spacing w:before="0" w:after="160"/>
        <w:contextualSpacing/>
      </w:pPr>
      <w:r w:rsidRPr="2C3D3FD4">
        <w:rPr>
          <w:rFonts w:ascii="Times New Roman" w:eastAsia="Calibri" w:hAnsi="Times New Roman" w:cs="Times New Roman"/>
          <w:b/>
          <w:bCs/>
          <w:color w:val="000000" w:themeColor="text1"/>
          <w:sz w:val="18"/>
          <w:szCs w:val="18"/>
        </w:rPr>
        <w:t>Fuente:</w:t>
      </w:r>
      <w:r w:rsidRPr="2C3D3FD4">
        <w:rPr>
          <w:rFonts w:ascii="Times New Roman" w:eastAsia="Calibri" w:hAnsi="Times New Roman" w:cs="Times New Roman"/>
          <w:color w:val="000000" w:themeColor="text1"/>
          <w:sz w:val="18"/>
          <w:szCs w:val="18"/>
        </w:rPr>
        <w:t xml:space="preserve"> </w:t>
      </w:r>
      <w:r w:rsidRPr="2C3D3FD4">
        <w:rPr>
          <w:rFonts w:ascii="Times New Roman" w:eastAsia="Calibri" w:hAnsi="Times New Roman" w:cs="Times New Roman"/>
          <w:sz w:val="18"/>
          <w:szCs w:val="18"/>
        </w:rPr>
        <w:t>Ministerio de Minas y Energía (2021).</w:t>
      </w:r>
    </w:p>
    <w:p w14:paraId="4A2FAAA1" w14:textId="77777777" w:rsidR="004863D8" w:rsidRDefault="004863D8" w:rsidP="004863D8">
      <w:pPr>
        <w:spacing w:before="0" w:after="160"/>
        <w:contextualSpacing/>
        <w:rPr>
          <w:rFonts w:ascii="Times New Roman" w:eastAsia="Calibri" w:hAnsi="Times New Roman" w:cs="Times New Roman"/>
          <w:sz w:val="18"/>
          <w:szCs w:val="18"/>
        </w:rPr>
      </w:pPr>
    </w:p>
    <w:p w14:paraId="21B1CC4A" w14:textId="77777777" w:rsidR="004863D8" w:rsidRDefault="004863D8" w:rsidP="004863D8">
      <w:pPr>
        <w:spacing w:before="0" w:after="160"/>
        <w:contextualSpacing/>
        <w:jc w:val="center"/>
        <w:rPr>
          <w:rFonts w:ascii="Times New Roman" w:eastAsia="Calibri" w:hAnsi="Times New Roman" w:cs="Times New Roman"/>
          <w:sz w:val="18"/>
          <w:szCs w:val="18"/>
        </w:rPr>
      </w:pPr>
      <w:r>
        <w:rPr>
          <w:noProof/>
          <w:lang w:eastAsia="es-CO"/>
        </w:rPr>
        <w:drawing>
          <wp:inline distT="0" distB="0" distL="0" distR="0" wp14:anchorId="66D2222B" wp14:editId="2675C169">
            <wp:extent cx="3698239" cy="3960000"/>
            <wp:effectExtent l="0" t="0" r="0" b="0"/>
            <wp:docPr id="1849207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07494" name="Picture 1849207494"/>
                    <pic:cNvPicPr/>
                  </pic:nvPicPr>
                  <pic:blipFill>
                    <a:blip r:embed="rId67">
                      <a:extLst>
                        <a:ext uri="{28A0092B-C50C-407E-A947-70E740481C1C}">
                          <a14:useLocalDpi xmlns:a14="http://schemas.microsoft.com/office/drawing/2010/main"/>
                        </a:ext>
                      </a:extLst>
                    </a:blip>
                    <a:stretch>
                      <a:fillRect/>
                    </a:stretch>
                  </pic:blipFill>
                  <pic:spPr>
                    <a:xfrm>
                      <a:off x="0" y="0"/>
                      <a:ext cx="3698239" cy="3960000"/>
                    </a:xfrm>
                    <a:prstGeom prst="rect">
                      <a:avLst/>
                    </a:prstGeom>
                  </pic:spPr>
                </pic:pic>
              </a:graphicData>
            </a:graphic>
          </wp:inline>
        </w:drawing>
      </w:r>
    </w:p>
    <w:p w14:paraId="3CF6F8A4" w14:textId="77777777" w:rsidR="004863D8" w:rsidRPr="009676D7" w:rsidRDefault="004863D8" w:rsidP="004863D8">
      <w:pPr>
        <w:spacing w:after="160"/>
        <w:contextualSpacing/>
        <w:rPr>
          <w:rFonts w:ascii="Times New Roman" w:hAnsi="Times New Roman" w:cs="Times New Roman"/>
        </w:rPr>
      </w:pPr>
    </w:p>
    <w:p w14:paraId="69AD8989" w14:textId="77777777" w:rsidR="004863D8" w:rsidRPr="009676D7" w:rsidRDefault="004863D8" w:rsidP="004863D8">
      <w:pPr>
        <w:rPr>
          <w:rFonts w:ascii="Times New Roman" w:hAnsi="Times New Roman" w:cs="Times New Roman"/>
        </w:rPr>
      </w:pPr>
      <w:r>
        <w:rPr>
          <w:rFonts w:ascii="Times New Roman" w:hAnsi="Times New Roman" w:cs="Times New Roman"/>
        </w:rPr>
        <w:t>Los delitos de alto impacto en la PAP</w:t>
      </w:r>
      <w:r w:rsidRPr="009676D7">
        <w:rPr>
          <w:rFonts w:ascii="Times New Roman" w:hAnsi="Times New Roman" w:cs="Times New Roman"/>
        </w:rPr>
        <w:t xml:space="preserve"> Bio‑energética del Norte de Antioquia evidencian una marcada diferencia entre los municipios de la Provincia, con comportamientos que reflejan tanto dinámicas locales como la influencia de otro tipo de conflictividades a nivel subregional. En materia de la tasa de homicidios por cada 100 mil habitantes, destacan cifras especialmente elevadas en San Andrés de Cuerquia (392), Briceño (226) y Anorí (219), muy por encima del promedio provincial (125) y departamental (59). En contraste, municipios como Guadalupe (43) y Angostura (56) presentan tasas relativamente menores. Este patrón sugiere la persistencia de disputas territoriales y presiones armadas en zonas específicas de la Provincia, particularmente en los corredores estratégicos que conectan con el Nudo de Paramillo y el Bajo Cauca.</w:t>
      </w:r>
    </w:p>
    <w:p w14:paraId="4182446E"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En los delitos de impacto contra la integridad y la convivencia, también se observan diferencias relevantes. La violencia intrafamiliar presenta tasas especialmente altas en municipios como Carolina del Príncipe (304), Toledo (249) y San Andrés de Cuerquia (203), lo que indica la necesidad de fortalecer las rutas de atención psicosocial y los mecanismos de protección en contextos rurales. En cuanto a delitos sexuales, municipios como Ituango (166) y Campamento (80) registran las cifras más elevadas, superando ampliamente el promedio provincial (63) y departamental (62). Por su parte, los hurtos muestran mayor incidencia en municipios como Yarumal (122) y Carolina del Príncipe (101), reflejando dinámicas urbanas y de movilidad que contrastan con los niveles más bajos de municipios rurales dispersos. En conjunto, estos datos permiten identificar patrones diferenciados de inseguridad que requieren estrategias focalizadas y articuladas a nivel provincial.</w:t>
      </w:r>
    </w:p>
    <w:p w14:paraId="3D880CDF"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55</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Tasa delitos de alto impacto por municipio de la PAP Bio-energética del Norte de Antioquia en 2025</w:t>
      </w:r>
    </w:p>
    <w:tbl>
      <w:tblPr>
        <w:tblStyle w:val="TableGrid"/>
        <w:tblW w:w="5000" w:type="pct"/>
        <w:tblLayout w:type="fixed"/>
        <w:tblLook w:val="04A0" w:firstRow="1" w:lastRow="0" w:firstColumn="1" w:lastColumn="0" w:noHBand="0" w:noVBand="1"/>
      </w:tblPr>
      <w:tblGrid>
        <w:gridCol w:w="2808"/>
        <w:gridCol w:w="1504"/>
        <w:gridCol w:w="1506"/>
        <w:gridCol w:w="1506"/>
        <w:gridCol w:w="1504"/>
      </w:tblGrid>
      <w:tr w:rsidR="004863D8" w:rsidRPr="009676D7" w14:paraId="5FE65399" w14:textId="77777777" w:rsidTr="00F149A0">
        <w:trPr>
          <w:trHeight w:val="300"/>
        </w:trPr>
        <w:tc>
          <w:tcPr>
            <w:tcW w:w="1590" w:type="pct"/>
            <w:shd w:val="clear" w:color="auto" w:fill="002060"/>
            <w:noWrap/>
            <w:vAlign w:val="center"/>
            <w:hideMark/>
          </w:tcPr>
          <w:p w14:paraId="2762A9D8" w14:textId="77777777" w:rsidR="004863D8" w:rsidRPr="009676D7" w:rsidRDefault="004863D8" w:rsidP="00F149A0">
            <w:pPr>
              <w:jc w:val="center"/>
              <w:rPr>
                <w:rFonts w:ascii="Times New Roman" w:eastAsia="Times New Roman" w:hAnsi="Times New Roman" w:cs="Times New Roman"/>
                <w:b/>
                <w:color w:val="FFFFFF" w:themeColor="background1"/>
                <w:sz w:val="16"/>
                <w:szCs w:val="16"/>
              </w:rPr>
            </w:pPr>
            <w:r w:rsidRPr="009676D7">
              <w:rPr>
                <w:rFonts w:ascii="Times New Roman" w:eastAsia="Times New Roman" w:hAnsi="Times New Roman" w:cs="Times New Roman"/>
                <w:b/>
                <w:color w:val="FFFFFF" w:themeColor="background1"/>
                <w:sz w:val="16"/>
                <w:szCs w:val="16"/>
              </w:rPr>
              <w:t>Municipio</w:t>
            </w:r>
          </w:p>
        </w:tc>
        <w:tc>
          <w:tcPr>
            <w:tcW w:w="852" w:type="pct"/>
            <w:shd w:val="clear" w:color="auto" w:fill="002060"/>
            <w:vAlign w:val="center"/>
          </w:tcPr>
          <w:p w14:paraId="0F1A8D5A" w14:textId="77777777" w:rsidR="004863D8" w:rsidRPr="009676D7" w:rsidRDefault="004863D8" w:rsidP="00F149A0">
            <w:pPr>
              <w:jc w:val="center"/>
              <w:rPr>
                <w:rFonts w:ascii="Times New Roman" w:eastAsia="Times New Roman" w:hAnsi="Times New Roman" w:cs="Times New Roman"/>
                <w:b/>
                <w:color w:val="FFFFFF" w:themeColor="background1"/>
                <w:sz w:val="16"/>
                <w:szCs w:val="16"/>
              </w:rPr>
            </w:pPr>
            <w:r w:rsidRPr="009676D7">
              <w:rPr>
                <w:rFonts w:ascii="Times New Roman" w:eastAsia="Times New Roman" w:hAnsi="Times New Roman" w:cs="Times New Roman"/>
                <w:b/>
                <w:color w:val="FFFFFF" w:themeColor="background1"/>
                <w:sz w:val="16"/>
                <w:szCs w:val="16"/>
              </w:rPr>
              <w:t>Homicidios por cada 100.000 habitantes</w:t>
            </w:r>
          </w:p>
        </w:tc>
        <w:tc>
          <w:tcPr>
            <w:tcW w:w="853" w:type="pct"/>
            <w:shd w:val="clear" w:color="auto" w:fill="002060"/>
            <w:noWrap/>
            <w:vAlign w:val="center"/>
            <w:hideMark/>
          </w:tcPr>
          <w:p w14:paraId="08AD6CEC" w14:textId="77777777" w:rsidR="004863D8" w:rsidRPr="009676D7" w:rsidRDefault="004863D8" w:rsidP="00F149A0">
            <w:pPr>
              <w:jc w:val="center"/>
              <w:rPr>
                <w:rFonts w:ascii="Times New Roman" w:eastAsia="Times New Roman" w:hAnsi="Times New Roman" w:cs="Times New Roman"/>
                <w:b/>
                <w:color w:val="FFFFFF" w:themeColor="background1"/>
                <w:sz w:val="16"/>
                <w:szCs w:val="16"/>
              </w:rPr>
            </w:pPr>
            <w:r w:rsidRPr="009676D7">
              <w:rPr>
                <w:rFonts w:ascii="Times New Roman" w:eastAsia="Times New Roman" w:hAnsi="Times New Roman" w:cs="Times New Roman"/>
                <w:b/>
                <w:color w:val="FFFFFF" w:themeColor="background1"/>
                <w:sz w:val="16"/>
                <w:szCs w:val="16"/>
              </w:rPr>
              <w:t>Hurtos por cada 100.000 habitantes</w:t>
            </w:r>
          </w:p>
        </w:tc>
        <w:tc>
          <w:tcPr>
            <w:tcW w:w="853" w:type="pct"/>
            <w:shd w:val="clear" w:color="auto" w:fill="002060"/>
            <w:noWrap/>
            <w:vAlign w:val="center"/>
            <w:hideMark/>
          </w:tcPr>
          <w:p w14:paraId="00384832" w14:textId="77777777" w:rsidR="004863D8" w:rsidRPr="009676D7" w:rsidRDefault="004863D8" w:rsidP="00F149A0">
            <w:pPr>
              <w:jc w:val="center"/>
              <w:rPr>
                <w:rFonts w:ascii="Times New Roman" w:eastAsia="Times New Roman" w:hAnsi="Times New Roman" w:cs="Times New Roman"/>
                <w:b/>
                <w:color w:val="FFFFFF" w:themeColor="background1"/>
                <w:sz w:val="16"/>
                <w:szCs w:val="16"/>
              </w:rPr>
            </w:pPr>
            <w:r w:rsidRPr="009676D7">
              <w:rPr>
                <w:rFonts w:ascii="Times New Roman" w:eastAsia="Times New Roman" w:hAnsi="Times New Roman" w:cs="Times New Roman"/>
                <w:b/>
                <w:color w:val="FFFFFF" w:themeColor="background1"/>
                <w:sz w:val="16"/>
                <w:szCs w:val="16"/>
              </w:rPr>
              <w:t>Violencia intrafamiliar por cada 100.000 habitantes</w:t>
            </w:r>
          </w:p>
        </w:tc>
        <w:tc>
          <w:tcPr>
            <w:tcW w:w="852" w:type="pct"/>
            <w:shd w:val="clear" w:color="auto" w:fill="002060"/>
            <w:noWrap/>
            <w:vAlign w:val="center"/>
            <w:hideMark/>
          </w:tcPr>
          <w:p w14:paraId="0A364AF5" w14:textId="77777777" w:rsidR="004863D8" w:rsidRPr="009676D7" w:rsidRDefault="004863D8" w:rsidP="00F149A0">
            <w:pPr>
              <w:jc w:val="center"/>
              <w:rPr>
                <w:rFonts w:ascii="Times New Roman" w:eastAsia="Times New Roman" w:hAnsi="Times New Roman" w:cs="Times New Roman"/>
                <w:b/>
                <w:color w:val="FFFFFF" w:themeColor="background1"/>
                <w:sz w:val="16"/>
                <w:szCs w:val="16"/>
              </w:rPr>
            </w:pPr>
            <w:r w:rsidRPr="009676D7">
              <w:rPr>
                <w:rFonts w:ascii="Times New Roman" w:eastAsia="Times New Roman" w:hAnsi="Times New Roman" w:cs="Times New Roman"/>
                <w:b/>
                <w:color w:val="FFFFFF" w:themeColor="background1"/>
                <w:sz w:val="16"/>
                <w:szCs w:val="16"/>
              </w:rPr>
              <w:t>Delitos sexuales por cada 100.000 habitantes</w:t>
            </w:r>
          </w:p>
        </w:tc>
      </w:tr>
      <w:tr w:rsidR="004863D8" w:rsidRPr="009676D7" w14:paraId="1537D3D8" w14:textId="77777777" w:rsidTr="00F149A0">
        <w:trPr>
          <w:trHeight w:val="300"/>
        </w:trPr>
        <w:tc>
          <w:tcPr>
            <w:tcW w:w="1590" w:type="pct"/>
            <w:noWrap/>
            <w:hideMark/>
          </w:tcPr>
          <w:p w14:paraId="2221FE73" w14:textId="77777777" w:rsidR="004863D8" w:rsidRPr="009676D7" w:rsidRDefault="004863D8" w:rsidP="00F149A0">
            <w:pP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Angostura</w:t>
            </w:r>
          </w:p>
        </w:tc>
        <w:tc>
          <w:tcPr>
            <w:tcW w:w="852" w:type="pct"/>
            <w:vAlign w:val="center"/>
          </w:tcPr>
          <w:p w14:paraId="0D2B3F39"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56</w:t>
            </w:r>
          </w:p>
        </w:tc>
        <w:tc>
          <w:tcPr>
            <w:tcW w:w="853" w:type="pct"/>
            <w:noWrap/>
            <w:vAlign w:val="center"/>
            <w:hideMark/>
          </w:tcPr>
          <w:p w14:paraId="4F251F16"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16</w:t>
            </w:r>
          </w:p>
        </w:tc>
        <w:tc>
          <w:tcPr>
            <w:tcW w:w="853" w:type="pct"/>
            <w:noWrap/>
            <w:vAlign w:val="center"/>
            <w:hideMark/>
          </w:tcPr>
          <w:p w14:paraId="5E265D5E"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104</w:t>
            </w:r>
          </w:p>
        </w:tc>
        <w:tc>
          <w:tcPr>
            <w:tcW w:w="852" w:type="pct"/>
            <w:noWrap/>
            <w:vAlign w:val="center"/>
            <w:hideMark/>
          </w:tcPr>
          <w:p w14:paraId="00D8B8D7"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32</w:t>
            </w:r>
          </w:p>
        </w:tc>
      </w:tr>
      <w:tr w:rsidR="004863D8" w:rsidRPr="009676D7" w14:paraId="5908D54A" w14:textId="77777777" w:rsidTr="00F149A0">
        <w:trPr>
          <w:trHeight w:val="300"/>
        </w:trPr>
        <w:tc>
          <w:tcPr>
            <w:tcW w:w="1590" w:type="pct"/>
            <w:noWrap/>
            <w:hideMark/>
          </w:tcPr>
          <w:p w14:paraId="19C6C0BE" w14:textId="77777777" w:rsidR="004863D8" w:rsidRPr="009676D7" w:rsidRDefault="004863D8" w:rsidP="00F149A0">
            <w:pP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Anorí</w:t>
            </w:r>
          </w:p>
        </w:tc>
        <w:tc>
          <w:tcPr>
            <w:tcW w:w="852" w:type="pct"/>
            <w:vAlign w:val="center"/>
          </w:tcPr>
          <w:p w14:paraId="78DCEBA2"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219</w:t>
            </w:r>
          </w:p>
        </w:tc>
        <w:tc>
          <w:tcPr>
            <w:tcW w:w="853" w:type="pct"/>
            <w:noWrap/>
            <w:vAlign w:val="center"/>
            <w:hideMark/>
          </w:tcPr>
          <w:p w14:paraId="4E48ADA9"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33</w:t>
            </w:r>
          </w:p>
        </w:tc>
        <w:tc>
          <w:tcPr>
            <w:tcW w:w="853" w:type="pct"/>
            <w:noWrap/>
            <w:vAlign w:val="center"/>
            <w:hideMark/>
          </w:tcPr>
          <w:p w14:paraId="553AFBBE"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100</w:t>
            </w:r>
          </w:p>
        </w:tc>
        <w:tc>
          <w:tcPr>
            <w:tcW w:w="852" w:type="pct"/>
            <w:noWrap/>
            <w:vAlign w:val="center"/>
            <w:hideMark/>
          </w:tcPr>
          <w:p w14:paraId="52D88F93"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71</w:t>
            </w:r>
          </w:p>
        </w:tc>
      </w:tr>
      <w:tr w:rsidR="004863D8" w:rsidRPr="009676D7" w14:paraId="717D8455" w14:textId="77777777" w:rsidTr="00F149A0">
        <w:trPr>
          <w:trHeight w:val="300"/>
        </w:trPr>
        <w:tc>
          <w:tcPr>
            <w:tcW w:w="1590" w:type="pct"/>
            <w:noWrap/>
            <w:hideMark/>
          </w:tcPr>
          <w:p w14:paraId="42EB5E63" w14:textId="77777777" w:rsidR="004863D8" w:rsidRPr="009676D7" w:rsidRDefault="004863D8" w:rsidP="00F149A0">
            <w:pP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Briceño</w:t>
            </w:r>
          </w:p>
        </w:tc>
        <w:tc>
          <w:tcPr>
            <w:tcW w:w="852" w:type="pct"/>
            <w:vAlign w:val="center"/>
          </w:tcPr>
          <w:p w14:paraId="5A90C206"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226</w:t>
            </w:r>
          </w:p>
        </w:tc>
        <w:tc>
          <w:tcPr>
            <w:tcW w:w="853" w:type="pct"/>
            <w:noWrap/>
            <w:vAlign w:val="center"/>
            <w:hideMark/>
          </w:tcPr>
          <w:p w14:paraId="7E7033A5"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13</w:t>
            </w:r>
          </w:p>
        </w:tc>
        <w:tc>
          <w:tcPr>
            <w:tcW w:w="853" w:type="pct"/>
            <w:noWrap/>
            <w:vAlign w:val="center"/>
            <w:hideMark/>
          </w:tcPr>
          <w:p w14:paraId="317A4E7B"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189</w:t>
            </w:r>
          </w:p>
        </w:tc>
        <w:tc>
          <w:tcPr>
            <w:tcW w:w="852" w:type="pct"/>
            <w:noWrap/>
            <w:vAlign w:val="center"/>
            <w:hideMark/>
          </w:tcPr>
          <w:p w14:paraId="3C21A32B"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63</w:t>
            </w:r>
          </w:p>
        </w:tc>
      </w:tr>
      <w:tr w:rsidR="004863D8" w:rsidRPr="009676D7" w14:paraId="195C5105" w14:textId="77777777" w:rsidTr="00F149A0">
        <w:trPr>
          <w:trHeight w:val="300"/>
        </w:trPr>
        <w:tc>
          <w:tcPr>
            <w:tcW w:w="1590" w:type="pct"/>
            <w:noWrap/>
            <w:hideMark/>
          </w:tcPr>
          <w:p w14:paraId="774A974E" w14:textId="77777777" w:rsidR="004863D8" w:rsidRPr="009676D7" w:rsidRDefault="004863D8" w:rsidP="00F149A0">
            <w:pP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Campamento</w:t>
            </w:r>
          </w:p>
        </w:tc>
        <w:tc>
          <w:tcPr>
            <w:tcW w:w="852" w:type="pct"/>
            <w:vAlign w:val="center"/>
          </w:tcPr>
          <w:p w14:paraId="039B70DE"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100</w:t>
            </w:r>
          </w:p>
        </w:tc>
        <w:tc>
          <w:tcPr>
            <w:tcW w:w="853" w:type="pct"/>
            <w:noWrap/>
            <w:vAlign w:val="center"/>
            <w:hideMark/>
          </w:tcPr>
          <w:p w14:paraId="7D45ACEB"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10</w:t>
            </w:r>
          </w:p>
        </w:tc>
        <w:tc>
          <w:tcPr>
            <w:tcW w:w="853" w:type="pct"/>
            <w:noWrap/>
            <w:vAlign w:val="center"/>
            <w:hideMark/>
          </w:tcPr>
          <w:p w14:paraId="75079D04"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50</w:t>
            </w:r>
          </w:p>
        </w:tc>
        <w:tc>
          <w:tcPr>
            <w:tcW w:w="852" w:type="pct"/>
            <w:noWrap/>
            <w:vAlign w:val="center"/>
            <w:hideMark/>
          </w:tcPr>
          <w:p w14:paraId="401FA727"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80</w:t>
            </w:r>
          </w:p>
        </w:tc>
      </w:tr>
      <w:tr w:rsidR="004863D8" w:rsidRPr="009676D7" w14:paraId="2E7BA4BB" w14:textId="77777777" w:rsidTr="00F149A0">
        <w:trPr>
          <w:trHeight w:val="300"/>
        </w:trPr>
        <w:tc>
          <w:tcPr>
            <w:tcW w:w="1590" w:type="pct"/>
            <w:noWrap/>
            <w:hideMark/>
          </w:tcPr>
          <w:p w14:paraId="059CFC18" w14:textId="77777777" w:rsidR="004863D8" w:rsidRPr="009676D7" w:rsidRDefault="004863D8" w:rsidP="00F149A0">
            <w:pP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Carolina del Príncipe</w:t>
            </w:r>
          </w:p>
        </w:tc>
        <w:tc>
          <w:tcPr>
            <w:tcW w:w="852" w:type="pct"/>
            <w:vAlign w:val="center"/>
          </w:tcPr>
          <w:p w14:paraId="727FDEEF"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76</w:t>
            </w:r>
          </w:p>
        </w:tc>
        <w:tc>
          <w:tcPr>
            <w:tcW w:w="853" w:type="pct"/>
            <w:noWrap/>
            <w:vAlign w:val="center"/>
            <w:hideMark/>
          </w:tcPr>
          <w:p w14:paraId="2E987C33"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101</w:t>
            </w:r>
          </w:p>
        </w:tc>
        <w:tc>
          <w:tcPr>
            <w:tcW w:w="853" w:type="pct"/>
            <w:noWrap/>
            <w:vAlign w:val="center"/>
            <w:hideMark/>
          </w:tcPr>
          <w:p w14:paraId="2AE1704B"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304</w:t>
            </w:r>
          </w:p>
        </w:tc>
        <w:tc>
          <w:tcPr>
            <w:tcW w:w="852" w:type="pct"/>
            <w:noWrap/>
            <w:vAlign w:val="center"/>
            <w:hideMark/>
          </w:tcPr>
          <w:p w14:paraId="259DB6D4"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51</w:t>
            </w:r>
          </w:p>
        </w:tc>
      </w:tr>
      <w:tr w:rsidR="004863D8" w:rsidRPr="009676D7" w14:paraId="1107B7E6" w14:textId="77777777" w:rsidTr="00F149A0">
        <w:trPr>
          <w:trHeight w:val="300"/>
        </w:trPr>
        <w:tc>
          <w:tcPr>
            <w:tcW w:w="1590" w:type="pct"/>
            <w:noWrap/>
            <w:hideMark/>
          </w:tcPr>
          <w:p w14:paraId="586B58DF" w14:textId="77777777" w:rsidR="004863D8" w:rsidRPr="009676D7" w:rsidRDefault="004863D8" w:rsidP="00F149A0">
            <w:pP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Gómez Plata</w:t>
            </w:r>
          </w:p>
        </w:tc>
        <w:tc>
          <w:tcPr>
            <w:tcW w:w="852" w:type="pct"/>
            <w:vAlign w:val="center"/>
          </w:tcPr>
          <w:p w14:paraId="293D5308"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58</w:t>
            </w:r>
          </w:p>
        </w:tc>
        <w:tc>
          <w:tcPr>
            <w:tcW w:w="853" w:type="pct"/>
            <w:noWrap/>
            <w:vAlign w:val="center"/>
            <w:hideMark/>
          </w:tcPr>
          <w:p w14:paraId="30A72297"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48</w:t>
            </w:r>
          </w:p>
        </w:tc>
        <w:tc>
          <w:tcPr>
            <w:tcW w:w="853" w:type="pct"/>
            <w:noWrap/>
            <w:vAlign w:val="center"/>
            <w:hideMark/>
          </w:tcPr>
          <w:p w14:paraId="16E6B5AD"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96</w:t>
            </w:r>
          </w:p>
        </w:tc>
        <w:tc>
          <w:tcPr>
            <w:tcW w:w="852" w:type="pct"/>
            <w:noWrap/>
            <w:vAlign w:val="center"/>
            <w:hideMark/>
          </w:tcPr>
          <w:p w14:paraId="2BD477E1"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58</w:t>
            </w:r>
          </w:p>
        </w:tc>
      </w:tr>
      <w:tr w:rsidR="004863D8" w:rsidRPr="009676D7" w14:paraId="359F6846" w14:textId="77777777" w:rsidTr="00F149A0">
        <w:trPr>
          <w:trHeight w:val="300"/>
        </w:trPr>
        <w:tc>
          <w:tcPr>
            <w:tcW w:w="1590" w:type="pct"/>
            <w:noWrap/>
            <w:hideMark/>
          </w:tcPr>
          <w:p w14:paraId="7026BF21" w14:textId="77777777" w:rsidR="004863D8" w:rsidRPr="009676D7" w:rsidRDefault="004863D8" w:rsidP="00F149A0">
            <w:pP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Guadalupe</w:t>
            </w:r>
          </w:p>
        </w:tc>
        <w:tc>
          <w:tcPr>
            <w:tcW w:w="852" w:type="pct"/>
            <w:vAlign w:val="center"/>
          </w:tcPr>
          <w:p w14:paraId="197F4742"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43</w:t>
            </w:r>
          </w:p>
        </w:tc>
        <w:tc>
          <w:tcPr>
            <w:tcW w:w="853" w:type="pct"/>
            <w:noWrap/>
            <w:vAlign w:val="center"/>
            <w:hideMark/>
          </w:tcPr>
          <w:p w14:paraId="42DD629A"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29</w:t>
            </w:r>
          </w:p>
        </w:tc>
        <w:tc>
          <w:tcPr>
            <w:tcW w:w="853" w:type="pct"/>
            <w:noWrap/>
            <w:vAlign w:val="center"/>
            <w:hideMark/>
          </w:tcPr>
          <w:p w14:paraId="421C8D8E"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100</w:t>
            </w:r>
          </w:p>
        </w:tc>
        <w:tc>
          <w:tcPr>
            <w:tcW w:w="852" w:type="pct"/>
            <w:noWrap/>
            <w:vAlign w:val="center"/>
            <w:hideMark/>
          </w:tcPr>
          <w:p w14:paraId="5C6F51BB"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71</w:t>
            </w:r>
          </w:p>
        </w:tc>
      </w:tr>
      <w:tr w:rsidR="004863D8" w:rsidRPr="009676D7" w14:paraId="745FE044" w14:textId="77777777" w:rsidTr="00F149A0">
        <w:trPr>
          <w:trHeight w:val="300"/>
        </w:trPr>
        <w:tc>
          <w:tcPr>
            <w:tcW w:w="1590" w:type="pct"/>
            <w:noWrap/>
            <w:hideMark/>
          </w:tcPr>
          <w:p w14:paraId="3F700A24" w14:textId="77777777" w:rsidR="004863D8" w:rsidRPr="009676D7" w:rsidRDefault="004863D8" w:rsidP="00F149A0">
            <w:pP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Ituango</w:t>
            </w:r>
          </w:p>
        </w:tc>
        <w:tc>
          <w:tcPr>
            <w:tcW w:w="852" w:type="pct"/>
            <w:vAlign w:val="center"/>
          </w:tcPr>
          <w:p w14:paraId="4841D035"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71</w:t>
            </w:r>
          </w:p>
        </w:tc>
        <w:tc>
          <w:tcPr>
            <w:tcW w:w="853" w:type="pct"/>
            <w:noWrap/>
            <w:vAlign w:val="center"/>
            <w:hideMark/>
          </w:tcPr>
          <w:p w14:paraId="1FDD65E3"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10</w:t>
            </w:r>
          </w:p>
        </w:tc>
        <w:tc>
          <w:tcPr>
            <w:tcW w:w="853" w:type="pct"/>
            <w:noWrap/>
            <w:vAlign w:val="center"/>
            <w:hideMark/>
          </w:tcPr>
          <w:p w14:paraId="0B9A66C5"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41</w:t>
            </w:r>
          </w:p>
        </w:tc>
        <w:tc>
          <w:tcPr>
            <w:tcW w:w="852" w:type="pct"/>
            <w:noWrap/>
            <w:vAlign w:val="center"/>
            <w:hideMark/>
          </w:tcPr>
          <w:p w14:paraId="3D655AF9"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166</w:t>
            </w:r>
          </w:p>
        </w:tc>
      </w:tr>
      <w:tr w:rsidR="004863D8" w:rsidRPr="009676D7" w14:paraId="7195EB38" w14:textId="77777777" w:rsidTr="00F149A0">
        <w:trPr>
          <w:trHeight w:val="300"/>
        </w:trPr>
        <w:tc>
          <w:tcPr>
            <w:tcW w:w="1590" w:type="pct"/>
            <w:noWrap/>
            <w:hideMark/>
          </w:tcPr>
          <w:p w14:paraId="1D2B7A6E" w14:textId="77777777" w:rsidR="004863D8" w:rsidRPr="009676D7" w:rsidRDefault="004863D8" w:rsidP="00F149A0">
            <w:pP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San Andrés de Cuerquia</w:t>
            </w:r>
          </w:p>
        </w:tc>
        <w:tc>
          <w:tcPr>
            <w:tcW w:w="852" w:type="pct"/>
            <w:vAlign w:val="center"/>
          </w:tcPr>
          <w:p w14:paraId="28048CD4"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392</w:t>
            </w:r>
          </w:p>
        </w:tc>
        <w:tc>
          <w:tcPr>
            <w:tcW w:w="853" w:type="pct"/>
            <w:noWrap/>
            <w:vAlign w:val="center"/>
            <w:hideMark/>
          </w:tcPr>
          <w:p w14:paraId="519B63B3"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54</w:t>
            </w:r>
          </w:p>
        </w:tc>
        <w:tc>
          <w:tcPr>
            <w:tcW w:w="853" w:type="pct"/>
            <w:noWrap/>
            <w:vAlign w:val="center"/>
            <w:hideMark/>
          </w:tcPr>
          <w:p w14:paraId="514CBD31"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203</w:t>
            </w:r>
          </w:p>
        </w:tc>
        <w:tc>
          <w:tcPr>
            <w:tcW w:w="852" w:type="pct"/>
            <w:noWrap/>
            <w:vAlign w:val="center"/>
            <w:hideMark/>
          </w:tcPr>
          <w:p w14:paraId="0802E19D"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68</w:t>
            </w:r>
          </w:p>
        </w:tc>
      </w:tr>
      <w:tr w:rsidR="004863D8" w:rsidRPr="009676D7" w14:paraId="4B983972" w14:textId="77777777" w:rsidTr="00F149A0">
        <w:trPr>
          <w:trHeight w:val="300"/>
        </w:trPr>
        <w:tc>
          <w:tcPr>
            <w:tcW w:w="1590" w:type="pct"/>
            <w:noWrap/>
            <w:hideMark/>
          </w:tcPr>
          <w:p w14:paraId="1F6DC379" w14:textId="77777777" w:rsidR="004863D8" w:rsidRPr="009676D7" w:rsidRDefault="004863D8" w:rsidP="00F149A0">
            <w:pP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San José de la Montaña</w:t>
            </w:r>
          </w:p>
        </w:tc>
        <w:tc>
          <w:tcPr>
            <w:tcW w:w="852" w:type="pct"/>
            <w:vAlign w:val="center"/>
          </w:tcPr>
          <w:p w14:paraId="50F0C3CF"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75</w:t>
            </w:r>
          </w:p>
        </w:tc>
        <w:tc>
          <w:tcPr>
            <w:tcW w:w="853" w:type="pct"/>
            <w:noWrap/>
            <w:vAlign w:val="center"/>
            <w:hideMark/>
          </w:tcPr>
          <w:p w14:paraId="3F94C7A6"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50</w:t>
            </w:r>
          </w:p>
        </w:tc>
        <w:tc>
          <w:tcPr>
            <w:tcW w:w="853" w:type="pct"/>
            <w:noWrap/>
            <w:vAlign w:val="center"/>
            <w:hideMark/>
          </w:tcPr>
          <w:p w14:paraId="49BBF0EA"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199</w:t>
            </w:r>
          </w:p>
        </w:tc>
        <w:tc>
          <w:tcPr>
            <w:tcW w:w="852" w:type="pct"/>
            <w:noWrap/>
            <w:vAlign w:val="center"/>
            <w:hideMark/>
          </w:tcPr>
          <w:p w14:paraId="4A161108"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50</w:t>
            </w:r>
          </w:p>
        </w:tc>
      </w:tr>
      <w:tr w:rsidR="004863D8" w:rsidRPr="009676D7" w14:paraId="0483DB6F" w14:textId="77777777" w:rsidTr="00F149A0">
        <w:trPr>
          <w:trHeight w:val="300"/>
        </w:trPr>
        <w:tc>
          <w:tcPr>
            <w:tcW w:w="1590" w:type="pct"/>
            <w:noWrap/>
            <w:hideMark/>
          </w:tcPr>
          <w:p w14:paraId="29E0A694" w14:textId="77777777" w:rsidR="004863D8" w:rsidRPr="009676D7" w:rsidRDefault="004863D8" w:rsidP="00F149A0">
            <w:pP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Toledo</w:t>
            </w:r>
          </w:p>
        </w:tc>
        <w:tc>
          <w:tcPr>
            <w:tcW w:w="852" w:type="pct"/>
            <w:vAlign w:val="center"/>
          </w:tcPr>
          <w:p w14:paraId="2A633F47"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124</w:t>
            </w:r>
          </w:p>
        </w:tc>
        <w:tc>
          <w:tcPr>
            <w:tcW w:w="853" w:type="pct"/>
            <w:noWrap/>
            <w:vAlign w:val="center"/>
            <w:hideMark/>
          </w:tcPr>
          <w:p w14:paraId="3C7F5385"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21</w:t>
            </w:r>
          </w:p>
        </w:tc>
        <w:tc>
          <w:tcPr>
            <w:tcW w:w="853" w:type="pct"/>
            <w:noWrap/>
            <w:vAlign w:val="center"/>
            <w:hideMark/>
          </w:tcPr>
          <w:p w14:paraId="7BB3EF27"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249</w:t>
            </w:r>
          </w:p>
        </w:tc>
        <w:tc>
          <w:tcPr>
            <w:tcW w:w="852" w:type="pct"/>
            <w:noWrap/>
            <w:vAlign w:val="center"/>
            <w:hideMark/>
          </w:tcPr>
          <w:p w14:paraId="40EAA334"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41</w:t>
            </w:r>
          </w:p>
        </w:tc>
      </w:tr>
      <w:tr w:rsidR="004863D8" w:rsidRPr="009676D7" w14:paraId="7F0F6CE3" w14:textId="77777777" w:rsidTr="00F149A0">
        <w:trPr>
          <w:trHeight w:val="300"/>
        </w:trPr>
        <w:tc>
          <w:tcPr>
            <w:tcW w:w="1590" w:type="pct"/>
            <w:noWrap/>
            <w:hideMark/>
          </w:tcPr>
          <w:p w14:paraId="5185E71F" w14:textId="77777777" w:rsidR="004863D8" w:rsidRPr="009676D7" w:rsidRDefault="004863D8" w:rsidP="00F149A0">
            <w:pP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Valdivia</w:t>
            </w:r>
          </w:p>
        </w:tc>
        <w:tc>
          <w:tcPr>
            <w:tcW w:w="852" w:type="pct"/>
            <w:vAlign w:val="center"/>
          </w:tcPr>
          <w:p w14:paraId="19007A23"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127</w:t>
            </w:r>
          </w:p>
        </w:tc>
        <w:tc>
          <w:tcPr>
            <w:tcW w:w="853" w:type="pct"/>
            <w:noWrap/>
            <w:vAlign w:val="center"/>
            <w:hideMark/>
          </w:tcPr>
          <w:p w14:paraId="425A5D71"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27</w:t>
            </w:r>
          </w:p>
        </w:tc>
        <w:tc>
          <w:tcPr>
            <w:tcW w:w="853" w:type="pct"/>
            <w:noWrap/>
            <w:vAlign w:val="center"/>
            <w:hideMark/>
          </w:tcPr>
          <w:p w14:paraId="1FBF91E4"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0</w:t>
            </w:r>
          </w:p>
        </w:tc>
        <w:tc>
          <w:tcPr>
            <w:tcW w:w="852" w:type="pct"/>
            <w:noWrap/>
            <w:vAlign w:val="center"/>
            <w:hideMark/>
          </w:tcPr>
          <w:p w14:paraId="134CA981"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0</w:t>
            </w:r>
          </w:p>
        </w:tc>
      </w:tr>
      <w:tr w:rsidR="004863D8" w:rsidRPr="009676D7" w14:paraId="5CE4C4AF" w14:textId="77777777" w:rsidTr="00F149A0">
        <w:trPr>
          <w:trHeight w:val="300"/>
        </w:trPr>
        <w:tc>
          <w:tcPr>
            <w:tcW w:w="1590" w:type="pct"/>
            <w:noWrap/>
            <w:hideMark/>
          </w:tcPr>
          <w:p w14:paraId="0DD1350F" w14:textId="77777777" w:rsidR="004863D8" w:rsidRPr="009676D7" w:rsidRDefault="004863D8" w:rsidP="00F149A0">
            <w:pP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Yarumal</w:t>
            </w:r>
          </w:p>
        </w:tc>
        <w:tc>
          <w:tcPr>
            <w:tcW w:w="852" w:type="pct"/>
            <w:vAlign w:val="center"/>
          </w:tcPr>
          <w:p w14:paraId="2DED25D7"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60</w:t>
            </w:r>
          </w:p>
        </w:tc>
        <w:tc>
          <w:tcPr>
            <w:tcW w:w="853" w:type="pct"/>
            <w:noWrap/>
            <w:vAlign w:val="center"/>
            <w:hideMark/>
          </w:tcPr>
          <w:p w14:paraId="7DD17514"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122</w:t>
            </w:r>
          </w:p>
        </w:tc>
        <w:tc>
          <w:tcPr>
            <w:tcW w:w="853" w:type="pct"/>
            <w:noWrap/>
            <w:vAlign w:val="center"/>
            <w:hideMark/>
          </w:tcPr>
          <w:p w14:paraId="67858782"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167</w:t>
            </w:r>
          </w:p>
        </w:tc>
        <w:tc>
          <w:tcPr>
            <w:tcW w:w="852" w:type="pct"/>
            <w:noWrap/>
            <w:vAlign w:val="center"/>
            <w:hideMark/>
          </w:tcPr>
          <w:p w14:paraId="08AC8130" w14:textId="77777777" w:rsidR="004863D8" w:rsidRPr="009676D7" w:rsidRDefault="004863D8" w:rsidP="00F149A0">
            <w:pPr>
              <w:jc w:val="center"/>
              <w:rPr>
                <w:rFonts w:ascii="Times New Roman" w:eastAsia="Times New Roman" w:hAnsi="Times New Roman" w:cs="Times New Roman"/>
                <w:sz w:val="16"/>
                <w:szCs w:val="16"/>
              </w:rPr>
            </w:pPr>
            <w:r w:rsidRPr="009676D7">
              <w:rPr>
                <w:rFonts w:ascii="Times New Roman" w:eastAsia="Times New Roman" w:hAnsi="Times New Roman" w:cs="Times New Roman"/>
                <w:sz w:val="16"/>
                <w:szCs w:val="16"/>
              </w:rPr>
              <w:t>69</w:t>
            </w:r>
          </w:p>
        </w:tc>
      </w:tr>
      <w:tr w:rsidR="004863D8" w:rsidRPr="009676D7" w14:paraId="1C49DDD1" w14:textId="77777777" w:rsidTr="00F149A0">
        <w:trPr>
          <w:trHeight w:val="300"/>
        </w:trPr>
        <w:tc>
          <w:tcPr>
            <w:tcW w:w="1590" w:type="pct"/>
            <w:noWrap/>
            <w:hideMark/>
          </w:tcPr>
          <w:p w14:paraId="4F5A5AE5" w14:textId="77777777" w:rsidR="004863D8" w:rsidRPr="009676D7" w:rsidRDefault="004863D8" w:rsidP="00F149A0">
            <w:pP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Provincia</w:t>
            </w:r>
          </w:p>
        </w:tc>
        <w:tc>
          <w:tcPr>
            <w:tcW w:w="852" w:type="pct"/>
            <w:vAlign w:val="center"/>
          </w:tcPr>
          <w:p w14:paraId="585DDD8E" w14:textId="77777777" w:rsidR="004863D8" w:rsidRPr="009676D7" w:rsidRDefault="004863D8" w:rsidP="00F149A0">
            <w:pPr>
              <w:jc w:val="cente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125</w:t>
            </w:r>
          </w:p>
        </w:tc>
        <w:tc>
          <w:tcPr>
            <w:tcW w:w="853" w:type="pct"/>
            <w:noWrap/>
            <w:vAlign w:val="center"/>
            <w:hideMark/>
          </w:tcPr>
          <w:p w14:paraId="24096CAD" w14:textId="77777777" w:rsidR="004863D8" w:rsidRPr="009676D7" w:rsidRDefault="004863D8" w:rsidP="00F149A0">
            <w:pPr>
              <w:jc w:val="cente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41</w:t>
            </w:r>
          </w:p>
        </w:tc>
        <w:tc>
          <w:tcPr>
            <w:tcW w:w="853" w:type="pct"/>
            <w:noWrap/>
            <w:vAlign w:val="center"/>
            <w:hideMark/>
          </w:tcPr>
          <w:p w14:paraId="189AE564" w14:textId="77777777" w:rsidR="004863D8" w:rsidRPr="009676D7" w:rsidRDefault="004863D8" w:rsidP="00F149A0">
            <w:pPr>
              <w:jc w:val="cente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139</w:t>
            </w:r>
          </w:p>
        </w:tc>
        <w:tc>
          <w:tcPr>
            <w:tcW w:w="852" w:type="pct"/>
            <w:noWrap/>
            <w:vAlign w:val="center"/>
            <w:hideMark/>
          </w:tcPr>
          <w:p w14:paraId="095EFE2E" w14:textId="77777777" w:rsidR="004863D8" w:rsidRPr="009676D7" w:rsidRDefault="004863D8" w:rsidP="00F149A0">
            <w:pPr>
              <w:jc w:val="cente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63</w:t>
            </w:r>
          </w:p>
        </w:tc>
      </w:tr>
      <w:tr w:rsidR="004863D8" w:rsidRPr="009676D7" w14:paraId="3B18FA29" w14:textId="77777777" w:rsidTr="00F149A0">
        <w:trPr>
          <w:trHeight w:val="300"/>
        </w:trPr>
        <w:tc>
          <w:tcPr>
            <w:tcW w:w="1590" w:type="pct"/>
            <w:noWrap/>
            <w:hideMark/>
          </w:tcPr>
          <w:p w14:paraId="58CF49C1" w14:textId="77777777" w:rsidR="004863D8" w:rsidRPr="009676D7" w:rsidRDefault="004863D8" w:rsidP="00F149A0">
            <w:pP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Subregión</w:t>
            </w:r>
          </w:p>
        </w:tc>
        <w:tc>
          <w:tcPr>
            <w:tcW w:w="852" w:type="pct"/>
            <w:vAlign w:val="center"/>
          </w:tcPr>
          <w:p w14:paraId="234D5F1C" w14:textId="77777777" w:rsidR="004863D8" w:rsidRPr="009676D7" w:rsidRDefault="004863D8" w:rsidP="00F149A0">
            <w:pPr>
              <w:jc w:val="cente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93</w:t>
            </w:r>
          </w:p>
        </w:tc>
        <w:tc>
          <w:tcPr>
            <w:tcW w:w="853" w:type="pct"/>
            <w:noWrap/>
            <w:vAlign w:val="center"/>
            <w:hideMark/>
          </w:tcPr>
          <w:p w14:paraId="6A468186" w14:textId="77777777" w:rsidR="004863D8" w:rsidRPr="009676D7" w:rsidRDefault="004863D8" w:rsidP="00F149A0">
            <w:pPr>
              <w:jc w:val="cente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61</w:t>
            </w:r>
          </w:p>
        </w:tc>
        <w:tc>
          <w:tcPr>
            <w:tcW w:w="853" w:type="pct"/>
            <w:noWrap/>
            <w:vAlign w:val="center"/>
            <w:hideMark/>
          </w:tcPr>
          <w:p w14:paraId="2DE3CF0B" w14:textId="77777777" w:rsidR="004863D8" w:rsidRPr="009676D7" w:rsidRDefault="004863D8" w:rsidP="00F149A0">
            <w:pPr>
              <w:jc w:val="cente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141</w:t>
            </w:r>
          </w:p>
        </w:tc>
        <w:tc>
          <w:tcPr>
            <w:tcW w:w="852" w:type="pct"/>
            <w:noWrap/>
            <w:vAlign w:val="center"/>
            <w:hideMark/>
          </w:tcPr>
          <w:p w14:paraId="178A98EA" w14:textId="77777777" w:rsidR="004863D8" w:rsidRPr="009676D7" w:rsidRDefault="004863D8" w:rsidP="00F149A0">
            <w:pPr>
              <w:jc w:val="cente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67</w:t>
            </w:r>
          </w:p>
        </w:tc>
      </w:tr>
      <w:tr w:rsidR="004863D8" w:rsidRPr="009676D7" w14:paraId="53512B91" w14:textId="77777777" w:rsidTr="00F149A0">
        <w:trPr>
          <w:trHeight w:val="300"/>
        </w:trPr>
        <w:tc>
          <w:tcPr>
            <w:tcW w:w="1590" w:type="pct"/>
            <w:noWrap/>
            <w:hideMark/>
          </w:tcPr>
          <w:p w14:paraId="4841D6BA" w14:textId="77777777" w:rsidR="004863D8" w:rsidRPr="009676D7" w:rsidRDefault="004863D8" w:rsidP="00F149A0">
            <w:pP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Departamento</w:t>
            </w:r>
          </w:p>
        </w:tc>
        <w:tc>
          <w:tcPr>
            <w:tcW w:w="852" w:type="pct"/>
            <w:vAlign w:val="center"/>
          </w:tcPr>
          <w:p w14:paraId="20D783A0" w14:textId="77777777" w:rsidR="004863D8" w:rsidRPr="009676D7" w:rsidRDefault="004863D8" w:rsidP="00F149A0">
            <w:pPr>
              <w:jc w:val="cente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59</w:t>
            </w:r>
          </w:p>
        </w:tc>
        <w:tc>
          <w:tcPr>
            <w:tcW w:w="853" w:type="pct"/>
            <w:noWrap/>
            <w:vAlign w:val="center"/>
            <w:hideMark/>
          </w:tcPr>
          <w:p w14:paraId="06E153BD" w14:textId="77777777" w:rsidR="004863D8" w:rsidRPr="009676D7" w:rsidRDefault="004863D8" w:rsidP="00F149A0">
            <w:pPr>
              <w:jc w:val="cente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119</w:t>
            </w:r>
          </w:p>
        </w:tc>
        <w:tc>
          <w:tcPr>
            <w:tcW w:w="853" w:type="pct"/>
            <w:noWrap/>
            <w:vAlign w:val="center"/>
            <w:hideMark/>
          </w:tcPr>
          <w:p w14:paraId="0D563F7F" w14:textId="77777777" w:rsidR="004863D8" w:rsidRPr="009676D7" w:rsidRDefault="004863D8" w:rsidP="00F149A0">
            <w:pPr>
              <w:jc w:val="cente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163</w:t>
            </w:r>
          </w:p>
        </w:tc>
        <w:tc>
          <w:tcPr>
            <w:tcW w:w="852" w:type="pct"/>
            <w:noWrap/>
            <w:vAlign w:val="center"/>
            <w:hideMark/>
          </w:tcPr>
          <w:p w14:paraId="40CEA9B4" w14:textId="77777777" w:rsidR="004863D8" w:rsidRPr="009676D7" w:rsidRDefault="004863D8" w:rsidP="00F149A0">
            <w:pPr>
              <w:jc w:val="center"/>
              <w:rPr>
                <w:rFonts w:ascii="Times New Roman" w:eastAsia="Times New Roman" w:hAnsi="Times New Roman" w:cs="Times New Roman"/>
                <w:b/>
                <w:sz w:val="16"/>
                <w:szCs w:val="16"/>
              </w:rPr>
            </w:pPr>
            <w:r w:rsidRPr="009676D7">
              <w:rPr>
                <w:rFonts w:ascii="Times New Roman" w:eastAsia="Times New Roman" w:hAnsi="Times New Roman" w:cs="Times New Roman"/>
                <w:b/>
                <w:sz w:val="16"/>
                <w:szCs w:val="16"/>
              </w:rPr>
              <w:t>62</w:t>
            </w:r>
          </w:p>
        </w:tc>
      </w:tr>
    </w:tbl>
    <w:p w14:paraId="6C0136F6" w14:textId="77777777" w:rsidR="004863D8" w:rsidRPr="009676D7" w:rsidRDefault="004863D8" w:rsidP="004863D8">
      <w:pPr>
        <w:spacing w:before="0"/>
        <w:rPr>
          <w:rFonts w:ascii="Times New Roman" w:hAnsi="Times New Roman" w:cs="Times New Roman"/>
          <w:sz w:val="18"/>
          <w:szCs w:val="18"/>
        </w:rPr>
      </w:pPr>
      <w:r w:rsidRPr="009676D7">
        <w:rPr>
          <w:rFonts w:ascii="Times New Roman" w:hAnsi="Times New Roman" w:cs="Times New Roman"/>
          <w:b/>
          <w:sz w:val="18"/>
          <w:szCs w:val="18"/>
        </w:rPr>
        <w:t>Fuente</w:t>
      </w:r>
      <w:r w:rsidRPr="009676D7">
        <w:rPr>
          <w:rFonts w:ascii="Times New Roman" w:hAnsi="Times New Roman" w:cs="Times New Roman"/>
          <w:sz w:val="18"/>
          <w:szCs w:val="18"/>
        </w:rPr>
        <w:t>: Policía Nacional de Colombia (s.f.)</w:t>
      </w:r>
    </w:p>
    <w:p w14:paraId="05A65AAE" w14:textId="77777777" w:rsidR="004863D8" w:rsidRPr="009676D7" w:rsidRDefault="004863D8" w:rsidP="004863D8">
      <w:pPr>
        <w:rPr>
          <w:rFonts w:ascii="Times New Roman" w:hAnsi="Times New Roman" w:cs="Times New Roman"/>
        </w:rPr>
      </w:pPr>
      <w:r w:rsidRPr="2C3D3FD4">
        <w:rPr>
          <w:rFonts w:ascii="Times New Roman" w:hAnsi="Times New Roman" w:cs="Times New Roman"/>
        </w:rPr>
        <w:t>Los resultados de la encuesta de percepción y victimización realzada por la Gobernación de Antioquia, muestran que, entre 2018 y 2025, la percepción de seguridad en el barrio o vereda de la subregión Norte se ha mantenido relativamente estable, con una mayoría de la población que se siente “segura” o “muy segura”. En 2025, el 78% de las personas encuestadas manifestó sentirse segura en su entorno inmediato, cifra similar a la registrada en 2024 (75%) y 2023 (74%). La proporción de quienes se sienten “inseguros” o “muy inseguros” se mantiene baja —13% en 2025—, lo que sugiere que, pese a la persistencia de conflictividades armadas y economías ilícitas en varios municipios, la percepción cotidiana de seguridad en los espacios de vida más próximos no ha sufrido deterioros significativos. Este comportamiento indica que las dinámicas de riesgo más críticas no siempre se traducen en una sensación directa de inseguridad en el entorno residencial, especialmente en municipios con mayor cohesión comunitaria o menor exposición a disputas armadas.</w:t>
      </w:r>
    </w:p>
    <w:p w14:paraId="59F17A7C"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Gráfica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Gráfica \* ARABIC </w:instrText>
      </w:r>
      <w:r w:rsidRPr="009676D7">
        <w:rPr>
          <w:rFonts w:ascii="Times New Roman" w:hAnsi="Times New Roman" w:cs="Times New Roman"/>
          <w:i w:val="0"/>
          <w:sz w:val="20"/>
          <w:szCs w:val="20"/>
        </w:rPr>
        <w:fldChar w:fldCharType="separate"/>
      </w:r>
      <w:r w:rsidRPr="009676D7">
        <w:rPr>
          <w:rFonts w:ascii="Times New Roman" w:hAnsi="Times New Roman" w:cs="Times New Roman"/>
          <w:i w:val="0"/>
          <w:noProof/>
          <w:sz w:val="20"/>
          <w:szCs w:val="20"/>
        </w:rPr>
        <w:t>6</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Percepción de seguridad en su propio barrio o vereda para la Subregión Norte de Antioquia – 2018-2025.</w:t>
      </w:r>
    </w:p>
    <w:p w14:paraId="1FF4C682" w14:textId="77777777" w:rsidR="004863D8" w:rsidRPr="009676D7" w:rsidRDefault="004863D8" w:rsidP="004863D8">
      <w:pPr>
        <w:spacing w:before="0" w:after="0"/>
        <w:rPr>
          <w:rFonts w:ascii="Times New Roman" w:hAnsi="Times New Roman" w:cs="Times New Roman"/>
          <w:sz w:val="18"/>
          <w:szCs w:val="18"/>
        </w:rPr>
      </w:pPr>
      <w:r>
        <w:t>￼</w:t>
      </w:r>
      <w:r w:rsidRPr="75AA67FD">
        <w:rPr>
          <w:rFonts w:ascii="Times New Roman" w:hAnsi="Times New Roman" w:cs="Times New Roman"/>
          <w:b/>
          <w:bCs/>
          <w:sz w:val="18"/>
          <w:szCs w:val="18"/>
        </w:rPr>
        <w:t>Fuente</w:t>
      </w:r>
      <w:r w:rsidRPr="75AA67FD">
        <w:rPr>
          <w:rStyle w:val="normaltextrun"/>
          <w:rFonts w:ascii="Times New Roman" w:hAnsi="Times New Roman" w:cs="Times New Roman"/>
          <w:b/>
          <w:bCs/>
          <w:color w:val="000000" w:themeColor="text1"/>
          <w:sz w:val="18"/>
          <w:szCs w:val="18"/>
        </w:rPr>
        <w:t>:</w:t>
      </w:r>
      <w:r w:rsidRPr="75AA67FD">
        <w:rPr>
          <w:rStyle w:val="normaltextrun"/>
          <w:rFonts w:ascii="Times New Roman" w:hAnsi="Times New Roman" w:cs="Times New Roman"/>
          <w:color w:val="000000" w:themeColor="text1"/>
          <w:sz w:val="18"/>
          <w:szCs w:val="18"/>
        </w:rPr>
        <w:t xml:space="preserve"> </w:t>
      </w:r>
      <w:r w:rsidRPr="75AA67FD">
        <w:rPr>
          <w:rFonts w:ascii="Times New Roman" w:hAnsi="Times New Roman" w:cs="Times New Roman"/>
          <w:sz w:val="18"/>
          <w:szCs w:val="18"/>
        </w:rPr>
        <w:t>Gobernación de Antioquia (2026).</w:t>
      </w:r>
    </w:p>
    <w:p w14:paraId="0C702C71" w14:textId="77777777" w:rsidR="004863D8" w:rsidRPr="009676D7" w:rsidRDefault="004863D8" w:rsidP="004863D8">
      <w:pPr>
        <w:rPr>
          <w:rFonts w:ascii="Times New Roman" w:hAnsi="Times New Roman" w:cs="Times New Roman"/>
          <w:color w:val="000000"/>
          <w:shd w:val="clear" w:color="auto" w:fill="FFFFFF"/>
        </w:rPr>
      </w:pPr>
      <w:r w:rsidRPr="009676D7">
        <w:rPr>
          <w:rFonts w:ascii="Times New Roman" w:hAnsi="Times New Roman" w:cs="Times New Roman"/>
          <w:color w:val="000000"/>
          <w:shd w:val="clear" w:color="auto" w:fill="FFFFFF"/>
        </w:rPr>
        <w:t>En contraste con la percepción en el barrio o vereda, la percepción de seguridad a nivel municipal presenta mayores fluctuaciones y una valoración menos favorable. En 2025, el 71% de la población se siente “segura” o “muy segura” en su municipio, una proporción inferior a la registrada en el entorno inmediato y que refleja la influencia de factores como la presencia de actores armados, los delitos de alto impacto y la movilidad intermunicipal. La percepción de inseguridad alcanza el 21% en 2025, con incrementos puntuales en años como 2023 y 2021, cuando los niveles de inseguridad percibida fueron más altos. Este patrón evidencia que, aunque las personas pueden sentirse protegidas en su barrio o vereda, la percepción sobre la seguridad municipal está más asociada a dinámicas estructurales —homicidios, hurtos, violencia intrafamiliar, presencia de GAO y GAOR— que afectan la movilidad, el acceso a servicios y la vida comunitaria en general.</w:t>
      </w:r>
    </w:p>
    <w:p w14:paraId="46659BE7" w14:textId="77777777" w:rsidR="004863D8" w:rsidRPr="009676D7" w:rsidRDefault="004863D8" w:rsidP="004863D8">
      <w:pPr>
        <w:contextualSpacing/>
        <w:jc w:val="center"/>
        <w:rPr>
          <w:rStyle w:val="normaltextrun"/>
          <w:rFonts w:ascii="Times New Roman" w:hAnsi="Times New Roman" w:cs="Times New Roman"/>
          <w:i/>
          <w:iCs/>
          <w:color w:val="000000"/>
          <w:shd w:val="clear" w:color="auto" w:fill="FFFFFF"/>
        </w:rPr>
      </w:pPr>
    </w:p>
    <w:p w14:paraId="431AD73E"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Gráfica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Gráfica \* ARABIC </w:instrText>
      </w:r>
      <w:r w:rsidRPr="009676D7">
        <w:rPr>
          <w:rFonts w:ascii="Times New Roman" w:hAnsi="Times New Roman" w:cs="Times New Roman"/>
          <w:i w:val="0"/>
          <w:sz w:val="20"/>
          <w:szCs w:val="20"/>
        </w:rPr>
        <w:fldChar w:fldCharType="separate"/>
      </w:r>
      <w:r w:rsidRPr="009676D7">
        <w:rPr>
          <w:rFonts w:ascii="Times New Roman" w:hAnsi="Times New Roman" w:cs="Times New Roman"/>
          <w:i w:val="0"/>
          <w:noProof/>
          <w:sz w:val="20"/>
          <w:szCs w:val="20"/>
        </w:rPr>
        <w:t>7</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Percepción de seguridad en su municipio para Subregión Norte de Antioquia – 2018-2025</w:t>
      </w:r>
    </w:p>
    <w:p w14:paraId="77C035B2" w14:textId="77777777" w:rsidR="004863D8" w:rsidRPr="009676D7" w:rsidRDefault="004863D8" w:rsidP="004863D8">
      <w:pPr>
        <w:spacing w:before="0" w:after="0"/>
        <w:jc w:val="center"/>
        <w:rPr>
          <w:rFonts w:ascii="Times New Roman" w:hAnsi="Times New Roman" w:cs="Times New Roman"/>
          <w:sz w:val="18"/>
          <w:szCs w:val="18"/>
        </w:rPr>
      </w:pPr>
      <w:r>
        <w:t>￼</w:t>
      </w:r>
      <w:r w:rsidRPr="75AA67FD">
        <w:rPr>
          <w:rFonts w:ascii="Times New Roman" w:hAnsi="Times New Roman" w:cs="Times New Roman"/>
          <w:b/>
          <w:bCs/>
          <w:sz w:val="18"/>
          <w:szCs w:val="18"/>
        </w:rPr>
        <w:t>Fuente</w:t>
      </w:r>
      <w:r w:rsidRPr="75AA67FD">
        <w:rPr>
          <w:rStyle w:val="normaltextrun"/>
          <w:rFonts w:ascii="Times New Roman" w:hAnsi="Times New Roman" w:cs="Times New Roman"/>
          <w:b/>
          <w:bCs/>
          <w:color w:val="000000" w:themeColor="text1"/>
          <w:sz w:val="18"/>
          <w:szCs w:val="18"/>
        </w:rPr>
        <w:t>:</w:t>
      </w:r>
      <w:r w:rsidRPr="75AA67FD">
        <w:rPr>
          <w:rStyle w:val="normaltextrun"/>
          <w:rFonts w:ascii="Times New Roman" w:hAnsi="Times New Roman" w:cs="Times New Roman"/>
          <w:color w:val="000000" w:themeColor="text1"/>
          <w:sz w:val="18"/>
          <w:szCs w:val="18"/>
        </w:rPr>
        <w:t xml:space="preserve"> </w:t>
      </w:r>
      <w:r w:rsidRPr="75AA67FD">
        <w:rPr>
          <w:rFonts w:ascii="Times New Roman" w:hAnsi="Times New Roman" w:cs="Times New Roman"/>
          <w:sz w:val="18"/>
          <w:szCs w:val="18"/>
        </w:rPr>
        <w:t>Gobernación de Antioquia (2026).</w:t>
      </w:r>
    </w:p>
    <w:p w14:paraId="23D8D524" w14:textId="77777777" w:rsidR="004863D8" w:rsidRPr="009676D7" w:rsidRDefault="004863D8" w:rsidP="004863D8">
      <w:pPr>
        <w:pStyle w:val="ListParagraph"/>
        <w:ind w:left="0"/>
        <w:contextualSpacing w:val="0"/>
        <w:rPr>
          <w:rFonts w:ascii="Times New Roman" w:hAnsi="Times New Roman" w:cs="Times New Roman"/>
        </w:rPr>
      </w:pPr>
      <w:r w:rsidRPr="009676D7">
        <w:rPr>
          <w:rFonts w:ascii="Times New Roman" w:hAnsi="Times New Roman" w:cs="Times New Roman"/>
        </w:rPr>
        <w:t>La percepción de seguridad general —es decir, si el año actual es percibido como más seguro, igual o menos seguro que el anterior— revela una tendencia más crítica y volátil. En 2025, solo el 20% de la población considera que la seguridad mejoró, mientras que el 69% percibe que se mantuvo igual y un 9% que empeoró. Aunque la mayoría no identifica un deterioro directo, la baja proporción de personas que perciben mejoras indica una sensación de estancamiento en las condiciones de seguridad. Años como 2019‑2 y 2019‑1 muestran picos de percepción negativa, con 35% y 28% de personas que consideraron que la seguridad había empeorado, lo que coincide con periodos de intensificación de disputas armadas y expansión de economías ilícitas en la subregión Norte. En conjunto, esta percepción sugiere que, aunque la seguridad cotidiana puede mantenerse estable, la población no percibe avances sustantivos en la transformación de las condiciones estructurales que afectan la seguridad territorial.</w:t>
      </w:r>
    </w:p>
    <w:p w14:paraId="50759A12"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Gráfica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Gráfica \* ARABIC </w:instrText>
      </w:r>
      <w:r w:rsidRPr="009676D7">
        <w:rPr>
          <w:rFonts w:ascii="Times New Roman" w:hAnsi="Times New Roman" w:cs="Times New Roman"/>
          <w:i w:val="0"/>
          <w:sz w:val="20"/>
          <w:szCs w:val="20"/>
        </w:rPr>
        <w:fldChar w:fldCharType="separate"/>
      </w:r>
      <w:r w:rsidRPr="009676D7">
        <w:rPr>
          <w:rFonts w:ascii="Times New Roman" w:hAnsi="Times New Roman" w:cs="Times New Roman"/>
          <w:i w:val="0"/>
          <w:noProof/>
          <w:sz w:val="20"/>
          <w:szCs w:val="20"/>
        </w:rPr>
        <w:t>8</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Percepción de seguridad general en el año actual respecto al anterior para la Subregión Norte de Antioquia – 2019-2025.</w:t>
      </w:r>
    </w:p>
    <w:p w14:paraId="4AA49621" w14:textId="77777777" w:rsidR="004863D8" w:rsidRPr="009676D7" w:rsidRDefault="004863D8" w:rsidP="004863D8">
      <w:pPr>
        <w:spacing w:after="0"/>
        <w:rPr>
          <w:rStyle w:val="normaltextrun"/>
          <w:rFonts w:ascii="Times New Roman" w:hAnsi="Times New Roman" w:cs="Times New Roman"/>
          <w:color w:val="000000"/>
          <w:shd w:val="clear" w:color="auto" w:fill="FFFFFF"/>
        </w:rPr>
      </w:pPr>
      <w:r w:rsidRPr="009676D7">
        <w:rPr>
          <w:rFonts w:ascii="Times New Roman" w:hAnsi="Times New Roman" w:cs="Times New Roman"/>
          <w:noProof/>
          <w:lang w:eastAsia="es-CO"/>
        </w:rPr>
        <w:drawing>
          <wp:inline distT="0" distB="0" distL="0" distR="0" wp14:anchorId="0E89A14E" wp14:editId="50FDDDBD">
            <wp:extent cx="5943600" cy="4171950"/>
            <wp:effectExtent l="0" t="0" r="0" b="0"/>
            <wp:docPr id="686286298" name="Chart 686286298">
              <a:extLst xmlns:a="http://schemas.openxmlformats.org/drawingml/2006/main">
                <a:ext uri="{FF2B5EF4-FFF2-40B4-BE49-F238E27FC236}">
                  <a16:creationId xmlns:a16="http://schemas.microsoft.com/office/drawing/2014/main" id="{1DE12581-0EA3-448E-8592-E523BABA64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inline>
        </w:drawing>
      </w:r>
    </w:p>
    <w:p w14:paraId="272057EA" w14:textId="77777777" w:rsidR="004863D8" w:rsidRPr="009676D7" w:rsidRDefault="004863D8" w:rsidP="004863D8">
      <w:pPr>
        <w:pStyle w:val="ListParagraph"/>
        <w:jc w:val="center"/>
        <w:rPr>
          <w:rFonts w:ascii="Times New Roman" w:hAnsi="Times New Roman" w:cs="Times New Roman"/>
          <w:sz w:val="18"/>
          <w:szCs w:val="18"/>
        </w:rPr>
      </w:pPr>
      <w:r w:rsidRPr="009676D7">
        <w:rPr>
          <w:rFonts w:ascii="Times New Roman" w:hAnsi="Times New Roman" w:cs="Times New Roman"/>
          <w:b/>
          <w:bCs/>
          <w:sz w:val="18"/>
          <w:szCs w:val="18"/>
        </w:rPr>
        <w:t>Fuente</w:t>
      </w:r>
      <w:r w:rsidRPr="009676D7">
        <w:rPr>
          <w:rStyle w:val="normaltextrun"/>
          <w:rFonts w:ascii="Times New Roman" w:hAnsi="Times New Roman" w:cs="Times New Roman"/>
          <w:b/>
          <w:bCs/>
          <w:color w:val="000000"/>
          <w:sz w:val="18"/>
          <w:szCs w:val="18"/>
          <w:shd w:val="clear" w:color="auto" w:fill="FFFFFF"/>
        </w:rPr>
        <w:t>:</w:t>
      </w:r>
      <w:r w:rsidRPr="009676D7">
        <w:rPr>
          <w:rStyle w:val="normaltextrun"/>
          <w:rFonts w:ascii="Times New Roman" w:hAnsi="Times New Roman" w:cs="Times New Roman"/>
          <w:color w:val="000000"/>
          <w:sz w:val="18"/>
          <w:szCs w:val="18"/>
          <w:shd w:val="clear" w:color="auto" w:fill="FFFFFF"/>
        </w:rPr>
        <w:t xml:space="preserve"> </w:t>
      </w:r>
      <w:r w:rsidRPr="009676D7">
        <w:rPr>
          <w:rFonts w:ascii="Times New Roman" w:hAnsi="Times New Roman" w:cs="Times New Roman"/>
          <w:sz w:val="18"/>
          <w:szCs w:val="18"/>
        </w:rPr>
        <w:t>Gobernación de Antioquia (2026).</w:t>
      </w:r>
    </w:p>
    <w:p w14:paraId="1ED98360" w14:textId="77777777" w:rsidR="004863D8" w:rsidRPr="009676D7" w:rsidRDefault="004863D8" w:rsidP="004863D8">
      <w:pPr>
        <w:rPr>
          <w:rFonts w:ascii="Times New Roman" w:hAnsi="Times New Roman" w:cs="Times New Roman"/>
        </w:rPr>
      </w:pPr>
      <w:r w:rsidRPr="009676D7">
        <w:rPr>
          <w:rFonts w:ascii="Times New Roman" w:hAnsi="Times New Roman" w:cs="Times New Roman"/>
        </w:rPr>
        <w:t xml:space="preserve">En conjunto, los resultados de percepción de seguridad muestran un territorio con fortalezas importantes en la seguridad cotidiana, pues la mayoría de la población se siente segura en su barrio o vereda y, en menor medida, en su municipio, lo que evidencia la presencia de redes comunitarias sólidas y entornos locales relativamente estables pese a la persistencia de conflictividades armadas. Sin embargo, la baja proporción de personas que perciben mejoras en la seguridad año tras año, junto con la mayor sensación de inseguridad a escala municipal, </w:t>
      </w:r>
      <w:r>
        <w:rPr>
          <w:rFonts w:ascii="Times New Roman" w:hAnsi="Times New Roman" w:cs="Times New Roman"/>
        </w:rPr>
        <w:t>revela una debilidad estructural: la población no identifica</w:t>
      </w:r>
      <w:r w:rsidRPr="009676D7">
        <w:rPr>
          <w:rFonts w:ascii="Times New Roman" w:hAnsi="Times New Roman" w:cs="Times New Roman"/>
        </w:rPr>
        <w:t xml:space="preserve"> avances sustantivos en la transformación de las condiciones que afectan la seguridad territorial, lo que sugiere estancamiento institucional y limitada capacidad de respuesta frente a dinámicas de riesgo más amplias. Para el PEMP, este panorama implica la necesidad de potenciar las fortalezas comunitarias y locales, mientras se diseñan estrategias supramunicipales que aborden las causas estructurales de la inseguridad —presencia armada, economías ilícitas, delitos de alto impacto y debilidades institucionales— con intervenciones sostenidas, articuladas y diferenciadas según las realidades de cada municipio.</w:t>
      </w:r>
    </w:p>
    <w:p w14:paraId="1991CBC6" w14:textId="77777777" w:rsidR="004863D8" w:rsidRPr="009676D7" w:rsidRDefault="004863D8" w:rsidP="004863D8">
      <w:pPr>
        <w:pStyle w:val="Heading4"/>
        <w:rPr>
          <w:rFonts w:ascii="Times New Roman" w:hAnsi="Times New Roman" w:cs="Times New Roman"/>
        </w:rPr>
      </w:pPr>
      <w:commentRangeStart w:id="50"/>
      <w:commentRangeStart w:id="51"/>
      <w:r w:rsidRPr="2C3D3FD4">
        <w:rPr>
          <w:rFonts w:ascii="Times New Roman" w:hAnsi="Times New Roman" w:cs="Times New Roman"/>
        </w:rPr>
        <w:t>Paz</w:t>
      </w:r>
      <w:commentRangeEnd w:id="50"/>
      <w:r>
        <w:rPr>
          <w:rStyle w:val="CommentReference"/>
        </w:rPr>
        <w:commentReference w:id="50"/>
      </w:r>
      <w:commentRangeEnd w:id="51"/>
      <w:r>
        <w:commentReference w:id="51"/>
      </w:r>
    </w:p>
    <w:p w14:paraId="094332DD" w14:textId="77777777" w:rsidR="004863D8" w:rsidRPr="009676D7" w:rsidRDefault="004863D8" w:rsidP="004863D8">
      <w:pPr>
        <w:rPr>
          <w:rFonts w:ascii="Times New Roman" w:eastAsiaTheme="majorEastAsia" w:hAnsi="Times New Roman" w:cs="Times New Roman"/>
          <w:bCs/>
        </w:rPr>
      </w:pPr>
      <w:r w:rsidRPr="009676D7">
        <w:rPr>
          <w:rFonts w:ascii="Times New Roman" w:eastAsiaTheme="majorEastAsia" w:hAnsi="Times New Roman" w:cs="Times New Roman"/>
          <w:bCs/>
        </w:rPr>
        <w:t>La subregión Norte de Antioquia ha sido uno de los territorios más afectados por el conflicto armado en el departamento. Municipios como Ituango, Briceño, Valdivia y Anorí han enfrentado durante décadas la presencia de grupos armados ilegales, disputas por corredores estratégicos, economías ilícitas y ciclos recurrentes de desplazamiento forzado y confinamiento. Estas dinámicas han generado fragilidad institucional, debilitamiento del tejido social y riesgos persistentes para líderes sociales, comunidades campesinas y organizaciones comunitarias.</w:t>
      </w:r>
    </w:p>
    <w:p w14:paraId="72030A25" w14:textId="77777777" w:rsidR="004863D8" w:rsidRPr="009676D7" w:rsidRDefault="004863D8" w:rsidP="004863D8">
      <w:pPr>
        <w:rPr>
          <w:rFonts w:ascii="Times New Roman" w:eastAsiaTheme="majorEastAsia" w:hAnsi="Times New Roman" w:cs="Times New Roman"/>
          <w:bCs/>
        </w:rPr>
      </w:pPr>
      <w:r w:rsidRPr="009676D7">
        <w:rPr>
          <w:rFonts w:ascii="Times New Roman" w:eastAsiaTheme="majorEastAsia" w:hAnsi="Times New Roman" w:cs="Times New Roman"/>
          <w:bCs/>
        </w:rPr>
        <w:t>En contraste, municipios como Gómez Plata, Carolina del Príncipe o San José de la Montaña han experimentado niveles de violencia más moderados, aunque igualmente condicionados por su cercanía a zonas de disputa y por la vulnerabilidad de sus áreas rurales dispersas.</w:t>
      </w:r>
    </w:p>
    <w:p w14:paraId="79A920AE" w14:textId="77777777" w:rsidR="004863D8" w:rsidRPr="009676D7" w:rsidRDefault="004863D8" w:rsidP="004863D8">
      <w:pPr>
        <w:rPr>
          <w:rFonts w:ascii="Times New Roman" w:eastAsiaTheme="majorEastAsia" w:hAnsi="Times New Roman" w:cs="Times New Roman"/>
          <w:bCs/>
        </w:rPr>
      </w:pPr>
      <w:r w:rsidRPr="009676D7">
        <w:rPr>
          <w:rFonts w:ascii="Times New Roman" w:eastAsiaTheme="majorEastAsia" w:hAnsi="Times New Roman" w:cs="Times New Roman"/>
          <w:bCs/>
        </w:rPr>
        <w:t>De acuerdo con la información consignada en el Plan Estratégico Provincial en su versión preliminar, en el apartado sobre iniciativas estatales y comunitarias para la Construcción de Paz en el territorio, la Subregión cuenta con tres municipios con Programas de Desarrollo con Enfoque Territorial – PDET (Briceño, Ituango y Valdivia); nueve municipios ZOMAC –Zonas más afectadas por el Conflicto Armado (Angostura, Briceño, Campamento, Guadalupe, Ituango, San Andrés de Cuerquia, San José de la Montaña, Toledo y Valdivia); dos municipios PNIS – Programa para la Sustitución de Cultivos Ilícitos (Briceño e Ituango). La presencia de estos programas e intervenciones diferenciadas en los territorios afectados por el conflicto armado interno da cuenta de la profundidad de las afectaciones históricas y, al mismo tiempo, pone en evidencia la necesidad de avanzar hacia acciones integrales, sostenidas y adaptadas a las particularidades de cada municipio.</w:t>
      </w:r>
    </w:p>
    <w:p w14:paraId="68579B22" w14:textId="77777777" w:rsidR="004863D8" w:rsidRPr="009676D7" w:rsidRDefault="004863D8" w:rsidP="004863D8">
      <w:r w:rsidRPr="2C3D3FD4">
        <w:rPr>
          <w:rFonts w:ascii="Times New Roman" w:eastAsiaTheme="majorEastAsia" w:hAnsi="Times New Roman" w:cs="Times New Roman"/>
        </w:rPr>
        <w:t>En este contexto, la construcción de paz en la Provincia requiere reconocer la heterogeneidad de trayectorias del conflicto y orientar acciones hacia la recuperación del tejido social, el fortalecimiento de capacidades institucionales y comunitarias, la protección de la población rural y la consolidación de condiciones estructurales que permitan avanzar hacia un territorio seguro, incluyente y resiliente.</w:t>
      </w:r>
    </w:p>
    <w:p w14:paraId="03E76529" w14:textId="77777777" w:rsidR="004863D8" w:rsidRDefault="004863D8" w:rsidP="004863D8">
      <w:pPr>
        <w:rPr>
          <w:rFonts w:ascii="Times New Roman" w:eastAsia="Times New Roman" w:hAnsi="Times New Roman" w:cs="Times New Roman"/>
          <w:b/>
          <w:bCs/>
        </w:rPr>
      </w:pPr>
      <w:commentRangeStart w:id="52"/>
      <w:r w:rsidRPr="2C3D3FD4">
        <w:rPr>
          <w:rFonts w:ascii="Times New Roman" w:eastAsia="Times New Roman" w:hAnsi="Times New Roman" w:cs="Times New Roman"/>
          <w:b/>
          <w:bCs/>
        </w:rPr>
        <w:t>IMPORTANTE: MENCIONAR QUE VALDIVIA, ANORÍ, ITUANGO Y BRICEÑO HACEN PARTE DE la subregión PDET "Bajo Cauca y Nordeste Antioqueño" (Decreto Ley 893 de 2017), mientras que los otros 9 municipios de la Provincia NO son PDET (Angostura, Campamento, Carolina del Príncipe, Gómez Plata, Guadalupe, San Andrés de Cuerquia, San José de la Montaña, Toledo, Yarumal).</w:t>
      </w:r>
      <w:commentRangeEnd w:id="52"/>
      <w:r>
        <w:rPr>
          <w:rStyle w:val="CommentReference"/>
        </w:rPr>
        <w:commentReference w:id="52"/>
      </w:r>
    </w:p>
    <w:p w14:paraId="5F208865" w14:textId="77777777" w:rsidR="004863D8" w:rsidRDefault="004863D8" w:rsidP="004863D8">
      <w:pPr>
        <w:rPr>
          <w:rFonts w:ascii="Times New Roman" w:eastAsiaTheme="majorEastAsia" w:hAnsi="Times New Roman" w:cs="Times New Roman"/>
        </w:rPr>
      </w:pPr>
    </w:p>
    <w:p w14:paraId="7E1D74DD" w14:textId="77777777" w:rsidR="004863D8" w:rsidRDefault="004863D8" w:rsidP="004863D8">
      <w:pPr>
        <w:pStyle w:val="Caption"/>
        <w:keepNext/>
        <w:jc w:val="center"/>
        <w:rPr>
          <w:rFonts w:ascii="Times New Roman" w:hAnsi="Times New Roman" w:cs="Times New Roman"/>
          <w:i w:val="0"/>
          <w:iCs w:val="0"/>
          <w:sz w:val="20"/>
          <w:szCs w:val="20"/>
        </w:rPr>
      </w:pPr>
      <w:r w:rsidRPr="2C3D3FD4">
        <w:rPr>
          <w:rFonts w:ascii="Times New Roman" w:hAnsi="Times New Roman" w:cs="Times New Roman"/>
          <w:i w:val="0"/>
          <w:iCs w:val="0"/>
          <w:sz w:val="20"/>
          <w:szCs w:val="20"/>
        </w:rPr>
        <w:t xml:space="preserve">Tabla X. </w:t>
      </w:r>
      <w:commentRangeStart w:id="53"/>
      <w:r w:rsidRPr="2C3D3FD4">
        <w:rPr>
          <w:rFonts w:ascii="Times New Roman" w:hAnsi="Times New Roman" w:cs="Times New Roman"/>
          <w:i w:val="0"/>
          <w:iCs w:val="0"/>
          <w:sz w:val="20"/>
          <w:szCs w:val="20"/>
        </w:rPr>
        <w:t>Solicitudes de inscripción al registro de tierras despojadas (*) y abandonadas forzosamente (SRTDAF) recibidas en la Unidad de Restitución de Tierras</w:t>
      </w:r>
      <w:commentRangeEnd w:id="53"/>
      <w:r>
        <w:rPr>
          <w:rStyle w:val="CommentReference"/>
        </w:rPr>
        <w:commentReference w:id="53"/>
      </w: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960"/>
        <w:gridCol w:w="2460"/>
        <w:gridCol w:w="2115"/>
      </w:tblGrid>
      <w:tr w:rsidR="004863D8" w14:paraId="23BD802C" w14:textId="77777777" w:rsidTr="00F149A0">
        <w:trPr>
          <w:trHeight w:val="285"/>
          <w:jc w:val="center"/>
        </w:trPr>
        <w:tc>
          <w:tcPr>
            <w:tcW w:w="960" w:type="dxa"/>
            <w:shd w:val="clear" w:color="auto" w:fill="002060"/>
            <w:tcMar>
              <w:top w:w="15" w:type="dxa"/>
              <w:left w:w="15" w:type="dxa"/>
              <w:right w:w="15" w:type="dxa"/>
            </w:tcMar>
            <w:vAlign w:val="bottom"/>
          </w:tcPr>
          <w:p w14:paraId="4B192AE2" w14:textId="77777777" w:rsidR="004863D8" w:rsidRDefault="004863D8" w:rsidP="00F149A0">
            <w:pPr>
              <w:jc w:val="center"/>
              <w:rPr>
                <w:rFonts w:ascii="Times New Roman" w:hAnsi="Times New Roman" w:cs="Times New Roman"/>
                <w:b/>
                <w:bCs/>
                <w:color w:val="FFFFFF" w:themeColor="background1"/>
                <w:sz w:val="16"/>
                <w:szCs w:val="16"/>
              </w:rPr>
            </w:pPr>
            <w:r w:rsidRPr="2C3D3FD4">
              <w:rPr>
                <w:rFonts w:ascii="Times New Roman" w:hAnsi="Times New Roman" w:cs="Times New Roman"/>
                <w:b/>
                <w:bCs/>
                <w:color w:val="FFFFFF" w:themeColor="background1"/>
                <w:sz w:val="16"/>
                <w:szCs w:val="16"/>
              </w:rPr>
              <w:t>Municipio</w:t>
            </w:r>
          </w:p>
        </w:tc>
        <w:tc>
          <w:tcPr>
            <w:tcW w:w="2460" w:type="dxa"/>
            <w:shd w:val="clear" w:color="auto" w:fill="002060"/>
            <w:tcMar>
              <w:top w:w="15" w:type="dxa"/>
              <w:left w:w="15" w:type="dxa"/>
              <w:right w:w="15" w:type="dxa"/>
            </w:tcMar>
            <w:vAlign w:val="bottom"/>
          </w:tcPr>
          <w:p w14:paraId="1F8F0FD2" w14:textId="77777777" w:rsidR="004863D8" w:rsidRDefault="004863D8" w:rsidP="00F149A0">
            <w:pPr>
              <w:jc w:val="center"/>
              <w:rPr>
                <w:rFonts w:ascii="Times New Roman" w:hAnsi="Times New Roman" w:cs="Times New Roman"/>
                <w:b/>
                <w:bCs/>
                <w:color w:val="FFFFFF" w:themeColor="background1"/>
                <w:sz w:val="16"/>
                <w:szCs w:val="16"/>
              </w:rPr>
            </w:pPr>
            <w:r w:rsidRPr="2C3D3FD4">
              <w:rPr>
                <w:rFonts w:ascii="Times New Roman" w:hAnsi="Times New Roman" w:cs="Times New Roman"/>
                <w:b/>
                <w:bCs/>
                <w:color w:val="FFFFFF" w:themeColor="background1"/>
                <w:sz w:val="16"/>
                <w:szCs w:val="16"/>
              </w:rPr>
              <w:t>Solicitudes de restitución</w:t>
            </w:r>
          </w:p>
        </w:tc>
        <w:tc>
          <w:tcPr>
            <w:tcW w:w="2115" w:type="dxa"/>
            <w:shd w:val="clear" w:color="auto" w:fill="002060"/>
            <w:tcMar>
              <w:top w:w="15" w:type="dxa"/>
              <w:left w:w="15" w:type="dxa"/>
              <w:right w:w="15" w:type="dxa"/>
            </w:tcMar>
            <w:vAlign w:val="bottom"/>
          </w:tcPr>
          <w:p w14:paraId="4E5EBE75" w14:textId="77777777" w:rsidR="004863D8" w:rsidRDefault="004863D8" w:rsidP="00F149A0">
            <w:pPr>
              <w:jc w:val="center"/>
              <w:rPr>
                <w:rFonts w:ascii="Times New Roman" w:hAnsi="Times New Roman" w:cs="Times New Roman"/>
                <w:b/>
                <w:bCs/>
                <w:color w:val="FFFFFF" w:themeColor="background1"/>
                <w:sz w:val="16"/>
                <w:szCs w:val="16"/>
              </w:rPr>
            </w:pPr>
            <w:r w:rsidRPr="2C3D3FD4">
              <w:rPr>
                <w:rFonts w:ascii="Times New Roman" w:hAnsi="Times New Roman" w:cs="Times New Roman"/>
                <w:b/>
                <w:bCs/>
                <w:color w:val="FFFFFF" w:themeColor="background1"/>
                <w:sz w:val="16"/>
                <w:szCs w:val="16"/>
              </w:rPr>
              <w:t>Solicitudes de restitución por cada 1.000 habitantes</w:t>
            </w:r>
          </w:p>
        </w:tc>
      </w:tr>
      <w:tr w:rsidR="004863D8" w14:paraId="35BD6DE2" w14:textId="77777777" w:rsidTr="00F149A0">
        <w:trPr>
          <w:trHeight w:val="285"/>
          <w:jc w:val="center"/>
        </w:trPr>
        <w:tc>
          <w:tcPr>
            <w:tcW w:w="960" w:type="dxa"/>
            <w:tcMar>
              <w:top w:w="15" w:type="dxa"/>
              <w:left w:w="15" w:type="dxa"/>
              <w:right w:w="15" w:type="dxa"/>
            </w:tcMar>
            <w:vAlign w:val="bottom"/>
          </w:tcPr>
          <w:p w14:paraId="37EAE084"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Anorí</w:t>
            </w:r>
          </w:p>
        </w:tc>
        <w:tc>
          <w:tcPr>
            <w:tcW w:w="2460" w:type="dxa"/>
            <w:tcMar>
              <w:top w:w="15" w:type="dxa"/>
              <w:left w:w="15" w:type="dxa"/>
              <w:right w:w="15" w:type="dxa"/>
            </w:tcMar>
            <w:vAlign w:val="bottom"/>
          </w:tcPr>
          <w:p w14:paraId="48B3FB33"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164</w:t>
            </w:r>
          </w:p>
        </w:tc>
        <w:tc>
          <w:tcPr>
            <w:tcW w:w="2115" w:type="dxa"/>
            <w:tcMar>
              <w:top w:w="15" w:type="dxa"/>
              <w:left w:w="15" w:type="dxa"/>
              <w:right w:w="15" w:type="dxa"/>
            </w:tcMar>
            <w:vAlign w:val="bottom"/>
          </w:tcPr>
          <w:p w14:paraId="3BB8A5CD"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7.80</w:t>
            </w:r>
          </w:p>
        </w:tc>
      </w:tr>
      <w:tr w:rsidR="004863D8" w14:paraId="6A31177A" w14:textId="77777777" w:rsidTr="00F149A0">
        <w:trPr>
          <w:trHeight w:val="285"/>
          <w:jc w:val="center"/>
        </w:trPr>
        <w:tc>
          <w:tcPr>
            <w:tcW w:w="960" w:type="dxa"/>
            <w:tcMar>
              <w:top w:w="15" w:type="dxa"/>
              <w:left w:w="15" w:type="dxa"/>
              <w:right w:w="15" w:type="dxa"/>
            </w:tcMar>
            <w:vAlign w:val="bottom"/>
          </w:tcPr>
          <w:p w14:paraId="3F2D4AB9"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Angostura</w:t>
            </w:r>
          </w:p>
        </w:tc>
        <w:tc>
          <w:tcPr>
            <w:tcW w:w="2460" w:type="dxa"/>
            <w:tcMar>
              <w:top w:w="15" w:type="dxa"/>
              <w:left w:w="15" w:type="dxa"/>
              <w:right w:w="15" w:type="dxa"/>
            </w:tcMar>
            <w:vAlign w:val="bottom"/>
          </w:tcPr>
          <w:p w14:paraId="479869F5"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60</w:t>
            </w:r>
          </w:p>
        </w:tc>
        <w:tc>
          <w:tcPr>
            <w:tcW w:w="2115" w:type="dxa"/>
            <w:tcMar>
              <w:top w:w="15" w:type="dxa"/>
              <w:left w:w="15" w:type="dxa"/>
              <w:right w:w="15" w:type="dxa"/>
            </w:tcMar>
            <w:vAlign w:val="bottom"/>
          </w:tcPr>
          <w:p w14:paraId="3D25B22C"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4.80</w:t>
            </w:r>
          </w:p>
        </w:tc>
      </w:tr>
      <w:tr w:rsidR="004863D8" w14:paraId="400FFF6E" w14:textId="77777777" w:rsidTr="00F149A0">
        <w:trPr>
          <w:trHeight w:val="285"/>
          <w:jc w:val="center"/>
        </w:trPr>
        <w:tc>
          <w:tcPr>
            <w:tcW w:w="960" w:type="dxa"/>
            <w:tcMar>
              <w:top w:w="15" w:type="dxa"/>
              <w:left w:w="15" w:type="dxa"/>
              <w:right w:w="15" w:type="dxa"/>
            </w:tcMar>
            <w:vAlign w:val="bottom"/>
          </w:tcPr>
          <w:p w14:paraId="785E86D2"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Briceño</w:t>
            </w:r>
          </w:p>
        </w:tc>
        <w:tc>
          <w:tcPr>
            <w:tcW w:w="2460" w:type="dxa"/>
            <w:tcMar>
              <w:top w:w="15" w:type="dxa"/>
              <w:left w:w="15" w:type="dxa"/>
              <w:right w:w="15" w:type="dxa"/>
            </w:tcMar>
            <w:vAlign w:val="bottom"/>
          </w:tcPr>
          <w:p w14:paraId="5D672EE2"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117</w:t>
            </w:r>
          </w:p>
        </w:tc>
        <w:tc>
          <w:tcPr>
            <w:tcW w:w="2115" w:type="dxa"/>
            <w:tcMar>
              <w:top w:w="15" w:type="dxa"/>
              <w:left w:w="15" w:type="dxa"/>
              <w:right w:w="15" w:type="dxa"/>
            </w:tcMar>
            <w:vAlign w:val="bottom"/>
          </w:tcPr>
          <w:p w14:paraId="5A7E7309"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14.70</w:t>
            </w:r>
          </w:p>
        </w:tc>
      </w:tr>
      <w:tr w:rsidR="004863D8" w14:paraId="231C7EC2" w14:textId="77777777" w:rsidTr="00F149A0">
        <w:trPr>
          <w:trHeight w:val="285"/>
          <w:jc w:val="center"/>
        </w:trPr>
        <w:tc>
          <w:tcPr>
            <w:tcW w:w="960" w:type="dxa"/>
            <w:tcMar>
              <w:top w:w="15" w:type="dxa"/>
              <w:left w:w="15" w:type="dxa"/>
              <w:right w:w="15" w:type="dxa"/>
            </w:tcMar>
            <w:vAlign w:val="bottom"/>
          </w:tcPr>
          <w:p w14:paraId="40C6ECA9"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Campamento</w:t>
            </w:r>
          </w:p>
        </w:tc>
        <w:tc>
          <w:tcPr>
            <w:tcW w:w="2460" w:type="dxa"/>
            <w:tcMar>
              <w:top w:w="15" w:type="dxa"/>
              <w:left w:w="15" w:type="dxa"/>
              <w:right w:w="15" w:type="dxa"/>
            </w:tcMar>
            <w:vAlign w:val="bottom"/>
          </w:tcPr>
          <w:p w14:paraId="2A71F719"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45</w:t>
            </w:r>
          </w:p>
        </w:tc>
        <w:tc>
          <w:tcPr>
            <w:tcW w:w="2115" w:type="dxa"/>
            <w:tcMar>
              <w:top w:w="15" w:type="dxa"/>
              <w:left w:w="15" w:type="dxa"/>
              <w:right w:w="15" w:type="dxa"/>
            </w:tcMar>
            <w:vAlign w:val="bottom"/>
          </w:tcPr>
          <w:p w14:paraId="71213C8A"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4.50</w:t>
            </w:r>
          </w:p>
        </w:tc>
      </w:tr>
      <w:tr w:rsidR="004863D8" w14:paraId="53370C16" w14:textId="77777777" w:rsidTr="00F149A0">
        <w:trPr>
          <w:trHeight w:val="285"/>
          <w:jc w:val="center"/>
        </w:trPr>
        <w:tc>
          <w:tcPr>
            <w:tcW w:w="960" w:type="dxa"/>
            <w:tcMar>
              <w:top w:w="15" w:type="dxa"/>
              <w:left w:w="15" w:type="dxa"/>
              <w:right w:w="15" w:type="dxa"/>
            </w:tcMar>
            <w:vAlign w:val="bottom"/>
          </w:tcPr>
          <w:p w14:paraId="17379F70"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Carolina</w:t>
            </w:r>
          </w:p>
        </w:tc>
        <w:tc>
          <w:tcPr>
            <w:tcW w:w="2460" w:type="dxa"/>
            <w:tcMar>
              <w:top w:w="15" w:type="dxa"/>
              <w:left w:w="15" w:type="dxa"/>
              <w:right w:w="15" w:type="dxa"/>
            </w:tcMar>
            <w:vAlign w:val="bottom"/>
          </w:tcPr>
          <w:p w14:paraId="4BEC3FB0"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4</w:t>
            </w:r>
          </w:p>
        </w:tc>
        <w:tc>
          <w:tcPr>
            <w:tcW w:w="2115" w:type="dxa"/>
            <w:tcMar>
              <w:top w:w="15" w:type="dxa"/>
              <w:left w:w="15" w:type="dxa"/>
              <w:right w:w="15" w:type="dxa"/>
            </w:tcMar>
            <w:vAlign w:val="bottom"/>
          </w:tcPr>
          <w:p w14:paraId="41541F06"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1.01</w:t>
            </w:r>
          </w:p>
        </w:tc>
      </w:tr>
      <w:tr w:rsidR="004863D8" w14:paraId="2F9AAB6F" w14:textId="77777777" w:rsidTr="00F149A0">
        <w:trPr>
          <w:trHeight w:val="285"/>
          <w:jc w:val="center"/>
        </w:trPr>
        <w:tc>
          <w:tcPr>
            <w:tcW w:w="960" w:type="dxa"/>
            <w:tcMar>
              <w:top w:w="15" w:type="dxa"/>
              <w:left w:w="15" w:type="dxa"/>
              <w:right w:w="15" w:type="dxa"/>
            </w:tcMar>
            <w:vAlign w:val="bottom"/>
          </w:tcPr>
          <w:p w14:paraId="01D778D8"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Guadalupe</w:t>
            </w:r>
          </w:p>
        </w:tc>
        <w:tc>
          <w:tcPr>
            <w:tcW w:w="2460" w:type="dxa"/>
            <w:tcMar>
              <w:top w:w="15" w:type="dxa"/>
              <w:left w:w="15" w:type="dxa"/>
              <w:right w:w="15" w:type="dxa"/>
            </w:tcMar>
            <w:vAlign w:val="bottom"/>
          </w:tcPr>
          <w:p w14:paraId="4243A992"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13</w:t>
            </w:r>
          </w:p>
        </w:tc>
        <w:tc>
          <w:tcPr>
            <w:tcW w:w="2115" w:type="dxa"/>
            <w:tcMar>
              <w:top w:w="15" w:type="dxa"/>
              <w:left w:w="15" w:type="dxa"/>
              <w:right w:w="15" w:type="dxa"/>
            </w:tcMar>
            <w:vAlign w:val="bottom"/>
          </w:tcPr>
          <w:p w14:paraId="38CD1B3C"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1.85</w:t>
            </w:r>
          </w:p>
        </w:tc>
      </w:tr>
      <w:tr w:rsidR="004863D8" w14:paraId="4CB7C663" w14:textId="77777777" w:rsidTr="00F149A0">
        <w:trPr>
          <w:trHeight w:val="285"/>
          <w:jc w:val="center"/>
        </w:trPr>
        <w:tc>
          <w:tcPr>
            <w:tcW w:w="960" w:type="dxa"/>
            <w:tcMar>
              <w:top w:w="15" w:type="dxa"/>
              <w:left w:w="15" w:type="dxa"/>
              <w:right w:w="15" w:type="dxa"/>
            </w:tcMar>
            <w:vAlign w:val="bottom"/>
          </w:tcPr>
          <w:p w14:paraId="5BAF849C"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Gómez Plata</w:t>
            </w:r>
          </w:p>
        </w:tc>
        <w:tc>
          <w:tcPr>
            <w:tcW w:w="2460" w:type="dxa"/>
            <w:tcMar>
              <w:top w:w="15" w:type="dxa"/>
              <w:left w:w="15" w:type="dxa"/>
              <w:right w:w="15" w:type="dxa"/>
            </w:tcMar>
            <w:vAlign w:val="bottom"/>
          </w:tcPr>
          <w:p w14:paraId="777F32DB"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27</w:t>
            </w:r>
          </w:p>
        </w:tc>
        <w:tc>
          <w:tcPr>
            <w:tcW w:w="2115" w:type="dxa"/>
            <w:tcMar>
              <w:top w:w="15" w:type="dxa"/>
              <w:left w:w="15" w:type="dxa"/>
              <w:right w:w="15" w:type="dxa"/>
            </w:tcMar>
            <w:vAlign w:val="bottom"/>
          </w:tcPr>
          <w:p w14:paraId="65CEE1C2"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2.60</w:t>
            </w:r>
          </w:p>
        </w:tc>
      </w:tr>
      <w:tr w:rsidR="004863D8" w14:paraId="1DCB8C00" w14:textId="77777777" w:rsidTr="00F149A0">
        <w:trPr>
          <w:trHeight w:val="285"/>
          <w:jc w:val="center"/>
        </w:trPr>
        <w:tc>
          <w:tcPr>
            <w:tcW w:w="960" w:type="dxa"/>
            <w:tcMar>
              <w:top w:w="15" w:type="dxa"/>
              <w:left w:w="15" w:type="dxa"/>
              <w:right w:w="15" w:type="dxa"/>
            </w:tcMar>
            <w:vAlign w:val="bottom"/>
          </w:tcPr>
          <w:p w14:paraId="4142A7EB"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Ituango</w:t>
            </w:r>
          </w:p>
        </w:tc>
        <w:tc>
          <w:tcPr>
            <w:tcW w:w="2460" w:type="dxa"/>
            <w:tcMar>
              <w:top w:w="15" w:type="dxa"/>
              <w:left w:w="15" w:type="dxa"/>
              <w:right w:w="15" w:type="dxa"/>
            </w:tcMar>
            <w:vAlign w:val="bottom"/>
          </w:tcPr>
          <w:p w14:paraId="3530C80D"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452</w:t>
            </w:r>
          </w:p>
        </w:tc>
        <w:tc>
          <w:tcPr>
            <w:tcW w:w="2115" w:type="dxa"/>
            <w:tcMar>
              <w:top w:w="15" w:type="dxa"/>
              <w:left w:w="15" w:type="dxa"/>
              <w:right w:w="15" w:type="dxa"/>
            </w:tcMar>
            <w:vAlign w:val="bottom"/>
          </w:tcPr>
          <w:p w14:paraId="2B7760DB"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15.31</w:t>
            </w:r>
          </w:p>
        </w:tc>
      </w:tr>
      <w:tr w:rsidR="004863D8" w14:paraId="3D5DE1EC" w14:textId="77777777" w:rsidTr="00F149A0">
        <w:trPr>
          <w:trHeight w:val="285"/>
          <w:jc w:val="center"/>
        </w:trPr>
        <w:tc>
          <w:tcPr>
            <w:tcW w:w="960" w:type="dxa"/>
            <w:tcMar>
              <w:top w:w="15" w:type="dxa"/>
              <w:left w:w="15" w:type="dxa"/>
              <w:right w:w="15" w:type="dxa"/>
            </w:tcMar>
            <w:vAlign w:val="bottom"/>
          </w:tcPr>
          <w:p w14:paraId="24C698B2"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San Andrés de Cuerquía</w:t>
            </w:r>
          </w:p>
        </w:tc>
        <w:tc>
          <w:tcPr>
            <w:tcW w:w="2460" w:type="dxa"/>
            <w:tcMar>
              <w:top w:w="15" w:type="dxa"/>
              <w:left w:w="15" w:type="dxa"/>
              <w:right w:w="15" w:type="dxa"/>
            </w:tcMar>
            <w:vAlign w:val="bottom"/>
          </w:tcPr>
          <w:p w14:paraId="71DC9D15"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82</w:t>
            </w:r>
          </w:p>
        </w:tc>
        <w:tc>
          <w:tcPr>
            <w:tcW w:w="2115" w:type="dxa"/>
            <w:tcMar>
              <w:top w:w="15" w:type="dxa"/>
              <w:left w:w="15" w:type="dxa"/>
              <w:right w:w="15" w:type="dxa"/>
            </w:tcMar>
            <w:vAlign w:val="bottom"/>
          </w:tcPr>
          <w:p w14:paraId="37832637"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11.08</w:t>
            </w:r>
          </w:p>
        </w:tc>
      </w:tr>
      <w:tr w:rsidR="004863D8" w14:paraId="7C08ADF4" w14:textId="77777777" w:rsidTr="00F149A0">
        <w:trPr>
          <w:trHeight w:val="285"/>
          <w:jc w:val="center"/>
        </w:trPr>
        <w:tc>
          <w:tcPr>
            <w:tcW w:w="960" w:type="dxa"/>
            <w:tcMar>
              <w:top w:w="15" w:type="dxa"/>
              <w:left w:w="15" w:type="dxa"/>
              <w:right w:w="15" w:type="dxa"/>
            </w:tcMar>
            <w:vAlign w:val="bottom"/>
          </w:tcPr>
          <w:p w14:paraId="55B101AF"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San José de La Montaña</w:t>
            </w:r>
          </w:p>
        </w:tc>
        <w:tc>
          <w:tcPr>
            <w:tcW w:w="2460" w:type="dxa"/>
            <w:tcMar>
              <w:top w:w="15" w:type="dxa"/>
              <w:left w:w="15" w:type="dxa"/>
              <w:right w:w="15" w:type="dxa"/>
            </w:tcMar>
            <w:vAlign w:val="bottom"/>
          </w:tcPr>
          <w:p w14:paraId="029A8672"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2</w:t>
            </w:r>
          </w:p>
        </w:tc>
        <w:tc>
          <w:tcPr>
            <w:tcW w:w="2115" w:type="dxa"/>
            <w:tcMar>
              <w:top w:w="15" w:type="dxa"/>
              <w:left w:w="15" w:type="dxa"/>
              <w:right w:w="15" w:type="dxa"/>
            </w:tcMar>
            <w:vAlign w:val="bottom"/>
          </w:tcPr>
          <w:p w14:paraId="7D247E28"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0.50</w:t>
            </w:r>
          </w:p>
        </w:tc>
      </w:tr>
      <w:tr w:rsidR="004863D8" w14:paraId="03F24806" w14:textId="77777777" w:rsidTr="00F149A0">
        <w:trPr>
          <w:trHeight w:val="285"/>
          <w:jc w:val="center"/>
        </w:trPr>
        <w:tc>
          <w:tcPr>
            <w:tcW w:w="960" w:type="dxa"/>
            <w:tcMar>
              <w:top w:w="15" w:type="dxa"/>
              <w:left w:w="15" w:type="dxa"/>
              <w:right w:w="15" w:type="dxa"/>
            </w:tcMar>
            <w:vAlign w:val="bottom"/>
          </w:tcPr>
          <w:p w14:paraId="74067049"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Toledo</w:t>
            </w:r>
          </w:p>
        </w:tc>
        <w:tc>
          <w:tcPr>
            <w:tcW w:w="2460" w:type="dxa"/>
            <w:tcMar>
              <w:top w:w="15" w:type="dxa"/>
              <w:left w:w="15" w:type="dxa"/>
              <w:right w:w="15" w:type="dxa"/>
            </w:tcMar>
            <w:vAlign w:val="bottom"/>
          </w:tcPr>
          <w:p w14:paraId="360E8A18"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43</w:t>
            </w:r>
          </w:p>
        </w:tc>
        <w:tc>
          <w:tcPr>
            <w:tcW w:w="2115" w:type="dxa"/>
            <w:tcMar>
              <w:top w:w="15" w:type="dxa"/>
              <w:left w:w="15" w:type="dxa"/>
              <w:right w:w="15" w:type="dxa"/>
            </w:tcMar>
            <w:vAlign w:val="bottom"/>
          </w:tcPr>
          <w:p w14:paraId="66D49202"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8.91</w:t>
            </w:r>
          </w:p>
        </w:tc>
      </w:tr>
      <w:tr w:rsidR="004863D8" w14:paraId="57DFAA13" w14:textId="77777777" w:rsidTr="00F149A0">
        <w:trPr>
          <w:trHeight w:val="285"/>
          <w:jc w:val="center"/>
        </w:trPr>
        <w:tc>
          <w:tcPr>
            <w:tcW w:w="960" w:type="dxa"/>
            <w:tcMar>
              <w:top w:w="15" w:type="dxa"/>
              <w:left w:w="15" w:type="dxa"/>
              <w:right w:w="15" w:type="dxa"/>
            </w:tcMar>
            <w:vAlign w:val="bottom"/>
          </w:tcPr>
          <w:p w14:paraId="00C1B3DF"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Valdivia</w:t>
            </w:r>
          </w:p>
        </w:tc>
        <w:tc>
          <w:tcPr>
            <w:tcW w:w="2460" w:type="dxa"/>
            <w:tcMar>
              <w:top w:w="15" w:type="dxa"/>
              <w:left w:w="15" w:type="dxa"/>
              <w:right w:w="15" w:type="dxa"/>
            </w:tcMar>
            <w:vAlign w:val="bottom"/>
          </w:tcPr>
          <w:p w14:paraId="221E3380"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160</w:t>
            </w:r>
          </w:p>
        </w:tc>
        <w:tc>
          <w:tcPr>
            <w:tcW w:w="2115" w:type="dxa"/>
            <w:tcMar>
              <w:top w:w="15" w:type="dxa"/>
              <w:left w:w="15" w:type="dxa"/>
              <w:right w:w="15" w:type="dxa"/>
            </w:tcMar>
            <w:vAlign w:val="bottom"/>
          </w:tcPr>
          <w:p w14:paraId="7BAA85E5"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10.66</w:t>
            </w:r>
          </w:p>
        </w:tc>
      </w:tr>
      <w:tr w:rsidR="004863D8" w14:paraId="386AE994" w14:textId="77777777" w:rsidTr="00F149A0">
        <w:trPr>
          <w:trHeight w:val="285"/>
          <w:jc w:val="center"/>
        </w:trPr>
        <w:tc>
          <w:tcPr>
            <w:tcW w:w="960" w:type="dxa"/>
            <w:tcMar>
              <w:top w:w="15" w:type="dxa"/>
              <w:left w:w="15" w:type="dxa"/>
              <w:right w:w="15" w:type="dxa"/>
            </w:tcMar>
            <w:vAlign w:val="bottom"/>
          </w:tcPr>
          <w:p w14:paraId="3A8C7125"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Yarumal</w:t>
            </w:r>
          </w:p>
        </w:tc>
        <w:tc>
          <w:tcPr>
            <w:tcW w:w="2460" w:type="dxa"/>
            <w:tcMar>
              <w:top w:w="15" w:type="dxa"/>
              <w:left w:w="15" w:type="dxa"/>
              <w:right w:w="15" w:type="dxa"/>
            </w:tcMar>
            <w:vAlign w:val="bottom"/>
          </w:tcPr>
          <w:p w14:paraId="38DD74E7"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120</w:t>
            </w:r>
          </w:p>
        </w:tc>
        <w:tc>
          <w:tcPr>
            <w:tcW w:w="2115" w:type="dxa"/>
            <w:tcMar>
              <w:top w:w="15" w:type="dxa"/>
              <w:left w:w="15" w:type="dxa"/>
              <w:right w:w="15" w:type="dxa"/>
            </w:tcMar>
            <w:vAlign w:val="bottom"/>
          </w:tcPr>
          <w:p w14:paraId="22DAA14E" w14:textId="77777777" w:rsidR="004863D8" w:rsidRDefault="004863D8" w:rsidP="00F149A0">
            <w:pPr>
              <w:spacing w:after="0"/>
              <w:jc w:val="center"/>
              <w:rPr>
                <w:rFonts w:ascii="Times New Roman" w:hAnsi="Times New Roman" w:cs="Times New Roman"/>
                <w:color w:val="000000" w:themeColor="text1"/>
                <w:sz w:val="16"/>
                <w:szCs w:val="16"/>
              </w:rPr>
            </w:pPr>
            <w:r w:rsidRPr="2C3D3FD4">
              <w:rPr>
                <w:rFonts w:ascii="Times New Roman" w:hAnsi="Times New Roman" w:cs="Times New Roman"/>
                <w:color w:val="000000" w:themeColor="text1"/>
                <w:sz w:val="16"/>
                <w:szCs w:val="16"/>
              </w:rPr>
              <w:t>2.87</w:t>
            </w:r>
          </w:p>
        </w:tc>
      </w:tr>
      <w:tr w:rsidR="004863D8" w14:paraId="3991B66D" w14:textId="77777777" w:rsidTr="00F149A0">
        <w:trPr>
          <w:trHeight w:val="285"/>
          <w:jc w:val="center"/>
        </w:trPr>
        <w:tc>
          <w:tcPr>
            <w:tcW w:w="960" w:type="dxa"/>
            <w:tcMar>
              <w:top w:w="15" w:type="dxa"/>
              <w:left w:w="15" w:type="dxa"/>
              <w:right w:w="15" w:type="dxa"/>
            </w:tcMar>
            <w:vAlign w:val="bottom"/>
          </w:tcPr>
          <w:p w14:paraId="788FAE1A" w14:textId="77777777" w:rsidR="004863D8" w:rsidRDefault="004863D8" w:rsidP="00F149A0">
            <w:pPr>
              <w:spacing w:after="0"/>
              <w:jc w:val="center"/>
            </w:pPr>
            <w:r w:rsidRPr="2C3D3FD4">
              <w:rPr>
                <w:rFonts w:ascii="Times New Roman" w:hAnsi="Times New Roman" w:cs="Times New Roman"/>
                <w:b/>
                <w:bCs/>
                <w:color w:val="000000" w:themeColor="text1"/>
                <w:sz w:val="16"/>
                <w:szCs w:val="16"/>
              </w:rPr>
              <w:t>Promedio, subregión</w:t>
            </w:r>
          </w:p>
        </w:tc>
        <w:tc>
          <w:tcPr>
            <w:tcW w:w="2460" w:type="dxa"/>
            <w:tcMar>
              <w:top w:w="15" w:type="dxa"/>
              <w:left w:w="15" w:type="dxa"/>
              <w:right w:w="15" w:type="dxa"/>
            </w:tcMar>
            <w:vAlign w:val="bottom"/>
          </w:tcPr>
          <w:p w14:paraId="3B170565" w14:textId="77777777" w:rsidR="004863D8" w:rsidRDefault="004863D8" w:rsidP="00F149A0">
            <w:pPr>
              <w:spacing w:after="0"/>
              <w:jc w:val="center"/>
              <w:rPr>
                <w:rFonts w:ascii="Times New Roman" w:hAnsi="Times New Roman" w:cs="Times New Roman"/>
                <w:b/>
                <w:bCs/>
                <w:color w:val="000000" w:themeColor="text1"/>
                <w:sz w:val="16"/>
                <w:szCs w:val="16"/>
              </w:rPr>
            </w:pPr>
            <w:r w:rsidRPr="2C3D3FD4">
              <w:rPr>
                <w:rFonts w:ascii="Times New Roman" w:hAnsi="Times New Roman" w:cs="Times New Roman"/>
                <w:b/>
                <w:bCs/>
                <w:color w:val="000000" w:themeColor="text1"/>
                <w:sz w:val="16"/>
                <w:szCs w:val="16"/>
              </w:rPr>
              <w:t>71</w:t>
            </w:r>
          </w:p>
        </w:tc>
        <w:tc>
          <w:tcPr>
            <w:tcW w:w="2115" w:type="dxa"/>
            <w:tcMar>
              <w:top w:w="15" w:type="dxa"/>
              <w:left w:w="15" w:type="dxa"/>
              <w:right w:w="15" w:type="dxa"/>
            </w:tcMar>
            <w:vAlign w:val="bottom"/>
          </w:tcPr>
          <w:p w14:paraId="7D36C788" w14:textId="77777777" w:rsidR="004863D8" w:rsidRDefault="004863D8" w:rsidP="00F149A0">
            <w:pPr>
              <w:spacing w:after="0"/>
              <w:jc w:val="center"/>
              <w:rPr>
                <w:rFonts w:ascii="Times New Roman" w:hAnsi="Times New Roman" w:cs="Times New Roman"/>
                <w:b/>
                <w:bCs/>
                <w:color w:val="000000" w:themeColor="text1"/>
                <w:sz w:val="16"/>
                <w:szCs w:val="16"/>
              </w:rPr>
            </w:pPr>
            <w:r w:rsidRPr="2C3D3FD4">
              <w:rPr>
                <w:rFonts w:ascii="Times New Roman" w:hAnsi="Times New Roman" w:cs="Times New Roman"/>
                <w:b/>
                <w:bCs/>
                <w:color w:val="000000" w:themeColor="text1"/>
                <w:sz w:val="16"/>
                <w:szCs w:val="16"/>
              </w:rPr>
              <w:t>4.92</w:t>
            </w:r>
          </w:p>
        </w:tc>
      </w:tr>
      <w:tr w:rsidR="004863D8" w14:paraId="291BD3CE" w14:textId="77777777" w:rsidTr="00F149A0">
        <w:trPr>
          <w:trHeight w:val="285"/>
          <w:jc w:val="center"/>
        </w:trPr>
        <w:tc>
          <w:tcPr>
            <w:tcW w:w="960" w:type="dxa"/>
            <w:tcMar>
              <w:top w:w="15" w:type="dxa"/>
              <w:left w:w="15" w:type="dxa"/>
              <w:right w:w="15" w:type="dxa"/>
            </w:tcMar>
            <w:vAlign w:val="bottom"/>
          </w:tcPr>
          <w:p w14:paraId="26103D8E" w14:textId="77777777" w:rsidR="004863D8" w:rsidRDefault="004863D8" w:rsidP="00F149A0">
            <w:pPr>
              <w:spacing w:after="0"/>
              <w:jc w:val="center"/>
              <w:rPr>
                <w:rFonts w:ascii="Times New Roman" w:hAnsi="Times New Roman" w:cs="Times New Roman"/>
                <w:b/>
                <w:bCs/>
                <w:color w:val="000000" w:themeColor="text1"/>
                <w:sz w:val="16"/>
                <w:szCs w:val="16"/>
              </w:rPr>
            </w:pPr>
            <w:r w:rsidRPr="2C3D3FD4">
              <w:rPr>
                <w:rFonts w:ascii="Times New Roman" w:hAnsi="Times New Roman" w:cs="Times New Roman"/>
                <w:b/>
                <w:bCs/>
                <w:color w:val="000000" w:themeColor="text1"/>
                <w:sz w:val="16"/>
                <w:szCs w:val="16"/>
              </w:rPr>
              <w:t>Promedio, provincia</w:t>
            </w:r>
          </w:p>
        </w:tc>
        <w:tc>
          <w:tcPr>
            <w:tcW w:w="2460" w:type="dxa"/>
            <w:tcMar>
              <w:top w:w="15" w:type="dxa"/>
              <w:left w:w="15" w:type="dxa"/>
              <w:right w:w="15" w:type="dxa"/>
            </w:tcMar>
            <w:vAlign w:val="bottom"/>
          </w:tcPr>
          <w:p w14:paraId="58162EC6" w14:textId="77777777" w:rsidR="004863D8" w:rsidRDefault="004863D8" w:rsidP="00F149A0">
            <w:pPr>
              <w:spacing w:after="0"/>
              <w:jc w:val="center"/>
              <w:rPr>
                <w:rFonts w:ascii="Times New Roman" w:hAnsi="Times New Roman" w:cs="Times New Roman"/>
                <w:b/>
                <w:bCs/>
                <w:color w:val="000000" w:themeColor="text1"/>
                <w:sz w:val="16"/>
                <w:szCs w:val="16"/>
              </w:rPr>
            </w:pPr>
            <w:r w:rsidRPr="2C3D3FD4">
              <w:rPr>
                <w:rFonts w:ascii="Times New Roman" w:hAnsi="Times New Roman" w:cs="Times New Roman"/>
                <w:b/>
                <w:bCs/>
                <w:color w:val="000000" w:themeColor="text1"/>
                <w:sz w:val="16"/>
                <w:szCs w:val="16"/>
              </w:rPr>
              <w:t>99</w:t>
            </w:r>
          </w:p>
        </w:tc>
        <w:tc>
          <w:tcPr>
            <w:tcW w:w="2115" w:type="dxa"/>
            <w:tcMar>
              <w:top w:w="15" w:type="dxa"/>
              <w:left w:w="15" w:type="dxa"/>
              <w:right w:w="15" w:type="dxa"/>
            </w:tcMar>
            <w:vAlign w:val="bottom"/>
          </w:tcPr>
          <w:p w14:paraId="660D58FD" w14:textId="77777777" w:rsidR="004863D8" w:rsidRDefault="004863D8" w:rsidP="00F149A0">
            <w:pPr>
              <w:spacing w:after="0"/>
              <w:jc w:val="center"/>
              <w:rPr>
                <w:rFonts w:ascii="Times New Roman" w:hAnsi="Times New Roman" w:cs="Times New Roman"/>
                <w:b/>
                <w:bCs/>
                <w:color w:val="000000" w:themeColor="text1"/>
                <w:sz w:val="16"/>
                <w:szCs w:val="16"/>
              </w:rPr>
            </w:pPr>
            <w:r w:rsidRPr="2C3D3FD4">
              <w:rPr>
                <w:rFonts w:ascii="Times New Roman" w:hAnsi="Times New Roman" w:cs="Times New Roman"/>
                <w:b/>
                <w:bCs/>
                <w:color w:val="000000" w:themeColor="text1"/>
                <w:sz w:val="16"/>
                <w:szCs w:val="16"/>
              </w:rPr>
              <w:t>6.66</w:t>
            </w:r>
          </w:p>
        </w:tc>
      </w:tr>
    </w:tbl>
    <w:p w14:paraId="2B993CE9" w14:textId="77777777" w:rsidR="004863D8" w:rsidRDefault="004863D8" w:rsidP="004863D8">
      <w:r w:rsidRPr="2C3D3FD4">
        <w:rPr>
          <w:rFonts w:ascii="Times New Roman" w:eastAsia="Times New Roman" w:hAnsi="Times New Roman" w:cs="Times New Roman"/>
          <w:b/>
          <w:bCs/>
          <w:sz w:val="18"/>
          <w:szCs w:val="18"/>
        </w:rPr>
        <w:t>Fuente:</w:t>
      </w:r>
      <w:r w:rsidRPr="2C3D3FD4">
        <w:rPr>
          <w:rFonts w:ascii="Times New Roman" w:eastAsia="Times New Roman" w:hAnsi="Times New Roman" w:cs="Times New Roman"/>
          <w:sz w:val="18"/>
          <w:szCs w:val="18"/>
        </w:rPr>
        <w:t xml:space="preserve"> Unidad Administrativa Especial de Gestión de Restitución de Tierras despojadas - URT (2026). </w:t>
      </w:r>
      <w:r w:rsidRPr="2C3D3FD4">
        <w:rPr>
          <w:rFonts w:ascii="Times New Roman" w:eastAsia="Times New Roman" w:hAnsi="Times New Roman" w:cs="Times New Roman"/>
          <w:b/>
          <w:bCs/>
          <w:sz w:val="18"/>
          <w:szCs w:val="18"/>
        </w:rPr>
        <w:t>Nota: (*)</w:t>
      </w:r>
      <w:r w:rsidRPr="2C3D3FD4">
        <w:rPr>
          <w:rFonts w:ascii="Times New Roman" w:eastAsia="Times New Roman" w:hAnsi="Times New Roman" w:cs="Times New Roman"/>
          <w:sz w:val="18"/>
          <w:szCs w:val="18"/>
        </w:rPr>
        <w:t xml:space="preserve"> Corresponde con el número de solicitudes de inscripción al registro de Tierras Despojadas y Abandonadas Forzosamente Art 76 Ley 1448 de 2016.</w:t>
      </w:r>
    </w:p>
    <w:p w14:paraId="30C27D87" w14:textId="77777777" w:rsidR="004863D8" w:rsidRDefault="004863D8" w:rsidP="004863D8">
      <w:pPr>
        <w:rPr>
          <w:rFonts w:ascii="Times New Roman" w:eastAsia="Times New Roman" w:hAnsi="Times New Roman" w:cs="Times New Roman"/>
          <w:sz w:val="18"/>
          <w:szCs w:val="18"/>
        </w:rPr>
      </w:pPr>
    </w:p>
    <w:p w14:paraId="30567770" w14:textId="77777777" w:rsidR="004863D8" w:rsidRDefault="004863D8" w:rsidP="004863D8">
      <w:pPr>
        <w:jc w:val="center"/>
        <w:rPr>
          <w:rFonts w:ascii="Times New Roman" w:hAnsi="Times New Roman" w:cs="Times New Roman"/>
          <w:color w:val="44546A" w:themeColor="text2"/>
          <w:sz w:val="20"/>
          <w:szCs w:val="20"/>
        </w:rPr>
      </w:pPr>
      <w:r w:rsidRPr="2C3D3FD4">
        <w:rPr>
          <w:rFonts w:ascii="Times New Roman" w:hAnsi="Times New Roman" w:cs="Times New Roman"/>
          <w:color w:val="44546A" w:themeColor="text2"/>
          <w:sz w:val="20"/>
          <w:szCs w:val="20"/>
        </w:rPr>
        <w:t>Gráfica X. Tasa de s</w:t>
      </w:r>
      <w:commentRangeStart w:id="54"/>
      <w:r w:rsidRPr="2C3D3FD4">
        <w:rPr>
          <w:rFonts w:ascii="Times New Roman" w:hAnsi="Times New Roman" w:cs="Times New Roman"/>
          <w:color w:val="44546A" w:themeColor="text2"/>
          <w:sz w:val="20"/>
          <w:szCs w:val="20"/>
        </w:rPr>
        <w:t>olicitudes de inscripción al registro de tierras despojadas por cada 1.000 habitantes por municipio.</w:t>
      </w:r>
      <w:commentRangeEnd w:id="54"/>
      <w:r>
        <w:rPr>
          <w:rStyle w:val="CommentReference"/>
        </w:rPr>
        <w:commentReference w:id="54"/>
      </w:r>
    </w:p>
    <w:p w14:paraId="0030E3E6" w14:textId="77777777" w:rsidR="004863D8" w:rsidRDefault="004863D8" w:rsidP="004863D8">
      <w:pPr>
        <w:jc w:val="center"/>
      </w:pPr>
      <w:r>
        <w:rPr>
          <w:noProof/>
          <w:lang w:eastAsia="es-CO"/>
        </w:rPr>
        <w:drawing>
          <wp:inline distT="0" distB="0" distL="0" distR="0" wp14:anchorId="3630828A" wp14:editId="7E0CAAAA">
            <wp:extent cx="3862624" cy="2701571"/>
            <wp:effectExtent l="0" t="0" r="0" b="0"/>
            <wp:docPr id="1414953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53320" name="Picture 1414953320"/>
                    <pic:cNvPicPr/>
                  </pic:nvPicPr>
                  <pic:blipFill>
                    <a:blip r:embed="rId69">
                      <a:extLst>
                        <a:ext uri="{28A0092B-C50C-407E-A947-70E740481C1C}">
                          <a14:useLocalDpi xmlns:a14="http://schemas.microsoft.com/office/drawing/2010/main"/>
                        </a:ext>
                      </a:extLst>
                    </a:blip>
                    <a:stretch>
                      <a:fillRect/>
                    </a:stretch>
                  </pic:blipFill>
                  <pic:spPr>
                    <a:xfrm>
                      <a:off x="0" y="0"/>
                      <a:ext cx="3862624" cy="2701571"/>
                    </a:xfrm>
                    <a:prstGeom prst="rect">
                      <a:avLst/>
                    </a:prstGeom>
                  </pic:spPr>
                </pic:pic>
              </a:graphicData>
            </a:graphic>
          </wp:inline>
        </w:drawing>
      </w:r>
    </w:p>
    <w:p w14:paraId="6EA3AAB8" w14:textId="77777777" w:rsidR="004863D8" w:rsidRDefault="004863D8" w:rsidP="004863D8">
      <w:pPr>
        <w:jc w:val="center"/>
        <w:rPr>
          <w:rFonts w:ascii="Times New Roman" w:eastAsia="Times New Roman" w:hAnsi="Times New Roman" w:cs="Times New Roman"/>
          <w:sz w:val="18"/>
          <w:szCs w:val="18"/>
        </w:rPr>
      </w:pPr>
      <w:r w:rsidRPr="2C3D3FD4">
        <w:rPr>
          <w:rFonts w:ascii="Times New Roman" w:eastAsia="Times New Roman" w:hAnsi="Times New Roman" w:cs="Times New Roman"/>
          <w:b/>
          <w:bCs/>
          <w:sz w:val="18"/>
          <w:szCs w:val="18"/>
        </w:rPr>
        <w:t xml:space="preserve">Nota: </w:t>
      </w:r>
      <w:r w:rsidRPr="2C3D3FD4">
        <w:rPr>
          <w:rFonts w:ascii="Times New Roman" w:eastAsia="Times New Roman" w:hAnsi="Times New Roman" w:cs="Times New Roman"/>
          <w:sz w:val="18"/>
          <w:szCs w:val="18"/>
        </w:rPr>
        <w:t>Línea punteada corresponde al promedio de la provincia (6.66).</w:t>
      </w:r>
    </w:p>
    <w:p w14:paraId="17D94F95" w14:textId="77777777" w:rsidR="004863D8" w:rsidRDefault="004863D8" w:rsidP="004863D8">
      <w:pPr>
        <w:jc w:val="center"/>
      </w:pPr>
    </w:p>
    <w:p w14:paraId="06CEB6DD" w14:textId="77777777" w:rsidR="004863D8" w:rsidRDefault="004863D8" w:rsidP="004863D8">
      <w:pPr>
        <w:pStyle w:val="Caption"/>
        <w:keepNext/>
        <w:jc w:val="center"/>
        <w:rPr>
          <w:rFonts w:ascii="Times New Roman" w:hAnsi="Times New Roman" w:cs="Times New Roman"/>
          <w:i w:val="0"/>
          <w:iCs w:val="0"/>
          <w:sz w:val="20"/>
          <w:szCs w:val="20"/>
        </w:rPr>
      </w:pPr>
      <w:commentRangeStart w:id="55"/>
      <w:r w:rsidRPr="2C3D3FD4">
        <w:rPr>
          <w:rFonts w:ascii="Times New Roman" w:hAnsi="Times New Roman" w:cs="Times New Roman"/>
          <w:i w:val="0"/>
          <w:iCs w:val="0"/>
          <w:sz w:val="20"/>
          <w:szCs w:val="20"/>
        </w:rPr>
        <w:t>Tabla X. Número de personas dadas por desaparecidas – UBPD</w:t>
      </w:r>
      <w:commentRangeEnd w:id="55"/>
      <w:r>
        <w:rPr>
          <w:rStyle w:val="CommentReference"/>
        </w:rPr>
        <w:commentReference w:id="55"/>
      </w: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470"/>
        <w:gridCol w:w="1620"/>
        <w:gridCol w:w="1545"/>
      </w:tblGrid>
      <w:tr w:rsidR="004863D8" w14:paraId="39A4F3CB" w14:textId="77777777" w:rsidTr="00F149A0">
        <w:trPr>
          <w:trHeight w:val="285"/>
          <w:jc w:val="center"/>
        </w:trPr>
        <w:tc>
          <w:tcPr>
            <w:tcW w:w="1470" w:type="dxa"/>
            <w:shd w:val="clear" w:color="auto" w:fill="002060"/>
            <w:tcMar>
              <w:top w:w="15" w:type="dxa"/>
              <w:left w:w="15" w:type="dxa"/>
              <w:right w:w="15" w:type="dxa"/>
            </w:tcMar>
            <w:vAlign w:val="bottom"/>
          </w:tcPr>
          <w:p w14:paraId="4349E472"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Municipio</w:t>
            </w:r>
          </w:p>
        </w:tc>
        <w:tc>
          <w:tcPr>
            <w:tcW w:w="1620" w:type="dxa"/>
            <w:shd w:val="clear" w:color="auto" w:fill="002060"/>
            <w:tcMar>
              <w:top w:w="15" w:type="dxa"/>
              <w:left w:w="15" w:type="dxa"/>
              <w:right w:w="15" w:type="dxa"/>
            </w:tcMar>
            <w:vAlign w:val="bottom"/>
          </w:tcPr>
          <w:p w14:paraId="04CDD10B"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Personas desaparecidas</w:t>
            </w:r>
          </w:p>
        </w:tc>
        <w:tc>
          <w:tcPr>
            <w:tcW w:w="1545" w:type="dxa"/>
            <w:shd w:val="clear" w:color="auto" w:fill="002060"/>
            <w:tcMar>
              <w:top w:w="15" w:type="dxa"/>
              <w:left w:w="15" w:type="dxa"/>
              <w:right w:w="15" w:type="dxa"/>
            </w:tcMar>
            <w:vAlign w:val="bottom"/>
          </w:tcPr>
          <w:p w14:paraId="66D94E7D"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Porcentaje dentro de la provincia</w:t>
            </w:r>
          </w:p>
        </w:tc>
      </w:tr>
      <w:tr w:rsidR="004863D8" w14:paraId="063F0604" w14:textId="77777777" w:rsidTr="00F149A0">
        <w:trPr>
          <w:trHeight w:val="285"/>
          <w:jc w:val="center"/>
        </w:trPr>
        <w:tc>
          <w:tcPr>
            <w:tcW w:w="1470" w:type="dxa"/>
            <w:tcMar>
              <w:top w:w="15" w:type="dxa"/>
              <w:left w:w="15" w:type="dxa"/>
              <w:right w:w="15" w:type="dxa"/>
            </w:tcMar>
            <w:vAlign w:val="bottom"/>
          </w:tcPr>
          <w:p w14:paraId="0829792F"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Angostura</w:t>
            </w:r>
          </w:p>
        </w:tc>
        <w:tc>
          <w:tcPr>
            <w:tcW w:w="1620" w:type="dxa"/>
            <w:tcMar>
              <w:top w:w="15" w:type="dxa"/>
              <w:left w:w="15" w:type="dxa"/>
              <w:right w:w="15" w:type="dxa"/>
            </w:tcMar>
            <w:vAlign w:val="bottom"/>
          </w:tcPr>
          <w:p w14:paraId="3A1AA9A9"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42</w:t>
            </w:r>
          </w:p>
        </w:tc>
        <w:tc>
          <w:tcPr>
            <w:tcW w:w="1545" w:type="dxa"/>
            <w:tcMar>
              <w:top w:w="15" w:type="dxa"/>
              <w:left w:w="15" w:type="dxa"/>
              <w:right w:w="15" w:type="dxa"/>
            </w:tcMar>
            <w:vAlign w:val="bottom"/>
          </w:tcPr>
          <w:p w14:paraId="2BEB8AF8"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2.9%</w:t>
            </w:r>
          </w:p>
        </w:tc>
      </w:tr>
      <w:tr w:rsidR="004863D8" w14:paraId="37DF0CA1" w14:textId="77777777" w:rsidTr="00F149A0">
        <w:trPr>
          <w:trHeight w:val="285"/>
          <w:jc w:val="center"/>
        </w:trPr>
        <w:tc>
          <w:tcPr>
            <w:tcW w:w="1470" w:type="dxa"/>
            <w:tcMar>
              <w:top w:w="15" w:type="dxa"/>
              <w:left w:w="15" w:type="dxa"/>
              <w:right w:w="15" w:type="dxa"/>
            </w:tcMar>
            <w:vAlign w:val="bottom"/>
          </w:tcPr>
          <w:p w14:paraId="3AD68A97"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Anorí</w:t>
            </w:r>
          </w:p>
        </w:tc>
        <w:tc>
          <w:tcPr>
            <w:tcW w:w="1620" w:type="dxa"/>
            <w:tcMar>
              <w:top w:w="15" w:type="dxa"/>
              <w:left w:w="15" w:type="dxa"/>
              <w:right w:w="15" w:type="dxa"/>
            </w:tcMar>
            <w:vAlign w:val="bottom"/>
          </w:tcPr>
          <w:p w14:paraId="538F931A"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158</w:t>
            </w:r>
          </w:p>
        </w:tc>
        <w:tc>
          <w:tcPr>
            <w:tcW w:w="1545" w:type="dxa"/>
            <w:tcMar>
              <w:top w:w="15" w:type="dxa"/>
              <w:left w:w="15" w:type="dxa"/>
              <w:right w:w="15" w:type="dxa"/>
            </w:tcMar>
            <w:vAlign w:val="bottom"/>
          </w:tcPr>
          <w:p w14:paraId="460B3AE4"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11.1%</w:t>
            </w:r>
          </w:p>
        </w:tc>
      </w:tr>
      <w:tr w:rsidR="004863D8" w14:paraId="3A43F8F0" w14:textId="77777777" w:rsidTr="00F149A0">
        <w:trPr>
          <w:trHeight w:val="285"/>
          <w:jc w:val="center"/>
        </w:trPr>
        <w:tc>
          <w:tcPr>
            <w:tcW w:w="1470" w:type="dxa"/>
            <w:tcMar>
              <w:top w:w="15" w:type="dxa"/>
              <w:left w:w="15" w:type="dxa"/>
              <w:right w:w="15" w:type="dxa"/>
            </w:tcMar>
            <w:vAlign w:val="bottom"/>
          </w:tcPr>
          <w:p w14:paraId="02F44120"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Briceño</w:t>
            </w:r>
          </w:p>
        </w:tc>
        <w:tc>
          <w:tcPr>
            <w:tcW w:w="1620" w:type="dxa"/>
            <w:tcMar>
              <w:top w:w="15" w:type="dxa"/>
              <w:left w:w="15" w:type="dxa"/>
              <w:right w:w="15" w:type="dxa"/>
            </w:tcMar>
            <w:vAlign w:val="bottom"/>
          </w:tcPr>
          <w:p w14:paraId="6F732AC9"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61</w:t>
            </w:r>
          </w:p>
        </w:tc>
        <w:tc>
          <w:tcPr>
            <w:tcW w:w="1545" w:type="dxa"/>
            <w:tcMar>
              <w:top w:w="15" w:type="dxa"/>
              <w:left w:w="15" w:type="dxa"/>
              <w:right w:w="15" w:type="dxa"/>
            </w:tcMar>
            <w:vAlign w:val="bottom"/>
          </w:tcPr>
          <w:p w14:paraId="303D49C6"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4.3%</w:t>
            </w:r>
          </w:p>
        </w:tc>
      </w:tr>
      <w:tr w:rsidR="004863D8" w14:paraId="1BCE22B6" w14:textId="77777777" w:rsidTr="00F149A0">
        <w:trPr>
          <w:trHeight w:val="285"/>
          <w:jc w:val="center"/>
        </w:trPr>
        <w:tc>
          <w:tcPr>
            <w:tcW w:w="1470" w:type="dxa"/>
            <w:tcMar>
              <w:top w:w="15" w:type="dxa"/>
              <w:left w:w="15" w:type="dxa"/>
              <w:right w:w="15" w:type="dxa"/>
            </w:tcMar>
            <w:vAlign w:val="bottom"/>
          </w:tcPr>
          <w:p w14:paraId="5CB1D804"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Campamento</w:t>
            </w:r>
          </w:p>
        </w:tc>
        <w:tc>
          <w:tcPr>
            <w:tcW w:w="1620" w:type="dxa"/>
            <w:tcMar>
              <w:top w:w="15" w:type="dxa"/>
              <w:left w:w="15" w:type="dxa"/>
              <w:right w:w="15" w:type="dxa"/>
            </w:tcMar>
            <w:vAlign w:val="bottom"/>
          </w:tcPr>
          <w:p w14:paraId="2DB90093"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65</w:t>
            </w:r>
          </w:p>
        </w:tc>
        <w:tc>
          <w:tcPr>
            <w:tcW w:w="1545" w:type="dxa"/>
            <w:tcMar>
              <w:top w:w="15" w:type="dxa"/>
              <w:left w:w="15" w:type="dxa"/>
              <w:right w:w="15" w:type="dxa"/>
            </w:tcMar>
            <w:vAlign w:val="bottom"/>
          </w:tcPr>
          <w:p w14:paraId="2D57C931"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4.6%</w:t>
            </w:r>
          </w:p>
        </w:tc>
      </w:tr>
      <w:tr w:rsidR="004863D8" w14:paraId="6F0B1E6F" w14:textId="77777777" w:rsidTr="00F149A0">
        <w:trPr>
          <w:trHeight w:val="285"/>
          <w:jc w:val="center"/>
        </w:trPr>
        <w:tc>
          <w:tcPr>
            <w:tcW w:w="1470" w:type="dxa"/>
            <w:tcMar>
              <w:top w:w="15" w:type="dxa"/>
              <w:left w:w="15" w:type="dxa"/>
              <w:right w:w="15" w:type="dxa"/>
            </w:tcMar>
            <w:vAlign w:val="bottom"/>
          </w:tcPr>
          <w:p w14:paraId="4E1665A6"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Carolina del Príncipe</w:t>
            </w:r>
          </w:p>
        </w:tc>
        <w:tc>
          <w:tcPr>
            <w:tcW w:w="1620" w:type="dxa"/>
            <w:tcMar>
              <w:top w:w="15" w:type="dxa"/>
              <w:left w:w="15" w:type="dxa"/>
              <w:right w:w="15" w:type="dxa"/>
            </w:tcMar>
            <w:vAlign w:val="bottom"/>
          </w:tcPr>
          <w:p w14:paraId="4C4680B9"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15</w:t>
            </w:r>
          </w:p>
        </w:tc>
        <w:tc>
          <w:tcPr>
            <w:tcW w:w="1545" w:type="dxa"/>
            <w:tcMar>
              <w:top w:w="15" w:type="dxa"/>
              <w:left w:w="15" w:type="dxa"/>
              <w:right w:w="15" w:type="dxa"/>
            </w:tcMar>
            <w:vAlign w:val="bottom"/>
          </w:tcPr>
          <w:p w14:paraId="47C516DE"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1.1%</w:t>
            </w:r>
          </w:p>
        </w:tc>
      </w:tr>
      <w:tr w:rsidR="004863D8" w14:paraId="7352BB57" w14:textId="77777777" w:rsidTr="00F149A0">
        <w:trPr>
          <w:trHeight w:val="285"/>
          <w:jc w:val="center"/>
        </w:trPr>
        <w:tc>
          <w:tcPr>
            <w:tcW w:w="1470" w:type="dxa"/>
            <w:tcMar>
              <w:top w:w="15" w:type="dxa"/>
              <w:left w:w="15" w:type="dxa"/>
              <w:right w:w="15" w:type="dxa"/>
            </w:tcMar>
            <w:vAlign w:val="bottom"/>
          </w:tcPr>
          <w:p w14:paraId="189B75B9"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Gómez Plata</w:t>
            </w:r>
          </w:p>
        </w:tc>
        <w:tc>
          <w:tcPr>
            <w:tcW w:w="1620" w:type="dxa"/>
            <w:tcMar>
              <w:top w:w="15" w:type="dxa"/>
              <w:left w:w="15" w:type="dxa"/>
              <w:right w:w="15" w:type="dxa"/>
            </w:tcMar>
            <w:vAlign w:val="bottom"/>
          </w:tcPr>
          <w:p w14:paraId="1EFFF52E"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16</w:t>
            </w:r>
          </w:p>
        </w:tc>
        <w:tc>
          <w:tcPr>
            <w:tcW w:w="1545" w:type="dxa"/>
            <w:tcMar>
              <w:top w:w="15" w:type="dxa"/>
              <w:left w:w="15" w:type="dxa"/>
              <w:right w:w="15" w:type="dxa"/>
            </w:tcMar>
            <w:vAlign w:val="bottom"/>
          </w:tcPr>
          <w:p w14:paraId="5C6D9750"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1.1%</w:t>
            </w:r>
          </w:p>
        </w:tc>
      </w:tr>
      <w:tr w:rsidR="004863D8" w14:paraId="27F57DEF" w14:textId="77777777" w:rsidTr="00F149A0">
        <w:trPr>
          <w:trHeight w:val="285"/>
          <w:jc w:val="center"/>
        </w:trPr>
        <w:tc>
          <w:tcPr>
            <w:tcW w:w="1470" w:type="dxa"/>
            <w:tcMar>
              <w:top w:w="15" w:type="dxa"/>
              <w:left w:w="15" w:type="dxa"/>
              <w:right w:w="15" w:type="dxa"/>
            </w:tcMar>
            <w:vAlign w:val="bottom"/>
          </w:tcPr>
          <w:p w14:paraId="47E9EC4B"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Guadalupe</w:t>
            </w:r>
          </w:p>
        </w:tc>
        <w:tc>
          <w:tcPr>
            <w:tcW w:w="1620" w:type="dxa"/>
            <w:tcMar>
              <w:top w:w="15" w:type="dxa"/>
              <w:left w:w="15" w:type="dxa"/>
              <w:right w:w="15" w:type="dxa"/>
            </w:tcMar>
            <w:vAlign w:val="bottom"/>
          </w:tcPr>
          <w:p w14:paraId="741AE477"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33</w:t>
            </w:r>
          </w:p>
        </w:tc>
        <w:tc>
          <w:tcPr>
            <w:tcW w:w="1545" w:type="dxa"/>
            <w:tcMar>
              <w:top w:w="15" w:type="dxa"/>
              <w:left w:w="15" w:type="dxa"/>
              <w:right w:w="15" w:type="dxa"/>
            </w:tcMar>
            <w:vAlign w:val="bottom"/>
          </w:tcPr>
          <w:p w14:paraId="46BBA6A9"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2.3%</w:t>
            </w:r>
          </w:p>
        </w:tc>
      </w:tr>
      <w:tr w:rsidR="004863D8" w14:paraId="187157F8" w14:textId="77777777" w:rsidTr="00F149A0">
        <w:trPr>
          <w:trHeight w:val="285"/>
          <w:jc w:val="center"/>
        </w:trPr>
        <w:tc>
          <w:tcPr>
            <w:tcW w:w="1470" w:type="dxa"/>
            <w:tcMar>
              <w:top w:w="15" w:type="dxa"/>
              <w:left w:w="15" w:type="dxa"/>
              <w:right w:w="15" w:type="dxa"/>
            </w:tcMar>
            <w:vAlign w:val="bottom"/>
          </w:tcPr>
          <w:p w14:paraId="0FECF9D1"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Ituango</w:t>
            </w:r>
          </w:p>
        </w:tc>
        <w:tc>
          <w:tcPr>
            <w:tcW w:w="1620" w:type="dxa"/>
            <w:tcMar>
              <w:top w:w="15" w:type="dxa"/>
              <w:left w:w="15" w:type="dxa"/>
              <w:right w:w="15" w:type="dxa"/>
            </w:tcMar>
            <w:vAlign w:val="bottom"/>
          </w:tcPr>
          <w:p w14:paraId="11387F0D"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517</w:t>
            </w:r>
          </w:p>
        </w:tc>
        <w:tc>
          <w:tcPr>
            <w:tcW w:w="1545" w:type="dxa"/>
            <w:tcMar>
              <w:top w:w="15" w:type="dxa"/>
              <w:left w:w="15" w:type="dxa"/>
              <w:right w:w="15" w:type="dxa"/>
            </w:tcMar>
            <w:vAlign w:val="bottom"/>
          </w:tcPr>
          <w:p w14:paraId="3F6ECB12"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36.2%</w:t>
            </w:r>
          </w:p>
        </w:tc>
      </w:tr>
      <w:tr w:rsidR="004863D8" w14:paraId="385435E2" w14:textId="77777777" w:rsidTr="00F149A0">
        <w:trPr>
          <w:trHeight w:val="285"/>
          <w:jc w:val="center"/>
        </w:trPr>
        <w:tc>
          <w:tcPr>
            <w:tcW w:w="1470" w:type="dxa"/>
            <w:tcMar>
              <w:top w:w="15" w:type="dxa"/>
              <w:left w:w="15" w:type="dxa"/>
              <w:right w:w="15" w:type="dxa"/>
            </w:tcMar>
            <w:vAlign w:val="bottom"/>
          </w:tcPr>
          <w:p w14:paraId="4F48842F"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San Andrés de Cuerquía</w:t>
            </w:r>
          </w:p>
        </w:tc>
        <w:tc>
          <w:tcPr>
            <w:tcW w:w="1620" w:type="dxa"/>
            <w:tcMar>
              <w:top w:w="15" w:type="dxa"/>
              <w:left w:w="15" w:type="dxa"/>
              <w:right w:w="15" w:type="dxa"/>
            </w:tcMar>
            <w:vAlign w:val="bottom"/>
          </w:tcPr>
          <w:p w14:paraId="2C03D6AB"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35</w:t>
            </w:r>
          </w:p>
        </w:tc>
        <w:tc>
          <w:tcPr>
            <w:tcW w:w="1545" w:type="dxa"/>
            <w:tcMar>
              <w:top w:w="15" w:type="dxa"/>
              <w:left w:w="15" w:type="dxa"/>
              <w:right w:w="15" w:type="dxa"/>
            </w:tcMar>
            <w:vAlign w:val="bottom"/>
          </w:tcPr>
          <w:p w14:paraId="2A4F1E90"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2.5%</w:t>
            </w:r>
          </w:p>
        </w:tc>
      </w:tr>
      <w:tr w:rsidR="004863D8" w14:paraId="5594D276" w14:textId="77777777" w:rsidTr="00F149A0">
        <w:trPr>
          <w:trHeight w:val="285"/>
          <w:jc w:val="center"/>
        </w:trPr>
        <w:tc>
          <w:tcPr>
            <w:tcW w:w="1470" w:type="dxa"/>
            <w:tcMar>
              <w:top w:w="15" w:type="dxa"/>
              <w:left w:w="15" w:type="dxa"/>
              <w:right w:w="15" w:type="dxa"/>
            </w:tcMar>
            <w:vAlign w:val="bottom"/>
          </w:tcPr>
          <w:p w14:paraId="11A3E217"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San José de la Montaña</w:t>
            </w:r>
          </w:p>
        </w:tc>
        <w:tc>
          <w:tcPr>
            <w:tcW w:w="1620" w:type="dxa"/>
            <w:tcMar>
              <w:top w:w="15" w:type="dxa"/>
              <w:left w:w="15" w:type="dxa"/>
              <w:right w:w="15" w:type="dxa"/>
            </w:tcMar>
            <w:vAlign w:val="bottom"/>
          </w:tcPr>
          <w:p w14:paraId="57254EAA"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21</w:t>
            </w:r>
          </w:p>
        </w:tc>
        <w:tc>
          <w:tcPr>
            <w:tcW w:w="1545" w:type="dxa"/>
            <w:tcMar>
              <w:top w:w="15" w:type="dxa"/>
              <w:left w:w="15" w:type="dxa"/>
              <w:right w:w="15" w:type="dxa"/>
            </w:tcMar>
            <w:vAlign w:val="bottom"/>
          </w:tcPr>
          <w:p w14:paraId="4D47C672"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1.5%</w:t>
            </w:r>
          </w:p>
        </w:tc>
      </w:tr>
      <w:tr w:rsidR="004863D8" w14:paraId="0A08F2A2" w14:textId="77777777" w:rsidTr="00F149A0">
        <w:trPr>
          <w:trHeight w:val="285"/>
          <w:jc w:val="center"/>
        </w:trPr>
        <w:tc>
          <w:tcPr>
            <w:tcW w:w="1470" w:type="dxa"/>
            <w:tcMar>
              <w:top w:w="15" w:type="dxa"/>
              <w:left w:w="15" w:type="dxa"/>
              <w:right w:w="15" w:type="dxa"/>
            </w:tcMar>
            <w:vAlign w:val="bottom"/>
          </w:tcPr>
          <w:p w14:paraId="495AEAE8"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Toledo</w:t>
            </w:r>
          </w:p>
        </w:tc>
        <w:tc>
          <w:tcPr>
            <w:tcW w:w="1620" w:type="dxa"/>
            <w:tcMar>
              <w:top w:w="15" w:type="dxa"/>
              <w:left w:w="15" w:type="dxa"/>
              <w:right w:w="15" w:type="dxa"/>
            </w:tcMar>
            <w:vAlign w:val="bottom"/>
          </w:tcPr>
          <w:p w14:paraId="3FF2B1A7"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38</w:t>
            </w:r>
          </w:p>
        </w:tc>
        <w:tc>
          <w:tcPr>
            <w:tcW w:w="1545" w:type="dxa"/>
            <w:tcMar>
              <w:top w:w="15" w:type="dxa"/>
              <w:left w:w="15" w:type="dxa"/>
              <w:right w:w="15" w:type="dxa"/>
            </w:tcMar>
            <w:vAlign w:val="bottom"/>
          </w:tcPr>
          <w:p w14:paraId="5C9638AB"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2.7%</w:t>
            </w:r>
          </w:p>
        </w:tc>
      </w:tr>
      <w:tr w:rsidR="004863D8" w14:paraId="71B07F6A" w14:textId="77777777" w:rsidTr="00F149A0">
        <w:trPr>
          <w:trHeight w:val="285"/>
          <w:jc w:val="center"/>
        </w:trPr>
        <w:tc>
          <w:tcPr>
            <w:tcW w:w="1470" w:type="dxa"/>
            <w:tcMar>
              <w:top w:w="15" w:type="dxa"/>
              <w:left w:w="15" w:type="dxa"/>
              <w:right w:w="15" w:type="dxa"/>
            </w:tcMar>
            <w:vAlign w:val="bottom"/>
          </w:tcPr>
          <w:p w14:paraId="1450E3A8"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Valdivia</w:t>
            </w:r>
          </w:p>
        </w:tc>
        <w:tc>
          <w:tcPr>
            <w:tcW w:w="1620" w:type="dxa"/>
            <w:tcMar>
              <w:top w:w="15" w:type="dxa"/>
              <w:left w:w="15" w:type="dxa"/>
              <w:right w:w="15" w:type="dxa"/>
            </w:tcMar>
            <w:vAlign w:val="bottom"/>
          </w:tcPr>
          <w:p w14:paraId="7E3A5D59"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265</w:t>
            </w:r>
          </w:p>
        </w:tc>
        <w:tc>
          <w:tcPr>
            <w:tcW w:w="1545" w:type="dxa"/>
            <w:tcMar>
              <w:top w:w="15" w:type="dxa"/>
              <w:left w:w="15" w:type="dxa"/>
              <w:right w:w="15" w:type="dxa"/>
            </w:tcMar>
            <w:vAlign w:val="bottom"/>
          </w:tcPr>
          <w:p w14:paraId="201C1DD0"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18.6%</w:t>
            </w:r>
          </w:p>
        </w:tc>
      </w:tr>
      <w:tr w:rsidR="004863D8" w14:paraId="520893C5" w14:textId="77777777" w:rsidTr="00F149A0">
        <w:trPr>
          <w:trHeight w:val="285"/>
          <w:jc w:val="center"/>
        </w:trPr>
        <w:tc>
          <w:tcPr>
            <w:tcW w:w="1470" w:type="dxa"/>
            <w:tcMar>
              <w:top w:w="15" w:type="dxa"/>
              <w:left w:w="15" w:type="dxa"/>
              <w:right w:w="15" w:type="dxa"/>
            </w:tcMar>
            <w:vAlign w:val="bottom"/>
          </w:tcPr>
          <w:p w14:paraId="1B14F0F5"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Yarumal</w:t>
            </w:r>
          </w:p>
        </w:tc>
        <w:tc>
          <w:tcPr>
            <w:tcW w:w="1620" w:type="dxa"/>
            <w:tcMar>
              <w:top w:w="15" w:type="dxa"/>
              <w:left w:w="15" w:type="dxa"/>
              <w:right w:w="15" w:type="dxa"/>
            </w:tcMar>
            <w:vAlign w:val="bottom"/>
          </w:tcPr>
          <w:p w14:paraId="0D6CACC4"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161</w:t>
            </w:r>
          </w:p>
        </w:tc>
        <w:tc>
          <w:tcPr>
            <w:tcW w:w="1545" w:type="dxa"/>
            <w:tcMar>
              <w:top w:w="15" w:type="dxa"/>
              <w:left w:w="15" w:type="dxa"/>
              <w:right w:w="15" w:type="dxa"/>
            </w:tcMar>
            <w:vAlign w:val="bottom"/>
          </w:tcPr>
          <w:p w14:paraId="1D2C92CD"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11.3%</w:t>
            </w:r>
          </w:p>
        </w:tc>
      </w:tr>
      <w:tr w:rsidR="004863D8" w14:paraId="4EA033F2" w14:textId="77777777" w:rsidTr="00F149A0">
        <w:trPr>
          <w:trHeight w:val="285"/>
          <w:jc w:val="center"/>
        </w:trPr>
        <w:tc>
          <w:tcPr>
            <w:tcW w:w="1470" w:type="dxa"/>
            <w:tcMar>
              <w:top w:w="15" w:type="dxa"/>
              <w:left w:w="15" w:type="dxa"/>
              <w:right w:w="15" w:type="dxa"/>
            </w:tcMar>
            <w:vAlign w:val="bottom"/>
          </w:tcPr>
          <w:p w14:paraId="2E19C97B" w14:textId="77777777" w:rsidR="004863D8" w:rsidRDefault="004863D8" w:rsidP="00F149A0">
            <w:pPr>
              <w:jc w:val="center"/>
            </w:pPr>
            <w:r w:rsidRPr="2C3D3FD4">
              <w:rPr>
                <w:rFonts w:ascii="Times New Roman" w:hAnsi="Times New Roman" w:cs="Times New Roman"/>
                <w:b/>
                <w:bCs/>
                <w:sz w:val="16"/>
                <w:szCs w:val="16"/>
              </w:rPr>
              <w:t>Total, subregión</w:t>
            </w:r>
          </w:p>
        </w:tc>
        <w:tc>
          <w:tcPr>
            <w:tcW w:w="1620" w:type="dxa"/>
            <w:tcMar>
              <w:top w:w="15" w:type="dxa"/>
              <w:left w:w="15" w:type="dxa"/>
              <w:right w:w="15" w:type="dxa"/>
            </w:tcMar>
            <w:vAlign w:val="bottom"/>
          </w:tcPr>
          <w:p w14:paraId="2E533027"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1416</w:t>
            </w:r>
          </w:p>
        </w:tc>
        <w:tc>
          <w:tcPr>
            <w:tcW w:w="1545" w:type="dxa"/>
            <w:tcMar>
              <w:top w:w="15" w:type="dxa"/>
              <w:left w:w="15" w:type="dxa"/>
              <w:right w:w="15" w:type="dxa"/>
            </w:tcMar>
            <w:vAlign w:val="bottom"/>
          </w:tcPr>
          <w:p w14:paraId="486B120C"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99.2%</w:t>
            </w:r>
          </w:p>
        </w:tc>
      </w:tr>
      <w:tr w:rsidR="004863D8" w14:paraId="77CD1DA7" w14:textId="77777777" w:rsidTr="00F149A0">
        <w:trPr>
          <w:trHeight w:val="285"/>
          <w:jc w:val="center"/>
        </w:trPr>
        <w:tc>
          <w:tcPr>
            <w:tcW w:w="1470" w:type="dxa"/>
            <w:tcMar>
              <w:top w:w="15" w:type="dxa"/>
              <w:left w:w="15" w:type="dxa"/>
              <w:right w:w="15" w:type="dxa"/>
            </w:tcMar>
            <w:vAlign w:val="bottom"/>
          </w:tcPr>
          <w:p w14:paraId="72F59FBB" w14:textId="77777777" w:rsidR="004863D8" w:rsidRDefault="004863D8" w:rsidP="00F149A0">
            <w:pPr>
              <w:jc w:val="center"/>
            </w:pPr>
            <w:r w:rsidRPr="2C3D3FD4">
              <w:rPr>
                <w:rFonts w:ascii="Times New Roman" w:hAnsi="Times New Roman" w:cs="Times New Roman"/>
                <w:b/>
                <w:bCs/>
                <w:sz w:val="16"/>
                <w:szCs w:val="16"/>
              </w:rPr>
              <w:t>Total, provincia</w:t>
            </w:r>
          </w:p>
        </w:tc>
        <w:tc>
          <w:tcPr>
            <w:tcW w:w="1620" w:type="dxa"/>
            <w:tcMar>
              <w:top w:w="15" w:type="dxa"/>
              <w:left w:w="15" w:type="dxa"/>
              <w:right w:w="15" w:type="dxa"/>
            </w:tcMar>
            <w:vAlign w:val="bottom"/>
          </w:tcPr>
          <w:p w14:paraId="53FDBA73"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1427</w:t>
            </w:r>
          </w:p>
        </w:tc>
        <w:tc>
          <w:tcPr>
            <w:tcW w:w="1545" w:type="dxa"/>
            <w:tcMar>
              <w:top w:w="15" w:type="dxa"/>
              <w:left w:w="15" w:type="dxa"/>
              <w:right w:w="15" w:type="dxa"/>
            </w:tcMar>
            <w:vAlign w:val="bottom"/>
          </w:tcPr>
          <w:p w14:paraId="47E6AECF"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100%</w:t>
            </w:r>
          </w:p>
        </w:tc>
      </w:tr>
      <w:tr w:rsidR="004863D8" w14:paraId="7100AB2F" w14:textId="77777777" w:rsidTr="00F149A0">
        <w:trPr>
          <w:trHeight w:val="300"/>
          <w:jc w:val="center"/>
        </w:trPr>
        <w:tc>
          <w:tcPr>
            <w:tcW w:w="1470" w:type="dxa"/>
            <w:tcMar>
              <w:top w:w="15" w:type="dxa"/>
              <w:left w:w="15" w:type="dxa"/>
              <w:right w:w="15" w:type="dxa"/>
            </w:tcMar>
            <w:vAlign w:val="bottom"/>
          </w:tcPr>
          <w:p w14:paraId="12F7836F"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Total, departamento</w:t>
            </w:r>
          </w:p>
        </w:tc>
        <w:tc>
          <w:tcPr>
            <w:tcW w:w="1620" w:type="dxa"/>
            <w:tcMar>
              <w:top w:w="15" w:type="dxa"/>
              <w:left w:w="15" w:type="dxa"/>
              <w:right w:w="15" w:type="dxa"/>
            </w:tcMar>
            <w:vAlign w:val="bottom"/>
          </w:tcPr>
          <w:p w14:paraId="3C7A053A"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27443</w:t>
            </w:r>
          </w:p>
        </w:tc>
        <w:tc>
          <w:tcPr>
            <w:tcW w:w="1545" w:type="dxa"/>
            <w:tcMar>
              <w:top w:w="15" w:type="dxa"/>
              <w:left w:w="15" w:type="dxa"/>
              <w:right w:w="15" w:type="dxa"/>
            </w:tcMar>
            <w:vAlign w:val="bottom"/>
          </w:tcPr>
          <w:p w14:paraId="30275BFC" w14:textId="77777777" w:rsidR="004863D8" w:rsidRDefault="004863D8" w:rsidP="00F149A0">
            <w:pPr>
              <w:jc w:val="center"/>
              <w:rPr>
                <w:rFonts w:ascii="Times New Roman" w:hAnsi="Times New Roman" w:cs="Times New Roman"/>
                <w:b/>
                <w:bCs/>
                <w:sz w:val="16"/>
                <w:szCs w:val="16"/>
              </w:rPr>
            </w:pPr>
          </w:p>
        </w:tc>
      </w:tr>
    </w:tbl>
    <w:p w14:paraId="41B425B5" w14:textId="77777777" w:rsidR="004863D8" w:rsidRDefault="004863D8" w:rsidP="004863D8">
      <w:pPr>
        <w:jc w:val="center"/>
      </w:pPr>
      <w:r w:rsidRPr="2C3D3FD4">
        <w:rPr>
          <w:rFonts w:ascii="Times New Roman" w:eastAsia="Times New Roman" w:hAnsi="Times New Roman" w:cs="Times New Roman"/>
          <w:b/>
          <w:bCs/>
          <w:sz w:val="18"/>
          <w:szCs w:val="18"/>
        </w:rPr>
        <w:t xml:space="preserve">Fuente: </w:t>
      </w:r>
      <w:r w:rsidRPr="2C3D3FD4">
        <w:rPr>
          <w:rFonts w:ascii="Times New Roman" w:eastAsia="Times New Roman" w:hAnsi="Times New Roman" w:cs="Times New Roman"/>
          <w:sz w:val="18"/>
          <w:szCs w:val="18"/>
        </w:rPr>
        <w:t>Unidad de búsqueda de personas desaparecidas – UBPD (s.f.)</w:t>
      </w:r>
    </w:p>
    <w:p w14:paraId="37175F81" w14:textId="77777777" w:rsidR="004863D8" w:rsidRDefault="004863D8" w:rsidP="004863D8">
      <w:pPr>
        <w:jc w:val="center"/>
        <w:rPr>
          <w:rFonts w:ascii="Times New Roman" w:eastAsia="Times New Roman" w:hAnsi="Times New Roman" w:cs="Times New Roman"/>
          <w:sz w:val="18"/>
          <w:szCs w:val="18"/>
        </w:rPr>
      </w:pPr>
    </w:p>
    <w:p w14:paraId="16B7AE09" w14:textId="77777777" w:rsidR="004863D8" w:rsidRDefault="004863D8" w:rsidP="004863D8">
      <w:pPr>
        <w:jc w:val="center"/>
        <w:rPr>
          <w:rFonts w:ascii="Times New Roman" w:eastAsia="Times New Roman" w:hAnsi="Times New Roman" w:cs="Times New Roman"/>
          <w:sz w:val="18"/>
          <w:szCs w:val="18"/>
        </w:rPr>
      </w:pPr>
    </w:p>
    <w:p w14:paraId="1F9C3E67" w14:textId="77777777" w:rsidR="004863D8" w:rsidRDefault="004863D8" w:rsidP="004863D8">
      <w:pPr>
        <w:jc w:val="center"/>
        <w:rPr>
          <w:rFonts w:ascii="Times New Roman" w:eastAsia="Times New Roman" w:hAnsi="Times New Roman" w:cs="Times New Roman"/>
          <w:sz w:val="18"/>
          <w:szCs w:val="18"/>
        </w:rPr>
      </w:pPr>
    </w:p>
    <w:p w14:paraId="4812B28F" w14:textId="77777777" w:rsidR="004863D8" w:rsidRDefault="004863D8" w:rsidP="004863D8">
      <w:pPr>
        <w:jc w:val="center"/>
        <w:rPr>
          <w:rFonts w:ascii="Times New Roman" w:eastAsia="Times New Roman" w:hAnsi="Times New Roman" w:cs="Times New Roman"/>
          <w:sz w:val="18"/>
          <w:szCs w:val="18"/>
        </w:rPr>
      </w:pPr>
    </w:p>
    <w:p w14:paraId="1058FA2F" w14:textId="77777777" w:rsidR="004863D8" w:rsidRDefault="004863D8" w:rsidP="004863D8">
      <w:pPr>
        <w:jc w:val="center"/>
        <w:rPr>
          <w:rFonts w:ascii="Times New Roman" w:eastAsia="Times New Roman" w:hAnsi="Times New Roman" w:cs="Times New Roman"/>
          <w:sz w:val="18"/>
          <w:szCs w:val="18"/>
        </w:rPr>
      </w:pPr>
    </w:p>
    <w:p w14:paraId="40829592" w14:textId="77777777" w:rsidR="004863D8" w:rsidRDefault="004863D8" w:rsidP="004863D8">
      <w:pPr>
        <w:jc w:val="center"/>
        <w:rPr>
          <w:rFonts w:ascii="Times New Roman" w:eastAsia="Times New Roman" w:hAnsi="Times New Roman" w:cs="Times New Roman"/>
          <w:sz w:val="18"/>
          <w:szCs w:val="18"/>
        </w:rPr>
      </w:pPr>
    </w:p>
    <w:p w14:paraId="6CB0DA3A" w14:textId="77777777" w:rsidR="004863D8" w:rsidRDefault="004863D8" w:rsidP="004863D8">
      <w:pPr>
        <w:jc w:val="center"/>
        <w:rPr>
          <w:rFonts w:ascii="Times New Roman" w:eastAsia="Times New Roman" w:hAnsi="Times New Roman" w:cs="Times New Roman"/>
          <w:sz w:val="18"/>
          <w:szCs w:val="18"/>
        </w:rPr>
      </w:pPr>
    </w:p>
    <w:p w14:paraId="57B0DB41" w14:textId="77777777" w:rsidR="004863D8" w:rsidRDefault="004863D8" w:rsidP="004863D8">
      <w:pPr>
        <w:jc w:val="center"/>
        <w:rPr>
          <w:rFonts w:ascii="Times New Roman" w:eastAsia="Times New Roman" w:hAnsi="Times New Roman" w:cs="Times New Roman"/>
          <w:sz w:val="18"/>
          <w:szCs w:val="18"/>
        </w:rPr>
      </w:pPr>
    </w:p>
    <w:p w14:paraId="36D833F1" w14:textId="77777777" w:rsidR="004863D8" w:rsidRDefault="004863D8" w:rsidP="004863D8">
      <w:pPr>
        <w:jc w:val="center"/>
        <w:rPr>
          <w:rFonts w:ascii="Times New Roman" w:eastAsia="Times New Roman" w:hAnsi="Times New Roman" w:cs="Times New Roman"/>
          <w:sz w:val="18"/>
          <w:szCs w:val="18"/>
        </w:rPr>
      </w:pPr>
    </w:p>
    <w:p w14:paraId="1F4D6A89" w14:textId="77777777" w:rsidR="004863D8" w:rsidRDefault="004863D8" w:rsidP="004863D8">
      <w:pPr>
        <w:jc w:val="center"/>
      </w:pPr>
      <w:r w:rsidRPr="2C3D3FD4">
        <w:rPr>
          <w:rFonts w:ascii="Times New Roman" w:hAnsi="Times New Roman" w:cs="Times New Roman"/>
          <w:color w:val="44546A" w:themeColor="text2"/>
          <w:sz w:val="20"/>
          <w:szCs w:val="20"/>
        </w:rPr>
        <w:t>Gráfica X. Proporción de personas dadas por desaparecidas dentro de la Provincia por municipio.</w:t>
      </w:r>
    </w:p>
    <w:p w14:paraId="77FCD645" w14:textId="77777777" w:rsidR="004863D8" w:rsidRDefault="004863D8" w:rsidP="004863D8">
      <w:pPr>
        <w:jc w:val="center"/>
      </w:pPr>
      <w:r>
        <w:rPr>
          <w:noProof/>
          <w:lang w:eastAsia="es-CO"/>
        </w:rPr>
        <w:drawing>
          <wp:inline distT="0" distB="0" distL="0" distR="0" wp14:anchorId="46FC4759" wp14:editId="574A0A75">
            <wp:extent cx="3956681" cy="2870731"/>
            <wp:effectExtent l="0" t="0" r="0" b="0"/>
            <wp:docPr id="476887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87888" name="Picture 476887888"/>
                    <pic:cNvPicPr/>
                  </pic:nvPicPr>
                  <pic:blipFill>
                    <a:blip r:embed="rId70">
                      <a:extLst>
                        <a:ext uri="{28A0092B-C50C-407E-A947-70E740481C1C}">
                          <a14:useLocalDpi xmlns:a14="http://schemas.microsoft.com/office/drawing/2010/main"/>
                        </a:ext>
                      </a:extLst>
                    </a:blip>
                    <a:stretch>
                      <a:fillRect/>
                    </a:stretch>
                  </pic:blipFill>
                  <pic:spPr>
                    <a:xfrm>
                      <a:off x="0" y="0"/>
                      <a:ext cx="3956681" cy="2870731"/>
                    </a:xfrm>
                    <a:prstGeom prst="rect">
                      <a:avLst/>
                    </a:prstGeom>
                  </pic:spPr>
                </pic:pic>
              </a:graphicData>
            </a:graphic>
          </wp:inline>
        </w:drawing>
      </w:r>
    </w:p>
    <w:p w14:paraId="39B5005D" w14:textId="77777777" w:rsidR="004863D8" w:rsidRDefault="004863D8" w:rsidP="004863D8">
      <w:pPr>
        <w:rPr>
          <w:rFonts w:ascii="Times New Roman" w:hAnsi="Times New Roman" w:cs="Times New Roman"/>
        </w:rPr>
      </w:pPr>
    </w:p>
    <w:p w14:paraId="6FDBCDD1" w14:textId="77777777" w:rsidR="004863D8" w:rsidRDefault="004863D8" w:rsidP="004863D8">
      <w:pPr>
        <w:pStyle w:val="Caption"/>
        <w:keepNext/>
        <w:jc w:val="center"/>
        <w:rPr>
          <w:rFonts w:ascii="Times New Roman" w:hAnsi="Times New Roman" w:cs="Times New Roman"/>
          <w:i w:val="0"/>
          <w:iCs w:val="0"/>
          <w:sz w:val="20"/>
          <w:szCs w:val="20"/>
        </w:rPr>
      </w:pPr>
      <w:r w:rsidRPr="2C3D3FD4">
        <w:rPr>
          <w:rFonts w:ascii="Times New Roman" w:hAnsi="Times New Roman" w:cs="Times New Roman"/>
          <w:i w:val="0"/>
          <w:iCs w:val="0"/>
          <w:sz w:val="20"/>
          <w:szCs w:val="20"/>
        </w:rPr>
        <w:t>Tabla X. Total de víctimas por ocurrencia</w:t>
      </w:r>
      <w:r w:rsidRPr="2C3D3FD4">
        <w:rPr>
          <w:rStyle w:val="FootnoteReference"/>
          <w:rFonts w:ascii="Times New Roman" w:hAnsi="Times New Roman" w:cs="Times New Roman"/>
          <w:i w:val="0"/>
          <w:iCs w:val="0"/>
          <w:sz w:val="20"/>
          <w:szCs w:val="20"/>
        </w:rPr>
        <w:footnoteReference w:id="17"/>
      </w:r>
      <w:r w:rsidRPr="2C3D3FD4">
        <w:rPr>
          <w:rFonts w:ascii="Times New Roman" w:hAnsi="Times New Roman" w:cs="Times New Roman"/>
          <w:i w:val="0"/>
          <w:iCs w:val="0"/>
          <w:sz w:val="20"/>
          <w:szCs w:val="20"/>
        </w:rPr>
        <w:t xml:space="preserve"> (*) </w:t>
      </w: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895"/>
        <w:gridCol w:w="2685"/>
      </w:tblGrid>
      <w:tr w:rsidR="004863D8" w14:paraId="229476D3" w14:textId="77777777" w:rsidTr="00F149A0">
        <w:trPr>
          <w:trHeight w:val="285"/>
          <w:jc w:val="center"/>
        </w:trPr>
        <w:tc>
          <w:tcPr>
            <w:tcW w:w="2895" w:type="dxa"/>
            <w:shd w:val="clear" w:color="auto" w:fill="002060"/>
            <w:tcMar>
              <w:top w:w="15" w:type="dxa"/>
              <w:left w:w="15" w:type="dxa"/>
              <w:right w:w="15" w:type="dxa"/>
            </w:tcMar>
            <w:vAlign w:val="bottom"/>
          </w:tcPr>
          <w:p w14:paraId="5E73C98E" w14:textId="77777777" w:rsidR="004863D8" w:rsidRDefault="004863D8" w:rsidP="00F149A0">
            <w:pPr>
              <w:jc w:val="center"/>
              <w:rPr>
                <w:rFonts w:ascii="Times New Roman" w:hAnsi="Times New Roman" w:cs="Times New Roman"/>
                <w:b/>
                <w:bCs/>
                <w:color w:val="FFFFFF" w:themeColor="background1"/>
                <w:sz w:val="16"/>
                <w:szCs w:val="16"/>
              </w:rPr>
            </w:pPr>
            <w:r w:rsidRPr="2C3D3FD4">
              <w:rPr>
                <w:rFonts w:ascii="Times New Roman" w:hAnsi="Times New Roman" w:cs="Times New Roman"/>
                <w:b/>
                <w:bCs/>
                <w:color w:val="FFFFFF" w:themeColor="background1"/>
                <w:sz w:val="16"/>
                <w:szCs w:val="16"/>
              </w:rPr>
              <w:t>Municipio</w:t>
            </w:r>
          </w:p>
        </w:tc>
        <w:tc>
          <w:tcPr>
            <w:tcW w:w="2685" w:type="dxa"/>
            <w:shd w:val="clear" w:color="auto" w:fill="002060"/>
            <w:tcMar>
              <w:top w:w="15" w:type="dxa"/>
              <w:left w:w="15" w:type="dxa"/>
              <w:right w:w="15" w:type="dxa"/>
            </w:tcMar>
            <w:vAlign w:val="bottom"/>
          </w:tcPr>
          <w:p w14:paraId="1B082587" w14:textId="77777777" w:rsidR="004863D8" w:rsidRDefault="004863D8" w:rsidP="00F149A0">
            <w:pPr>
              <w:jc w:val="center"/>
              <w:rPr>
                <w:rFonts w:ascii="Times New Roman" w:hAnsi="Times New Roman" w:cs="Times New Roman"/>
                <w:b/>
                <w:bCs/>
                <w:color w:val="FFFFFF" w:themeColor="background1"/>
                <w:sz w:val="16"/>
                <w:szCs w:val="16"/>
              </w:rPr>
            </w:pPr>
            <w:r w:rsidRPr="2C3D3FD4">
              <w:rPr>
                <w:rFonts w:ascii="Times New Roman" w:hAnsi="Times New Roman" w:cs="Times New Roman"/>
                <w:b/>
                <w:bCs/>
                <w:color w:val="FFFFFF" w:themeColor="background1"/>
                <w:sz w:val="16"/>
                <w:szCs w:val="16"/>
              </w:rPr>
              <w:t xml:space="preserve">Total, víctimas ocurrencia </w:t>
            </w:r>
          </w:p>
        </w:tc>
      </w:tr>
      <w:tr w:rsidR="004863D8" w14:paraId="66077042" w14:textId="77777777" w:rsidTr="00F149A0">
        <w:trPr>
          <w:trHeight w:val="285"/>
          <w:jc w:val="center"/>
        </w:trPr>
        <w:tc>
          <w:tcPr>
            <w:tcW w:w="2895" w:type="dxa"/>
            <w:tcMar>
              <w:top w:w="15" w:type="dxa"/>
              <w:left w:w="15" w:type="dxa"/>
              <w:right w:w="15" w:type="dxa"/>
            </w:tcMar>
            <w:vAlign w:val="bottom"/>
          </w:tcPr>
          <w:p w14:paraId="349F3AC5"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Angostura</w:t>
            </w:r>
          </w:p>
        </w:tc>
        <w:tc>
          <w:tcPr>
            <w:tcW w:w="2685" w:type="dxa"/>
            <w:tcMar>
              <w:top w:w="15" w:type="dxa"/>
              <w:left w:w="15" w:type="dxa"/>
              <w:right w:w="15" w:type="dxa"/>
            </w:tcMar>
            <w:vAlign w:val="bottom"/>
          </w:tcPr>
          <w:p w14:paraId="5B9E614B"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5850</w:t>
            </w:r>
          </w:p>
        </w:tc>
      </w:tr>
      <w:tr w:rsidR="004863D8" w14:paraId="3C3ADC45" w14:textId="77777777" w:rsidTr="00F149A0">
        <w:trPr>
          <w:trHeight w:val="285"/>
          <w:jc w:val="center"/>
        </w:trPr>
        <w:tc>
          <w:tcPr>
            <w:tcW w:w="2895" w:type="dxa"/>
            <w:tcMar>
              <w:top w:w="15" w:type="dxa"/>
              <w:left w:w="15" w:type="dxa"/>
              <w:right w:w="15" w:type="dxa"/>
            </w:tcMar>
            <w:vAlign w:val="bottom"/>
          </w:tcPr>
          <w:p w14:paraId="466A710A"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Anorí</w:t>
            </w:r>
          </w:p>
        </w:tc>
        <w:tc>
          <w:tcPr>
            <w:tcW w:w="2685" w:type="dxa"/>
            <w:tcMar>
              <w:top w:w="15" w:type="dxa"/>
              <w:left w:w="15" w:type="dxa"/>
              <w:right w:w="15" w:type="dxa"/>
            </w:tcMar>
            <w:vAlign w:val="bottom"/>
          </w:tcPr>
          <w:p w14:paraId="7C7F5709"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21086</w:t>
            </w:r>
          </w:p>
        </w:tc>
      </w:tr>
      <w:tr w:rsidR="004863D8" w14:paraId="14C45879" w14:textId="77777777" w:rsidTr="00F149A0">
        <w:trPr>
          <w:trHeight w:val="285"/>
          <w:jc w:val="center"/>
        </w:trPr>
        <w:tc>
          <w:tcPr>
            <w:tcW w:w="2895" w:type="dxa"/>
            <w:tcMar>
              <w:top w:w="15" w:type="dxa"/>
              <w:left w:w="15" w:type="dxa"/>
              <w:right w:w="15" w:type="dxa"/>
            </w:tcMar>
            <w:vAlign w:val="bottom"/>
          </w:tcPr>
          <w:p w14:paraId="39212167"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Briceño</w:t>
            </w:r>
          </w:p>
        </w:tc>
        <w:tc>
          <w:tcPr>
            <w:tcW w:w="2685" w:type="dxa"/>
            <w:tcMar>
              <w:top w:w="15" w:type="dxa"/>
              <w:left w:w="15" w:type="dxa"/>
              <w:right w:w="15" w:type="dxa"/>
            </w:tcMar>
            <w:vAlign w:val="bottom"/>
          </w:tcPr>
          <w:p w14:paraId="470B3A32"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14057</w:t>
            </w:r>
          </w:p>
        </w:tc>
      </w:tr>
      <w:tr w:rsidR="004863D8" w14:paraId="17E5C62D" w14:textId="77777777" w:rsidTr="00F149A0">
        <w:trPr>
          <w:trHeight w:val="285"/>
          <w:jc w:val="center"/>
        </w:trPr>
        <w:tc>
          <w:tcPr>
            <w:tcW w:w="2895" w:type="dxa"/>
            <w:tcMar>
              <w:top w:w="15" w:type="dxa"/>
              <w:left w:w="15" w:type="dxa"/>
              <w:right w:w="15" w:type="dxa"/>
            </w:tcMar>
            <w:vAlign w:val="bottom"/>
          </w:tcPr>
          <w:p w14:paraId="4B82D84C"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Campamento</w:t>
            </w:r>
          </w:p>
        </w:tc>
        <w:tc>
          <w:tcPr>
            <w:tcW w:w="2685" w:type="dxa"/>
            <w:tcMar>
              <w:top w:w="15" w:type="dxa"/>
              <w:left w:w="15" w:type="dxa"/>
              <w:right w:w="15" w:type="dxa"/>
            </w:tcMar>
            <w:vAlign w:val="bottom"/>
          </w:tcPr>
          <w:p w14:paraId="75B0BA3E"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6770</w:t>
            </w:r>
          </w:p>
        </w:tc>
      </w:tr>
      <w:tr w:rsidR="004863D8" w14:paraId="033C61FC" w14:textId="77777777" w:rsidTr="00F149A0">
        <w:trPr>
          <w:trHeight w:val="285"/>
          <w:jc w:val="center"/>
        </w:trPr>
        <w:tc>
          <w:tcPr>
            <w:tcW w:w="2895" w:type="dxa"/>
            <w:tcMar>
              <w:top w:w="15" w:type="dxa"/>
              <w:left w:w="15" w:type="dxa"/>
              <w:right w:w="15" w:type="dxa"/>
            </w:tcMar>
            <w:vAlign w:val="bottom"/>
          </w:tcPr>
          <w:p w14:paraId="64F06451"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Carolina del Príncipe</w:t>
            </w:r>
          </w:p>
        </w:tc>
        <w:tc>
          <w:tcPr>
            <w:tcW w:w="2685" w:type="dxa"/>
            <w:tcMar>
              <w:top w:w="15" w:type="dxa"/>
              <w:left w:w="15" w:type="dxa"/>
              <w:right w:w="15" w:type="dxa"/>
            </w:tcMar>
            <w:vAlign w:val="bottom"/>
          </w:tcPr>
          <w:p w14:paraId="75456B90"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837</w:t>
            </w:r>
          </w:p>
        </w:tc>
      </w:tr>
      <w:tr w:rsidR="004863D8" w14:paraId="70EBCE9F" w14:textId="77777777" w:rsidTr="00F149A0">
        <w:trPr>
          <w:trHeight w:val="285"/>
          <w:jc w:val="center"/>
        </w:trPr>
        <w:tc>
          <w:tcPr>
            <w:tcW w:w="2895" w:type="dxa"/>
            <w:tcMar>
              <w:top w:w="15" w:type="dxa"/>
              <w:left w:w="15" w:type="dxa"/>
              <w:right w:w="15" w:type="dxa"/>
            </w:tcMar>
            <w:vAlign w:val="bottom"/>
          </w:tcPr>
          <w:p w14:paraId="3E87BEF6"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Gómez Plata</w:t>
            </w:r>
          </w:p>
        </w:tc>
        <w:tc>
          <w:tcPr>
            <w:tcW w:w="2685" w:type="dxa"/>
            <w:tcMar>
              <w:top w:w="15" w:type="dxa"/>
              <w:left w:w="15" w:type="dxa"/>
              <w:right w:w="15" w:type="dxa"/>
            </w:tcMar>
            <w:vAlign w:val="bottom"/>
          </w:tcPr>
          <w:p w14:paraId="78B5C8F8"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1489</w:t>
            </w:r>
          </w:p>
        </w:tc>
      </w:tr>
      <w:tr w:rsidR="004863D8" w14:paraId="66AC10CD" w14:textId="77777777" w:rsidTr="00F149A0">
        <w:trPr>
          <w:trHeight w:val="285"/>
          <w:jc w:val="center"/>
        </w:trPr>
        <w:tc>
          <w:tcPr>
            <w:tcW w:w="2895" w:type="dxa"/>
            <w:tcMar>
              <w:top w:w="15" w:type="dxa"/>
              <w:left w:w="15" w:type="dxa"/>
              <w:right w:w="15" w:type="dxa"/>
            </w:tcMar>
            <w:vAlign w:val="bottom"/>
          </w:tcPr>
          <w:p w14:paraId="2162A5C5"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Guadalupe</w:t>
            </w:r>
          </w:p>
        </w:tc>
        <w:tc>
          <w:tcPr>
            <w:tcW w:w="2685" w:type="dxa"/>
            <w:tcMar>
              <w:top w:w="15" w:type="dxa"/>
              <w:left w:w="15" w:type="dxa"/>
              <w:right w:w="15" w:type="dxa"/>
            </w:tcMar>
            <w:vAlign w:val="bottom"/>
          </w:tcPr>
          <w:p w14:paraId="607E41B8"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2571</w:t>
            </w:r>
          </w:p>
        </w:tc>
      </w:tr>
      <w:tr w:rsidR="004863D8" w14:paraId="27A8E748" w14:textId="77777777" w:rsidTr="00F149A0">
        <w:trPr>
          <w:trHeight w:val="285"/>
          <w:jc w:val="center"/>
        </w:trPr>
        <w:tc>
          <w:tcPr>
            <w:tcW w:w="2895" w:type="dxa"/>
            <w:tcMar>
              <w:top w:w="15" w:type="dxa"/>
              <w:left w:w="15" w:type="dxa"/>
              <w:right w:w="15" w:type="dxa"/>
            </w:tcMar>
            <w:vAlign w:val="bottom"/>
          </w:tcPr>
          <w:p w14:paraId="720D63F5"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Ituango</w:t>
            </w:r>
          </w:p>
        </w:tc>
        <w:tc>
          <w:tcPr>
            <w:tcW w:w="2685" w:type="dxa"/>
            <w:tcMar>
              <w:top w:w="15" w:type="dxa"/>
              <w:left w:w="15" w:type="dxa"/>
              <w:right w:w="15" w:type="dxa"/>
            </w:tcMar>
            <w:vAlign w:val="bottom"/>
          </w:tcPr>
          <w:p w14:paraId="06C0A5E5"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48493</w:t>
            </w:r>
          </w:p>
        </w:tc>
      </w:tr>
      <w:tr w:rsidR="004863D8" w14:paraId="231C7903" w14:textId="77777777" w:rsidTr="00F149A0">
        <w:trPr>
          <w:trHeight w:val="285"/>
          <w:jc w:val="center"/>
        </w:trPr>
        <w:tc>
          <w:tcPr>
            <w:tcW w:w="2895" w:type="dxa"/>
            <w:tcMar>
              <w:top w:w="15" w:type="dxa"/>
              <w:left w:w="15" w:type="dxa"/>
              <w:right w:w="15" w:type="dxa"/>
            </w:tcMar>
            <w:vAlign w:val="bottom"/>
          </w:tcPr>
          <w:p w14:paraId="15BD8BA0"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San Andrés de Cuerquia</w:t>
            </w:r>
          </w:p>
        </w:tc>
        <w:tc>
          <w:tcPr>
            <w:tcW w:w="2685" w:type="dxa"/>
            <w:tcMar>
              <w:top w:w="15" w:type="dxa"/>
              <w:left w:w="15" w:type="dxa"/>
              <w:right w:w="15" w:type="dxa"/>
            </w:tcMar>
            <w:vAlign w:val="bottom"/>
          </w:tcPr>
          <w:p w14:paraId="23A24421"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6010</w:t>
            </w:r>
          </w:p>
        </w:tc>
      </w:tr>
      <w:tr w:rsidR="004863D8" w14:paraId="6934D849" w14:textId="77777777" w:rsidTr="00F149A0">
        <w:trPr>
          <w:trHeight w:val="285"/>
          <w:jc w:val="center"/>
        </w:trPr>
        <w:tc>
          <w:tcPr>
            <w:tcW w:w="2895" w:type="dxa"/>
            <w:tcMar>
              <w:top w:w="15" w:type="dxa"/>
              <w:left w:w="15" w:type="dxa"/>
              <w:right w:w="15" w:type="dxa"/>
            </w:tcMar>
            <w:vAlign w:val="bottom"/>
          </w:tcPr>
          <w:p w14:paraId="165B2576"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San José de la Montaña</w:t>
            </w:r>
          </w:p>
        </w:tc>
        <w:tc>
          <w:tcPr>
            <w:tcW w:w="2685" w:type="dxa"/>
            <w:tcMar>
              <w:top w:w="15" w:type="dxa"/>
              <w:left w:w="15" w:type="dxa"/>
              <w:right w:w="15" w:type="dxa"/>
            </w:tcMar>
            <w:vAlign w:val="bottom"/>
          </w:tcPr>
          <w:p w14:paraId="41B8CA47"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1514</w:t>
            </w:r>
          </w:p>
        </w:tc>
      </w:tr>
      <w:tr w:rsidR="004863D8" w14:paraId="5A3B75E4" w14:textId="77777777" w:rsidTr="00F149A0">
        <w:trPr>
          <w:trHeight w:val="285"/>
          <w:jc w:val="center"/>
        </w:trPr>
        <w:tc>
          <w:tcPr>
            <w:tcW w:w="2895" w:type="dxa"/>
            <w:tcMar>
              <w:top w:w="15" w:type="dxa"/>
              <w:left w:w="15" w:type="dxa"/>
              <w:right w:w="15" w:type="dxa"/>
            </w:tcMar>
            <w:vAlign w:val="bottom"/>
          </w:tcPr>
          <w:p w14:paraId="2B5A6833"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Toledo</w:t>
            </w:r>
          </w:p>
        </w:tc>
        <w:tc>
          <w:tcPr>
            <w:tcW w:w="2685" w:type="dxa"/>
            <w:tcMar>
              <w:top w:w="15" w:type="dxa"/>
              <w:left w:w="15" w:type="dxa"/>
              <w:right w:w="15" w:type="dxa"/>
            </w:tcMar>
            <w:vAlign w:val="bottom"/>
          </w:tcPr>
          <w:p w14:paraId="465C33C9"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6033</w:t>
            </w:r>
          </w:p>
        </w:tc>
      </w:tr>
      <w:tr w:rsidR="004863D8" w14:paraId="10E8EFEF" w14:textId="77777777" w:rsidTr="00F149A0">
        <w:trPr>
          <w:trHeight w:val="285"/>
          <w:jc w:val="center"/>
        </w:trPr>
        <w:tc>
          <w:tcPr>
            <w:tcW w:w="2895" w:type="dxa"/>
            <w:tcMar>
              <w:top w:w="15" w:type="dxa"/>
              <w:left w:w="15" w:type="dxa"/>
              <w:right w:w="15" w:type="dxa"/>
            </w:tcMar>
            <w:vAlign w:val="bottom"/>
          </w:tcPr>
          <w:p w14:paraId="36269DCC"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Valdivia</w:t>
            </w:r>
          </w:p>
        </w:tc>
        <w:tc>
          <w:tcPr>
            <w:tcW w:w="2685" w:type="dxa"/>
            <w:tcMar>
              <w:top w:w="15" w:type="dxa"/>
              <w:left w:w="15" w:type="dxa"/>
              <w:right w:w="15" w:type="dxa"/>
            </w:tcMar>
            <w:vAlign w:val="bottom"/>
          </w:tcPr>
          <w:p w14:paraId="02805927"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21124</w:t>
            </w:r>
          </w:p>
        </w:tc>
      </w:tr>
      <w:tr w:rsidR="004863D8" w14:paraId="227BE87C" w14:textId="77777777" w:rsidTr="00F149A0">
        <w:trPr>
          <w:trHeight w:val="285"/>
          <w:jc w:val="center"/>
        </w:trPr>
        <w:tc>
          <w:tcPr>
            <w:tcW w:w="2895" w:type="dxa"/>
            <w:tcMar>
              <w:top w:w="15" w:type="dxa"/>
              <w:left w:w="15" w:type="dxa"/>
              <w:right w:w="15" w:type="dxa"/>
            </w:tcMar>
            <w:vAlign w:val="bottom"/>
          </w:tcPr>
          <w:p w14:paraId="5349513B"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Yarumal</w:t>
            </w:r>
          </w:p>
        </w:tc>
        <w:tc>
          <w:tcPr>
            <w:tcW w:w="2685" w:type="dxa"/>
            <w:tcMar>
              <w:top w:w="15" w:type="dxa"/>
              <w:left w:w="15" w:type="dxa"/>
              <w:right w:w="15" w:type="dxa"/>
            </w:tcMar>
            <w:vAlign w:val="bottom"/>
          </w:tcPr>
          <w:p w14:paraId="3EBE3820"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16127</w:t>
            </w:r>
          </w:p>
        </w:tc>
      </w:tr>
      <w:tr w:rsidR="004863D8" w14:paraId="423B6E26" w14:textId="77777777" w:rsidTr="00F149A0">
        <w:trPr>
          <w:trHeight w:val="285"/>
          <w:jc w:val="center"/>
        </w:trPr>
        <w:tc>
          <w:tcPr>
            <w:tcW w:w="2895" w:type="dxa"/>
            <w:tcMar>
              <w:top w:w="15" w:type="dxa"/>
              <w:left w:w="15" w:type="dxa"/>
              <w:right w:w="15" w:type="dxa"/>
            </w:tcMar>
            <w:vAlign w:val="bottom"/>
          </w:tcPr>
          <w:p w14:paraId="0692B41E" w14:textId="77777777" w:rsidR="004863D8" w:rsidRDefault="004863D8" w:rsidP="00F149A0">
            <w:pPr>
              <w:jc w:val="center"/>
            </w:pPr>
            <w:r w:rsidRPr="2C3D3FD4">
              <w:rPr>
                <w:rFonts w:ascii="Times New Roman" w:hAnsi="Times New Roman" w:cs="Times New Roman"/>
                <w:b/>
                <w:bCs/>
                <w:sz w:val="16"/>
                <w:szCs w:val="16"/>
              </w:rPr>
              <w:t>Promedio, provincia</w:t>
            </w:r>
          </w:p>
        </w:tc>
        <w:tc>
          <w:tcPr>
            <w:tcW w:w="2685" w:type="dxa"/>
            <w:tcMar>
              <w:top w:w="15" w:type="dxa"/>
              <w:left w:w="15" w:type="dxa"/>
              <w:right w:w="15" w:type="dxa"/>
            </w:tcMar>
            <w:vAlign w:val="bottom"/>
          </w:tcPr>
          <w:p w14:paraId="451498EC"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151961</w:t>
            </w:r>
          </w:p>
        </w:tc>
      </w:tr>
    </w:tbl>
    <w:p w14:paraId="7CFD8E87" w14:textId="77777777" w:rsidR="004863D8" w:rsidRDefault="004863D8" w:rsidP="004863D8">
      <w:r w:rsidRPr="2C3D3FD4">
        <w:rPr>
          <w:rFonts w:ascii="Times New Roman" w:eastAsia="Times New Roman" w:hAnsi="Times New Roman" w:cs="Times New Roman"/>
          <w:b/>
          <w:bCs/>
          <w:sz w:val="18"/>
          <w:szCs w:val="18"/>
        </w:rPr>
        <w:t>Fuente:</w:t>
      </w:r>
      <w:r w:rsidRPr="2C3D3FD4">
        <w:rPr>
          <w:rFonts w:ascii="Times New Roman" w:eastAsia="Times New Roman" w:hAnsi="Times New Roman" w:cs="Times New Roman"/>
          <w:sz w:val="18"/>
          <w:szCs w:val="18"/>
        </w:rPr>
        <w:t xml:space="preserve"> Registro Único de Víctimas - RUV (2026). </w:t>
      </w:r>
      <w:r w:rsidRPr="2C3D3FD4">
        <w:rPr>
          <w:rFonts w:ascii="Times New Roman" w:eastAsia="Times New Roman" w:hAnsi="Times New Roman" w:cs="Times New Roman"/>
          <w:b/>
          <w:bCs/>
          <w:sz w:val="18"/>
          <w:szCs w:val="18"/>
        </w:rPr>
        <w:t>Nota:</w:t>
      </w:r>
      <w:r w:rsidRPr="2C3D3FD4">
        <w:rPr>
          <w:rFonts w:ascii="Times New Roman" w:eastAsia="Times New Roman" w:hAnsi="Times New Roman" w:cs="Times New Roman"/>
          <w:sz w:val="18"/>
          <w:szCs w:val="18"/>
        </w:rPr>
        <w:t xml:space="preserve"> (*) Acumulado de víctimas por ocurrencia (RUV, corte 31/05/2026, hechos desde 1985). </w:t>
      </w:r>
    </w:p>
    <w:p w14:paraId="2651D25F" w14:textId="77777777" w:rsidR="004863D8" w:rsidRDefault="004863D8" w:rsidP="004863D8">
      <w:pPr>
        <w:rPr>
          <w:rFonts w:ascii="Times New Roman" w:eastAsia="Times New Roman" w:hAnsi="Times New Roman" w:cs="Times New Roman"/>
          <w:sz w:val="18"/>
          <w:szCs w:val="18"/>
        </w:rPr>
      </w:pPr>
    </w:p>
    <w:p w14:paraId="2C004DC5" w14:textId="77777777" w:rsidR="004863D8" w:rsidRDefault="004863D8" w:rsidP="004863D8">
      <w:pPr>
        <w:pStyle w:val="Caption"/>
        <w:keepNext/>
        <w:jc w:val="center"/>
        <w:rPr>
          <w:rFonts w:ascii="Times New Roman" w:hAnsi="Times New Roman" w:cs="Times New Roman"/>
          <w:i w:val="0"/>
          <w:iCs w:val="0"/>
          <w:sz w:val="20"/>
          <w:szCs w:val="20"/>
        </w:rPr>
      </w:pPr>
      <w:r w:rsidRPr="2C3D3FD4">
        <w:rPr>
          <w:rFonts w:ascii="Times New Roman" w:hAnsi="Times New Roman" w:cs="Times New Roman"/>
          <w:i w:val="0"/>
          <w:iCs w:val="0"/>
          <w:sz w:val="20"/>
          <w:szCs w:val="20"/>
        </w:rPr>
        <w:t xml:space="preserve">Tabla X. Víctimas por ocurrencia (*) desglosado por hecho </w:t>
      </w:r>
      <w:bookmarkStart w:id="56" w:name="_Int_6i024M0o"/>
      <w:r w:rsidRPr="2C3D3FD4">
        <w:rPr>
          <w:rFonts w:ascii="Times New Roman" w:hAnsi="Times New Roman" w:cs="Times New Roman"/>
          <w:i w:val="0"/>
          <w:iCs w:val="0"/>
          <w:sz w:val="20"/>
          <w:szCs w:val="20"/>
        </w:rPr>
        <w:t>victimizante</w:t>
      </w:r>
      <w:bookmarkEnd w:id="56"/>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3030"/>
        <w:gridCol w:w="2940"/>
        <w:gridCol w:w="2580"/>
      </w:tblGrid>
      <w:tr w:rsidR="004863D8" w14:paraId="6FD68AA9" w14:textId="77777777" w:rsidTr="00F149A0">
        <w:trPr>
          <w:trHeight w:val="285"/>
          <w:jc w:val="center"/>
        </w:trPr>
        <w:tc>
          <w:tcPr>
            <w:tcW w:w="3030" w:type="dxa"/>
            <w:shd w:val="clear" w:color="auto" w:fill="002060"/>
            <w:tcMar>
              <w:top w:w="15" w:type="dxa"/>
              <w:left w:w="15" w:type="dxa"/>
              <w:right w:w="15" w:type="dxa"/>
            </w:tcMar>
            <w:vAlign w:val="bottom"/>
          </w:tcPr>
          <w:p w14:paraId="22B44E71"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Hecho victimizante</w:t>
            </w:r>
          </w:p>
        </w:tc>
        <w:tc>
          <w:tcPr>
            <w:tcW w:w="2940" w:type="dxa"/>
            <w:shd w:val="clear" w:color="auto" w:fill="002060"/>
            <w:tcMar>
              <w:top w:w="15" w:type="dxa"/>
              <w:left w:w="15" w:type="dxa"/>
              <w:right w:w="15" w:type="dxa"/>
            </w:tcMar>
            <w:vAlign w:val="bottom"/>
          </w:tcPr>
          <w:p w14:paraId="7A3210A6"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Víctimas ocurrencia (suma Provincia)</w:t>
            </w:r>
          </w:p>
        </w:tc>
        <w:tc>
          <w:tcPr>
            <w:tcW w:w="2580" w:type="dxa"/>
            <w:shd w:val="clear" w:color="auto" w:fill="002060"/>
            <w:tcMar>
              <w:top w:w="15" w:type="dxa"/>
              <w:left w:w="15" w:type="dxa"/>
              <w:right w:w="15" w:type="dxa"/>
            </w:tcMar>
            <w:vAlign w:val="bottom"/>
          </w:tcPr>
          <w:p w14:paraId="6DB5BB12"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 del total de victimizaciones</w:t>
            </w:r>
          </w:p>
        </w:tc>
      </w:tr>
      <w:tr w:rsidR="004863D8" w14:paraId="28716942" w14:textId="77777777" w:rsidTr="00F149A0">
        <w:trPr>
          <w:trHeight w:val="285"/>
          <w:jc w:val="center"/>
        </w:trPr>
        <w:tc>
          <w:tcPr>
            <w:tcW w:w="3030" w:type="dxa"/>
            <w:tcMar>
              <w:top w:w="15" w:type="dxa"/>
              <w:left w:w="15" w:type="dxa"/>
              <w:right w:w="15" w:type="dxa"/>
            </w:tcMar>
            <w:vAlign w:val="bottom"/>
          </w:tcPr>
          <w:p w14:paraId="14926F9B"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Desplazamiento forzado</w:t>
            </w:r>
          </w:p>
        </w:tc>
        <w:tc>
          <w:tcPr>
            <w:tcW w:w="2940" w:type="dxa"/>
            <w:tcMar>
              <w:top w:w="15" w:type="dxa"/>
              <w:left w:w="15" w:type="dxa"/>
              <w:right w:w="15" w:type="dxa"/>
            </w:tcMar>
            <w:vAlign w:val="bottom"/>
          </w:tcPr>
          <w:p w14:paraId="50D04AAD"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131,190</w:t>
            </w:r>
          </w:p>
        </w:tc>
        <w:tc>
          <w:tcPr>
            <w:tcW w:w="2580" w:type="dxa"/>
            <w:tcMar>
              <w:top w:w="15" w:type="dxa"/>
              <w:left w:w="15" w:type="dxa"/>
              <w:right w:w="15" w:type="dxa"/>
            </w:tcMar>
            <w:vAlign w:val="bottom"/>
          </w:tcPr>
          <w:p w14:paraId="61CD9F9E"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71.8%</w:t>
            </w:r>
          </w:p>
        </w:tc>
      </w:tr>
      <w:tr w:rsidR="004863D8" w14:paraId="0FECC044" w14:textId="77777777" w:rsidTr="00F149A0">
        <w:trPr>
          <w:trHeight w:val="285"/>
          <w:jc w:val="center"/>
        </w:trPr>
        <w:tc>
          <w:tcPr>
            <w:tcW w:w="3030" w:type="dxa"/>
            <w:tcMar>
              <w:top w:w="15" w:type="dxa"/>
              <w:left w:w="15" w:type="dxa"/>
              <w:right w:w="15" w:type="dxa"/>
            </w:tcMar>
            <w:vAlign w:val="bottom"/>
          </w:tcPr>
          <w:p w14:paraId="21DFE24B"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Homicidio</w:t>
            </w:r>
          </w:p>
        </w:tc>
        <w:tc>
          <w:tcPr>
            <w:tcW w:w="2940" w:type="dxa"/>
            <w:tcMar>
              <w:top w:w="15" w:type="dxa"/>
              <w:left w:w="15" w:type="dxa"/>
              <w:right w:w="15" w:type="dxa"/>
            </w:tcMar>
            <w:vAlign w:val="bottom"/>
          </w:tcPr>
          <w:p w14:paraId="24F91E81"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19,581</w:t>
            </w:r>
          </w:p>
        </w:tc>
        <w:tc>
          <w:tcPr>
            <w:tcW w:w="2580" w:type="dxa"/>
            <w:tcMar>
              <w:top w:w="15" w:type="dxa"/>
              <w:left w:w="15" w:type="dxa"/>
              <w:right w:w="15" w:type="dxa"/>
            </w:tcMar>
            <w:vAlign w:val="bottom"/>
          </w:tcPr>
          <w:p w14:paraId="04140ABE"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10.7%</w:t>
            </w:r>
          </w:p>
        </w:tc>
      </w:tr>
      <w:tr w:rsidR="004863D8" w14:paraId="0C5E8D18" w14:textId="77777777" w:rsidTr="00F149A0">
        <w:trPr>
          <w:trHeight w:val="285"/>
          <w:jc w:val="center"/>
        </w:trPr>
        <w:tc>
          <w:tcPr>
            <w:tcW w:w="3030" w:type="dxa"/>
            <w:tcMar>
              <w:top w:w="15" w:type="dxa"/>
              <w:left w:w="15" w:type="dxa"/>
              <w:right w:w="15" w:type="dxa"/>
            </w:tcMar>
            <w:vAlign w:val="bottom"/>
          </w:tcPr>
          <w:p w14:paraId="0898AEBF"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Amenaza</w:t>
            </w:r>
          </w:p>
        </w:tc>
        <w:tc>
          <w:tcPr>
            <w:tcW w:w="2940" w:type="dxa"/>
            <w:tcMar>
              <w:top w:w="15" w:type="dxa"/>
              <w:left w:w="15" w:type="dxa"/>
              <w:right w:w="15" w:type="dxa"/>
            </w:tcMar>
            <w:vAlign w:val="bottom"/>
          </w:tcPr>
          <w:p w14:paraId="64749825"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19,131</w:t>
            </w:r>
          </w:p>
        </w:tc>
        <w:tc>
          <w:tcPr>
            <w:tcW w:w="2580" w:type="dxa"/>
            <w:tcMar>
              <w:top w:w="15" w:type="dxa"/>
              <w:left w:w="15" w:type="dxa"/>
              <w:right w:w="15" w:type="dxa"/>
            </w:tcMar>
            <w:vAlign w:val="bottom"/>
          </w:tcPr>
          <w:p w14:paraId="67FDBD93"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10.5%</w:t>
            </w:r>
          </w:p>
        </w:tc>
      </w:tr>
      <w:tr w:rsidR="004863D8" w14:paraId="75C21555" w14:textId="77777777" w:rsidTr="00F149A0">
        <w:trPr>
          <w:trHeight w:val="285"/>
          <w:jc w:val="center"/>
        </w:trPr>
        <w:tc>
          <w:tcPr>
            <w:tcW w:w="3030" w:type="dxa"/>
            <w:tcMar>
              <w:top w:w="15" w:type="dxa"/>
              <w:left w:w="15" w:type="dxa"/>
              <w:right w:w="15" w:type="dxa"/>
            </w:tcMar>
            <w:vAlign w:val="bottom"/>
          </w:tcPr>
          <w:p w14:paraId="22577948"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Desaparición forzada</w:t>
            </w:r>
          </w:p>
        </w:tc>
        <w:tc>
          <w:tcPr>
            <w:tcW w:w="2940" w:type="dxa"/>
            <w:tcMar>
              <w:top w:w="15" w:type="dxa"/>
              <w:left w:w="15" w:type="dxa"/>
              <w:right w:w="15" w:type="dxa"/>
            </w:tcMar>
            <w:vAlign w:val="bottom"/>
          </w:tcPr>
          <w:p w14:paraId="10D49567"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3,212</w:t>
            </w:r>
          </w:p>
        </w:tc>
        <w:tc>
          <w:tcPr>
            <w:tcW w:w="2580" w:type="dxa"/>
            <w:tcMar>
              <w:top w:w="15" w:type="dxa"/>
              <w:left w:w="15" w:type="dxa"/>
              <w:right w:w="15" w:type="dxa"/>
            </w:tcMar>
            <w:vAlign w:val="bottom"/>
          </w:tcPr>
          <w:p w14:paraId="46744684"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1.8%</w:t>
            </w:r>
          </w:p>
        </w:tc>
      </w:tr>
      <w:tr w:rsidR="004863D8" w14:paraId="297C21BC" w14:textId="77777777" w:rsidTr="00F149A0">
        <w:trPr>
          <w:trHeight w:val="285"/>
          <w:jc w:val="center"/>
        </w:trPr>
        <w:tc>
          <w:tcPr>
            <w:tcW w:w="3030" w:type="dxa"/>
            <w:tcMar>
              <w:top w:w="15" w:type="dxa"/>
              <w:left w:w="15" w:type="dxa"/>
              <w:right w:w="15" w:type="dxa"/>
            </w:tcMar>
            <w:vAlign w:val="bottom"/>
          </w:tcPr>
          <w:p w14:paraId="31B966D9"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Pérdida de bienes muebles/inmuebles</w:t>
            </w:r>
          </w:p>
        </w:tc>
        <w:tc>
          <w:tcPr>
            <w:tcW w:w="2940" w:type="dxa"/>
            <w:tcMar>
              <w:top w:w="15" w:type="dxa"/>
              <w:left w:w="15" w:type="dxa"/>
              <w:right w:w="15" w:type="dxa"/>
            </w:tcMar>
            <w:vAlign w:val="bottom"/>
          </w:tcPr>
          <w:p w14:paraId="30AB6E2C"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2,025</w:t>
            </w:r>
          </w:p>
        </w:tc>
        <w:tc>
          <w:tcPr>
            <w:tcW w:w="2580" w:type="dxa"/>
            <w:tcMar>
              <w:top w:w="15" w:type="dxa"/>
              <w:left w:w="15" w:type="dxa"/>
              <w:right w:w="15" w:type="dxa"/>
            </w:tcMar>
            <w:vAlign w:val="bottom"/>
          </w:tcPr>
          <w:p w14:paraId="3BAE5192"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1.1%</w:t>
            </w:r>
          </w:p>
        </w:tc>
      </w:tr>
      <w:tr w:rsidR="004863D8" w14:paraId="57D76821" w14:textId="77777777" w:rsidTr="00F149A0">
        <w:trPr>
          <w:trHeight w:val="285"/>
          <w:jc w:val="center"/>
        </w:trPr>
        <w:tc>
          <w:tcPr>
            <w:tcW w:w="3030" w:type="dxa"/>
            <w:tcMar>
              <w:top w:w="15" w:type="dxa"/>
              <w:left w:w="15" w:type="dxa"/>
              <w:right w:w="15" w:type="dxa"/>
            </w:tcMar>
            <w:vAlign w:val="bottom"/>
          </w:tcPr>
          <w:p w14:paraId="1A26FF04"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Confinamiento</w:t>
            </w:r>
          </w:p>
        </w:tc>
        <w:tc>
          <w:tcPr>
            <w:tcW w:w="2940" w:type="dxa"/>
            <w:tcMar>
              <w:top w:w="15" w:type="dxa"/>
              <w:left w:w="15" w:type="dxa"/>
              <w:right w:w="15" w:type="dxa"/>
            </w:tcMar>
            <w:vAlign w:val="bottom"/>
          </w:tcPr>
          <w:p w14:paraId="65120E7F"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1,554</w:t>
            </w:r>
          </w:p>
        </w:tc>
        <w:tc>
          <w:tcPr>
            <w:tcW w:w="2580" w:type="dxa"/>
            <w:tcMar>
              <w:top w:w="15" w:type="dxa"/>
              <w:left w:w="15" w:type="dxa"/>
              <w:right w:w="15" w:type="dxa"/>
            </w:tcMar>
            <w:vAlign w:val="bottom"/>
          </w:tcPr>
          <w:p w14:paraId="00C31A5F"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0.9%</w:t>
            </w:r>
          </w:p>
        </w:tc>
      </w:tr>
      <w:tr w:rsidR="004863D8" w14:paraId="7D525EC6" w14:textId="77777777" w:rsidTr="00F149A0">
        <w:trPr>
          <w:trHeight w:val="285"/>
          <w:jc w:val="center"/>
        </w:trPr>
        <w:tc>
          <w:tcPr>
            <w:tcW w:w="3030" w:type="dxa"/>
            <w:tcMar>
              <w:top w:w="15" w:type="dxa"/>
              <w:left w:w="15" w:type="dxa"/>
              <w:right w:w="15" w:type="dxa"/>
            </w:tcMar>
            <w:vAlign w:val="bottom"/>
          </w:tcPr>
          <w:p w14:paraId="7DC2ADFA"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Acto terrorista/atentados/combates</w:t>
            </w:r>
          </w:p>
        </w:tc>
        <w:tc>
          <w:tcPr>
            <w:tcW w:w="2940" w:type="dxa"/>
            <w:tcMar>
              <w:top w:w="15" w:type="dxa"/>
              <w:left w:w="15" w:type="dxa"/>
              <w:right w:w="15" w:type="dxa"/>
            </w:tcMar>
            <w:vAlign w:val="bottom"/>
          </w:tcPr>
          <w:p w14:paraId="30993C05"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1,531</w:t>
            </w:r>
          </w:p>
        </w:tc>
        <w:tc>
          <w:tcPr>
            <w:tcW w:w="2580" w:type="dxa"/>
            <w:tcMar>
              <w:top w:w="15" w:type="dxa"/>
              <w:left w:w="15" w:type="dxa"/>
              <w:right w:w="15" w:type="dxa"/>
            </w:tcMar>
            <w:vAlign w:val="bottom"/>
          </w:tcPr>
          <w:p w14:paraId="01A04A63"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0.8%</w:t>
            </w:r>
          </w:p>
        </w:tc>
      </w:tr>
      <w:tr w:rsidR="004863D8" w14:paraId="3CEC6CA5" w14:textId="77777777" w:rsidTr="00F149A0">
        <w:trPr>
          <w:trHeight w:val="285"/>
          <w:jc w:val="center"/>
        </w:trPr>
        <w:tc>
          <w:tcPr>
            <w:tcW w:w="3030" w:type="dxa"/>
            <w:tcMar>
              <w:top w:w="15" w:type="dxa"/>
              <w:left w:w="15" w:type="dxa"/>
              <w:right w:w="15" w:type="dxa"/>
            </w:tcMar>
            <w:vAlign w:val="bottom"/>
          </w:tcPr>
          <w:p w14:paraId="5C0AD594"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Sin información</w:t>
            </w:r>
          </w:p>
        </w:tc>
        <w:tc>
          <w:tcPr>
            <w:tcW w:w="2940" w:type="dxa"/>
            <w:tcMar>
              <w:top w:w="15" w:type="dxa"/>
              <w:left w:w="15" w:type="dxa"/>
              <w:right w:w="15" w:type="dxa"/>
            </w:tcMar>
            <w:vAlign w:val="bottom"/>
          </w:tcPr>
          <w:p w14:paraId="26B079B1"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1,031</w:t>
            </w:r>
          </w:p>
        </w:tc>
        <w:tc>
          <w:tcPr>
            <w:tcW w:w="2580" w:type="dxa"/>
            <w:tcMar>
              <w:top w:w="15" w:type="dxa"/>
              <w:left w:w="15" w:type="dxa"/>
              <w:right w:w="15" w:type="dxa"/>
            </w:tcMar>
            <w:vAlign w:val="bottom"/>
          </w:tcPr>
          <w:p w14:paraId="5B39367E"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0.6%</w:t>
            </w:r>
          </w:p>
        </w:tc>
      </w:tr>
      <w:tr w:rsidR="004863D8" w14:paraId="430D529A" w14:textId="77777777" w:rsidTr="00F149A0">
        <w:trPr>
          <w:trHeight w:val="285"/>
          <w:jc w:val="center"/>
        </w:trPr>
        <w:tc>
          <w:tcPr>
            <w:tcW w:w="3030" w:type="dxa"/>
            <w:tcMar>
              <w:top w:w="15" w:type="dxa"/>
              <w:left w:w="15" w:type="dxa"/>
              <w:right w:w="15" w:type="dxa"/>
            </w:tcMar>
            <w:vAlign w:val="bottom"/>
          </w:tcPr>
          <w:p w14:paraId="5510CCDB"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Minas antipersonal/MUSE</w:t>
            </w:r>
          </w:p>
        </w:tc>
        <w:tc>
          <w:tcPr>
            <w:tcW w:w="2940" w:type="dxa"/>
            <w:tcMar>
              <w:top w:w="15" w:type="dxa"/>
              <w:left w:w="15" w:type="dxa"/>
              <w:right w:w="15" w:type="dxa"/>
            </w:tcMar>
            <w:vAlign w:val="bottom"/>
          </w:tcPr>
          <w:p w14:paraId="008FE260"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874</w:t>
            </w:r>
          </w:p>
        </w:tc>
        <w:tc>
          <w:tcPr>
            <w:tcW w:w="2580" w:type="dxa"/>
            <w:tcMar>
              <w:top w:w="15" w:type="dxa"/>
              <w:left w:w="15" w:type="dxa"/>
              <w:right w:w="15" w:type="dxa"/>
            </w:tcMar>
            <w:vAlign w:val="bottom"/>
          </w:tcPr>
          <w:p w14:paraId="2AEC372C"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0.5%</w:t>
            </w:r>
          </w:p>
        </w:tc>
      </w:tr>
      <w:tr w:rsidR="004863D8" w14:paraId="04313AD0" w14:textId="77777777" w:rsidTr="00F149A0">
        <w:trPr>
          <w:trHeight w:val="285"/>
          <w:jc w:val="center"/>
        </w:trPr>
        <w:tc>
          <w:tcPr>
            <w:tcW w:w="3030" w:type="dxa"/>
            <w:tcMar>
              <w:top w:w="15" w:type="dxa"/>
              <w:left w:w="15" w:type="dxa"/>
              <w:right w:w="15" w:type="dxa"/>
            </w:tcMar>
            <w:vAlign w:val="bottom"/>
          </w:tcPr>
          <w:p w14:paraId="7126A516"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Secuestro</w:t>
            </w:r>
          </w:p>
        </w:tc>
        <w:tc>
          <w:tcPr>
            <w:tcW w:w="2940" w:type="dxa"/>
            <w:tcMar>
              <w:top w:w="15" w:type="dxa"/>
              <w:left w:w="15" w:type="dxa"/>
              <w:right w:w="15" w:type="dxa"/>
            </w:tcMar>
            <w:vAlign w:val="bottom"/>
          </w:tcPr>
          <w:p w14:paraId="72983BEB"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818</w:t>
            </w:r>
          </w:p>
        </w:tc>
        <w:tc>
          <w:tcPr>
            <w:tcW w:w="2580" w:type="dxa"/>
            <w:tcMar>
              <w:top w:w="15" w:type="dxa"/>
              <w:left w:w="15" w:type="dxa"/>
              <w:right w:w="15" w:type="dxa"/>
            </w:tcMar>
            <w:vAlign w:val="bottom"/>
          </w:tcPr>
          <w:p w14:paraId="553F9B2F"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0.4%</w:t>
            </w:r>
          </w:p>
        </w:tc>
      </w:tr>
      <w:tr w:rsidR="004863D8" w14:paraId="1C731C8F" w14:textId="77777777" w:rsidTr="00F149A0">
        <w:trPr>
          <w:trHeight w:val="285"/>
          <w:jc w:val="center"/>
        </w:trPr>
        <w:tc>
          <w:tcPr>
            <w:tcW w:w="3030" w:type="dxa"/>
            <w:tcMar>
              <w:top w:w="15" w:type="dxa"/>
              <w:left w:w="15" w:type="dxa"/>
              <w:right w:w="15" w:type="dxa"/>
            </w:tcMar>
            <w:vAlign w:val="bottom"/>
          </w:tcPr>
          <w:p w14:paraId="6FA9DDC7"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Lesiones personales físicas</w:t>
            </w:r>
          </w:p>
        </w:tc>
        <w:tc>
          <w:tcPr>
            <w:tcW w:w="2940" w:type="dxa"/>
            <w:tcMar>
              <w:top w:w="15" w:type="dxa"/>
              <w:left w:w="15" w:type="dxa"/>
              <w:right w:w="15" w:type="dxa"/>
            </w:tcMar>
            <w:vAlign w:val="bottom"/>
          </w:tcPr>
          <w:p w14:paraId="62AE1F8A"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691</w:t>
            </w:r>
          </w:p>
        </w:tc>
        <w:tc>
          <w:tcPr>
            <w:tcW w:w="2580" w:type="dxa"/>
            <w:tcMar>
              <w:top w:w="15" w:type="dxa"/>
              <w:left w:w="15" w:type="dxa"/>
              <w:right w:w="15" w:type="dxa"/>
            </w:tcMar>
            <w:vAlign w:val="bottom"/>
          </w:tcPr>
          <w:p w14:paraId="4CFCE1E6"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0.4%</w:t>
            </w:r>
          </w:p>
        </w:tc>
      </w:tr>
      <w:tr w:rsidR="004863D8" w14:paraId="00ECB2E6" w14:textId="77777777" w:rsidTr="00F149A0">
        <w:trPr>
          <w:trHeight w:val="285"/>
          <w:jc w:val="center"/>
        </w:trPr>
        <w:tc>
          <w:tcPr>
            <w:tcW w:w="3030" w:type="dxa"/>
            <w:tcMar>
              <w:top w:w="15" w:type="dxa"/>
              <w:left w:w="15" w:type="dxa"/>
              <w:right w:w="15" w:type="dxa"/>
            </w:tcMar>
            <w:vAlign w:val="bottom"/>
          </w:tcPr>
          <w:p w14:paraId="071B51ED"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Delitos contra libertad/integridad sexual</w:t>
            </w:r>
          </w:p>
        </w:tc>
        <w:tc>
          <w:tcPr>
            <w:tcW w:w="2940" w:type="dxa"/>
            <w:tcMar>
              <w:top w:w="15" w:type="dxa"/>
              <w:left w:w="15" w:type="dxa"/>
              <w:right w:w="15" w:type="dxa"/>
            </w:tcMar>
            <w:vAlign w:val="bottom"/>
          </w:tcPr>
          <w:p w14:paraId="3E229883"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411</w:t>
            </w:r>
          </w:p>
        </w:tc>
        <w:tc>
          <w:tcPr>
            <w:tcW w:w="2580" w:type="dxa"/>
            <w:tcMar>
              <w:top w:w="15" w:type="dxa"/>
              <w:left w:w="15" w:type="dxa"/>
              <w:right w:w="15" w:type="dxa"/>
            </w:tcMar>
            <w:vAlign w:val="bottom"/>
          </w:tcPr>
          <w:p w14:paraId="5041A1E5"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0.2%</w:t>
            </w:r>
          </w:p>
        </w:tc>
      </w:tr>
      <w:tr w:rsidR="004863D8" w14:paraId="20F7EDEC" w14:textId="77777777" w:rsidTr="00F149A0">
        <w:trPr>
          <w:trHeight w:val="285"/>
          <w:jc w:val="center"/>
        </w:trPr>
        <w:tc>
          <w:tcPr>
            <w:tcW w:w="3030" w:type="dxa"/>
            <w:tcMar>
              <w:top w:w="15" w:type="dxa"/>
              <w:left w:w="15" w:type="dxa"/>
              <w:right w:w="15" w:type="dxa"/>
            </w:tcMar>
            <w:vAlign w:val="bottom"/>
          </w:tcPr>
          <w:p w14:paraId="1397D9D4"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Vinculación de NNA a grupos armados</w:t>
            </w:r>
          </w:p>
        </w:tc>
        <w:tc>
          <w:tcPr>
            <w:tcW w:w="2940" w:type="dxa"/>
            <w:tcMar>
              <w:top w:w="15" w:type="dxa"/>
              <w:left w:w="15" w:type="dxa"/>
              <w:right w:w="15" w:type="dxa"/>
            </w:tcMar>
            <w:vAlign w:val="bottom"/>
          </w:tcPr>
          <w:p w14:paraId="438C5D4D"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226</w:t>
            </w:r>
          </w:p>
        </w:tc>
        <w:tc>
          <w:tcPr>
            <w:tcW w:w="2580" w:type="dxa"/>
            <w:tcMar>
              <w:top w:w="15" w:type="dxa"/>
              <w:left w:w="15" w:type="dxa"/>
              <w:right w:w="15" w:type="dxa"/>
            </w:tcMar>
            <w:vAlign w:val="bottom"/>
          </w:tcPr>
          <w:p w14:paraId="7AE43CA8"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0.1%</w:t>
            </w:r>
          </w:p>
        </w:tc>
      </w:tr>
      <w:tr w:rsidR="004863D8" w14:paraId="4CAEE3F7" w14:textId="77777777" w:rsidTr="00F149A0">
        <w:trPr>
          <w:trHeight w:val="285"/>
          <w:jc w:val="center"/>
        </w:trPr>
        <w:tc>
          <w:tcPr>
            <w:tcW w:w="3030" w:type="dxa"/>
            <w:tcMar>
              <w:top w:w="15" w:type="dxa"/>
              <w:left w:w="15" w:type="dxa"/>
              <w:right w:w="15" w:type="dxa"/>
            </w:tcMar>
            <w:vAlign w:val="bottom"/>
          </w:tcPr>
          <w:p w14:paraId="626F37FF"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Lesiones personales psicológicas</w:t>
            </w:r>
          </w:p>
        </w:tc>
        <w:tc>
          <w:tcPr>
            <w:tcW w:w="2940" w:type="dxa"/>
            <w:tcMar>
              <w:top w:w="15" w:type="dxa"/>
              <w:left w:w="15" w:type="dxa"/>
              <w:right w:w="15" w:type="dxa"/>
            </w:tcMar>
            <w:vAlign w:val="bottom"/>
          </w:tcPr>
          <w:p w14:paraId="5FC4137E"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196</w:t>
            </w:r>
          </w:p>
        </w:tc>
        <w:tc>
          <w:tcPr>
            <w:tcW w:w="2580" w:type="dxa"/>
            <w:tcMar>
              <w:top w:w="15" w:type="dxa"/>
              <w:left w:w="15" w:type="dxa"/>
              <w:right w:w="15" w:type="dxa"/>
            </w:tcMar>
            <w:vAlign w:val="bottom"/>
          </w:tcPr>
          <w:p w14:paraId="002CAB29"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0.1%</w:t>
            </w:r>
          </w:p>
        </w:tc>
      </w:tr>
      <w:tr w:rsidR="004863D8" w14:paraId="242EC270" w14:textId="77777777" w:rsidTr="00F149A0">
        <w:trPr>
          <w:trHeight w:val="285"/>
          <w:jc w:val="center"/>
        </w:trPr>
        <w:tc>
          <w:tcPr>
            <w:tcW w:w="3030" w:type="dxa"/>
            <w:tcMar>
              <w:top w:w="15" w:type="dxa"/>
              <w:left w:w="15" w:type="dxa"/>
              <w:right w:w="15" w:type="dxa"/>
            </w:tcMar>
            <w:vAlign w:val="bottom"/>
          </w:tcPr>
          <w:p w14:paraId="6C6C4AAE"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Tortura</w:t>
            </w:r>
          </w:p>
        </w:tc>
        <w:tc>
          <w:tcPr>
            <w:tcW w:w="2940" w:type="dxa"/>
            <w:tcMar>
              <w:top w:w="15" w:type="dxa"/>
              <w:left w:w="15" w:type="dxa"/>
              <w:right w:w="15" w:type="dxa"/>
            </w:tcMar>
            <w:vAlign w:val="bottom"/>
          </w:tcPr>
          <w:p w14:paraId="1179D62C"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118</w:t>
            </w:r>
          </w:p>
        </w:tc>
        <w:tc>
          <w:tcPr>
            <w:tcW w:w="2580" w:type="dxa"/>
            <w:tcMar>
              <w:top w:w="15" w:type="dxa"/>
              <w:left w:w="15" w:type="dxa"/>
              <w:right w:w="15" w:type="dxa"/>
            </w:tcMar>
            <w:vAlign w:val="bottom"/>
          </w:tcPr>
          <w:p w14:paraId="0A1A0B43"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0.1%</w:t>
            </w:r>
          </w:p>
        </w:tc>
      </w:tr>
      <w:tr w:rsidR="004863D8" w14:paraId="0433A501" w14:textId="77777777" w:rsidTr="00F149A0">
        <w:trPr>
          <w:trHeight w:val="285"/>
          <w:jc w:val="center"/>
        </w:trPr>
        <w:tc>
          <w:tcPr>
            <w:tcW w:w="3030" w:type="dxa"/>
            <w:tcMar>
              <w:top w:w="15" w:type="dxa"/>
              <w:left w:w="15" w:type="dxa"/>
              <w:right w:w="15" w:type="dxa"/>
            </w:tcMar>
            <w:vAlign w:val="bottom"/>
          </w:tcPr>
          <w:p w14:paraId="30E605E6"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Abandono o despojo de tierras</w:t>
            </w:r>
          </w:p>
        </w:tc>
        <w:tc>
          <w:tcPr>
            <w:tcW w:w="2940" w:type="dxa"/>
            <w:tcMar>
              <w:top w:w="15" w:type="dxa"/>
              <w:left w:w="15" w:type="dxa"/>
              <w:right w:w="15" w:type="dxa"/>
            </w:tcMar>
            <w:vAlign w:val="bottom"/>
          </w:tcPr>
          <w:p w14:paraId="037D1FC6"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17</w:t>
            </w:r>
          </w:p>
        </w:tc>
        <w:tc>
          <w:tcPr>
            <w:tcW w:w="2580" w:type="dxa"/>
            <w:tcMar>
              <w:top w:w="15" w:type="dxa"/>
              <w:left w:w="15" w:type="dxa"/>
              <w:right w:w="15" w:type="dxa"/>
            </w:tcMar>
            <w:vAlign w:val="bottom"/>
          </w:tcPr>
          <w:p w14:paraId="7238B2E3" w14:textId="77777777" w:rsidR="004863D8" w:rsidRDefault="004863D8" w:rsidP="00F149A0">
            <w:pPr>
              <w:jc w:val="center"/>
              <w:rPr>
                <w:rFonts w:ascii="Times New Roman" w:hAnsi="Times New Roman" w:cs="Times New Roman"/>
                <w:sz w:val="16"/>
                <w:szCs w:val="16"/>
              </w:rPr>
            </w:pPr>
            <w:r w:rsidRPr="2C3D3FD4">
              <w:rPr>
                <w:rFonts w:ascii="Times New Roman" w:hAnsi="Times New Roman" w:cs="Times New Roman"/>
                <w:sz w:val="16"/>
                <w:szCs w:val="16"/>
              </w:rPr>
              <w:t>0.0%</w:t>
            </w:r>
          </w:p>
        </w:tc>
      </w:tr>
      <w:tr w:rsidR="004863D8" w14:paraId="3C38CF1C" w14:textId="77777777" w:rsidTr="00F149A0">
        <w:trPr>
          <w:trHeight w:val="285"/>
          <w:jc w:val="center"/>
        </w:trPr>
        <w:tc>
          <w:tcPr>
            <w:tcW w:w="3030" w:type="dxa"/>
            <w:tcMar>
              <w:top w:w="15" w:type="dxa"/>
              <w:left w:w="15" w:type="dxa"/>
              <w:right w:w="15" w:type="dxa"/>
            </w:tcMar>
            <w:vAlign w:val="bottom"/>
          </w:tcPr>
          <w:p w14:paraId="4C4DD8A0"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TOTAL (suma de victimizaciones, todos los hechos)</w:t>
            </w:r>
          </w:p>
        </w:tc>
        <w:tc>
          <w:tcPr>
            <w:tcW w:w="2940" w:type="dxa"/>
            <w:tcMar>
              <w:top w:w="15" w:type="dxa"/>
              <w:left w:w="15" w:type="dxa"/>
              <w:right w:w="15" w:type="dxa"/>
            </w:tcMar>
            <w:vAlign w:val="bottom"/>
          </w:tcPr>
          <w:p w14:paraId="617C53FB" w14:textId="77777777" w:rsidR="004863D8" w:rsidRDefault="004863D8" w:rsidP="00F149A0">
            <w:pPr>
              <w:jc w:val="center"/>
              <w:rPr>
                <w:rFonts w:ascii="Times New Roman" w:hAnsi="Times New Roman" w:cs="Times New Roman"/>
                <w:b/>
                <w:bCs/>
                <w:sz w:val="16"/>
                <w:szCs w:val="16"/>
              </w:rPr>
            </w:pPr>
            <w:commentRangeStart w:id="57"/>
            <w:r w:rsidRPr="2C3D3FD4">
              <w:rPr>
                <w:rFonts w:ascii="Times New Roman" w:hAnsi="Times New Roman" w:cs="Times New Roman"/>
                <w:b/>
                <w:bCs/>
                <w:sz w:val="16"/>
                <w:szCs w:val="16"/>
              </w:rPr>
              <w:t>182,606</w:t>
            </w:r>
            <w:commentRangeEnd w:id="57"/>
            <w:r>
              <w:rPr>
                <w:rStyle w:val="CommentReference"/>
              </w:rPr>
              <w:commentReference w:id="57"/>
            </w:r>
          </w:p>
        </w:tc>
        <w:tc>
          <w:tcPr>
            <w:tcW w:w="2580" w:type="dxa"/>
            <w:tcMar>
              <w:top w:w="15" w:type="dxa"/>
              <w:left w:w="15" w:type="dxa"/>
              <w:right w:w="15" w:type="dxa"/>
            </w:tcMar>
            <w:vAlign w:val="bottom"/>
          </w:tcPr>
          <w:p w14:paraId="79AEA690" w14:textId="77777777" w:rsidR="004863D8" w:rsidRDefault="004863D8" w:rsidP="00F149A0">
            <w:pPr>
              <w:jc w:val="center"/>
              <w:rPr>
                <w:rFonts w:ascii="Times New Roman" w:hAnsi="Times New Roman" w:cs="Times New Roman"/>
                <w:b/>
                <w:bCs/>
                <w:sz w:val="16"/>
                <w:szCs w:val="16"/>
              </w:rPr>
            </w:pPr>
            <w:r w:rsidRPr="2C3D3FD4">
              <w:rPr>
                <w:rFonts w:ascii="Times New Roman" w:hAnsi="Times New Roman" w:cs="Times New Roman"/>
                <w:b/>
                <w:bCs/>
                <w:sz w:val="16"/>
                <w:szCs w:val="16"/>
              </w:rPr>
              <w:t>100.0%</w:t>
            </w:r>
          </w:p>
        </w:tc>
      </w:tr>
    </w:tbl>
    <w:p w14:paraId="6A6E351E" w14:textId="77777777" w:rsidR="004863D8" w:rsidRDefault="004863D8" w:rsidP="004863D8">
      <w:r w:rsidRPr="2C3D3FD4">
        <w:rPr>
          <w:rFonts w:ascii="Times New Roman" w:eastAsia="Times New Roman" w:hAnsi="Times New Roman" w:cs="Times New Roman"/>
          <w:b/>
          <w:bCs/>
          <w:sz w:val="18"/>
          <w:szCs w:val="18"/>
        </w:rPr>
        <w:t>Fuente:</w:t>
      </w:r>
      <w:r w:rsidRPr="2C3D3FD4">
        <w:rPr>
          <w:rFonts w:ascii="Times New Roman" w:eastAsia="Times New Roman" w:hAnsi="Times New Roman" w:cs="Times New Roman"/>
          <w:sz w:val="18"/>
          <w:szCs w:val="18"/>
        </w:rPr>
        <w:t xml:space="preserve"> Registro Único de Víctimas - RUV (2026). </w:t>
      </w:r>
      <w:r w:rsidRPr="2C3D3FD4">
        <w:rPr>
          <w:rFonts w:ascii="Times New Roman" w:eastAsia="Times New Roman" w:hAnsi="Times New Roman" w:cs="Times New Roman"/>
          <w:b/>
          <w:bCs/>
          <w:sz w:val="18"/>
          <w:szCs w:val="18"/>
        </w:rPr>
        <w:t>Nota:</w:t>
      </w:r>
      <w:r w:rsidRPr="2C3D3FD4">
        <w:rPr>
          <w:rFonts w:ascii="Times New Roman" w:eastAsia="Times New Roman" w:hAnsi="Times New Roman" w:cs="Times New Roman"/>
          <w:sz w:val="18"/>
          <w:szCs w:val="18"/>
        </w:rPr>
        <w:t xml:space="preserve"> (*) Acumulado de víctimas por ocurrencia (RUV, corte 31/05/2026, hechos desde 1985).</w:t>
      </w:r>
    </w:p>
    <w:p w14:paraId="20F8B8D6" w14:textId="77777777" w:rsidR="004863D8" w:rsidRDefault="004863D8" w:rsidP="004863D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6"/>
        <w:gridCol w:w="4412"/>
      </w:tblGrid>
      <w:tr w:rsidR="004863D8" w14:paraId="16E3FF6E" w14:textId="77777777" w:rsidTr="00F149A0">
        <w:trPr>
          <w:trHeight w:val="300"/>
        </w:trPr>
        <w:tc>
          <w:tcPr>
            <w:tcW w:w="4776" w:type="dxa"/>
          </w:tcPr>
          <w:p w14:paraId="00D7A3AA" w14:textId="77777777" w:rsidR="004863D8" w:rsidRDefault="004863D8" w:rsidP="00F149A0">
            <w:pPr>
              <w:keepNext/>
              <w:rPr>
                <w:rFonts w:ascii="Times New Roman" w:hAnsi="Times New Roman" w:cs="Times New Roman"/>
                <w:color w:val="44546A" w:themeColor="text2"/>
                <w:sz w:val="20"/>
                <w:szCs w:val="20"/>
              </w:rPr>
            </w:pPr>
            <w:r w:rsidRPr="2C3D3FD4">
              <w:rPr>
                <w:rFonts w:ascii="Times New Roman" w:hAnsi="Times New Roman" w:cs="Times New Roman"/>
                <w:color w:val="44546A" w:themeColor="text2"/>
                <w:sz w:val="20"/>
                <w:szCs w:val="20"/>
              </w:rPr>
              <w:t xml:space="preserve">Gráfica </w:t>
            </w:r>
            <w:r w:rsidRPr="2C3D3FD4">
              <w:rPr>
                <w:rFonts w:ascii="Times New Roman" w:hAnsi="Times New Roman" w:cs="Times New Roman"/>
                <w:sz w:val="20"/>
                <w:szCs w:val="20"/>
              </w:rPr>
              <w:fldChar w:fldCharType="begin"/>
            </w:r>
            <w:r w:rsidRPr="2C3D3FD4">
              <w:rPr>
                <w:rFonts w:ascii="Times New Roman" w:hAnsi="Times New Roman" w:cs="Times New Roman"/>
                <w:sz w:val="20"/>
                <w:szCs w:val="20"/>
              </w:rPr>
              <w:instrText xml:space="preserve"> SEQ Gráfica \* ARABIC </w:instrText>
            </w:r>
            <w:r w:rsidRPr="2C3D3FD4">
              <w:rPr>
                <w:rFonts w:ascii="Times New Roman" w:hAnsi="Times New Roman" w:cs="Times New Roman"/>
                <w:sz w:val="20"/>
                <w:szCs w:val="20"/>
              </w:rPr>
              <w:fldChar w:fldCharType="separate"/>
            </w:r>
            <w:r w:rsidRPr="2C3D3FD4">
              <w:rPr>
                <w:rFonts w:ascii="Times New Roman" w:hAnsi="Times New Roman" w:cs="Times New Roman"/>
                <w:noProof/>
                <w:sz w:val="20"/>
                <w:szCs w:val="20"/>
              </w:rPr>
              <w:t>X</w:t>
            </w:r>
            <w:r w:rsidRPr="2C3D3FD4">
              <w:rPr>
                <w:rFonts w:ascii="Times New Roman" w:hAnsi="Times New Roman" w:cs="Times New Roman"/>
                <w:sz w:val="20"/>
                <w:szCs w:val="20"/>
              </w:rPr>
              <w:fldChar w:fldCharType="end"/>
            </w:r>
            <w:r w:rsidRPr="2C3D3FD4">
              <w:rPr>
                <w:rFonts w:ascii="Times New Roman" w:hAnsi="Times New Roman" w:cs="Times New Roman"/>
                <w:color w:val="44546A" w:themeColor="text2"/>
                <w:sz w:val="20"/>
                <w:szCs w:val="20"/>
              </w:rPr>
              <w:t>. Total de víctimas por ocurrencia por municipio.</w:t>
            </w:r>
          </w:p>
          <w:p w14:paraId="6BAE73E4" w14:textId="77777777" w:rsidR="004863D8" w:rsidRDefault="004863D8" w:rsidP="00F149A0">
            <w:pPr>
              <w:keepNext/>
            </w:pPr>
            <w:r>
              <w:rPr>
                <w:noProof/>
                <w:lang w:eastAsia="es-CO"/>
              </w:rPr>
              <w:drawing>
                <wp:inline distT="0" distB="0" distL="0" distR="0" wp14:anchorId="4E7FFE46" wp14:editId="1F4AA01E">
                  <wp:extent cx="2895600" cy="2128809"/>
                  <wp:effectExtent l="0" t="0" r="0" b="0"/>
                  <wp:docPr id="1484400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79706" name="Picture 606979706"/>
                          <pic:cNvPicPr/>
                        </pic:nvPicPr>
                        <pic:blipFill>
                          <a:blip r:embed="rId71">
                            <a:extLst>
                              <a:ext uri="{28A0092B-C50C-407E-A947-70E740481C1C}">
                                <a14:useLocalDpi xmlns:a14="http://schemas.microsoft.com/office/drawing/2010/main"/>
                              </a:ext>
                            </a:extLst>
                          </a:blip>
                          <a:stretch>
                            <a:fillRect/>
                          </a:stretch>
                        </pic:blipFill>
                        <pic:spPr>
                          <a:xfrm>
                            <a:off x="0" y="0"/>
                            <a:ext cx="2895600" cy="2128809"/>
                          </a:xfrm>
                          <a:prstGeom prst="rect">
                            <a:avLst/>
                          </a:prstGeom>
                        </pic:spPr>
                      </pic:pic>
                    </a:graphicData>
                  </a:graphic>
                </wp:inline>
              </w:drawing>
            </w:r>
          </w:p>
          <w:p w14:paraId="1EA0E871" w14:textId="77777777" w:rsidR="004863D8" w:rsidRDefault="004863D8" w:rsidP="00F149A0">
            <w:pPr>
              <w:keepNext/>
              <w:rPr>
                <w:rFonts w:ascii="Times New Roman" w:eastAsia="Arial" w:hAnsi="Times New Roman" w:cs="Times New Roman"/>
                <w:sz w:val="18"/>
                <w:szCs w:val="18"/>
              </w:rPr>
            </w:pPr>
            <w:r w:rsidRPr="2C3D3FD4">
              <w:rPr>
                <w:rFonts w:ascii="Times New Roman" w:eastAsia="Arial" w:hAnsi="Times New Roman" w:cs="Times New Roman"/>
                <w:b/>
                <w:bCs/>
                <w:sz w:val="18"/>
                <w:szCs w:val="18"/>
              </w:rPr>
              <w:t>Fuente:</w:t>
            </w:r>
            <w:r w:rsidRPr="2C3D3FD4">
              <w:rPr>
                <w:rFonts w:ascii="Times New Roman" w:eastAsia="Arial" w:hAnsi="Times New Roman" w:cs="Times New Roman"/>
                <w:sz w:val="18"/>
                <w:szCs w:val="18"/>
              </w:rPr>
              <w:t xml:space="preserve"> </w:t>
            </w:r>
            <w:r w:rsidRPr="2C3D3FD4">
              <w:rPr>
                <w:rFonts w:ascii="Times New Roman" w:eastAsia="Times New Roman" w:hAnsi="Times New Roman" w:cs="Times New Roman"/>
                <w:b/>
                <w:bCs/>
                <w:sz w:val="18"/>
                <w:szCs w:val="18"/>
              </w:rPr>
              <w:t>Fuente:</w:t>
            </w:r>
            <w:r w:rsidRPr="2C3D3FD4">
              <w:rPr>
                <w:rFonts w:ascii="Times New Roman" w:eastAsia="Times New Roman" w:hAnsi="Times New Roman" w:cs="Times New Roman"/>
                <w:sz w:val="18"/>
                <w:szCs w:val="18"/>
              </w:rPr>
              <w:t xml:space="preserve"> Registro Único de Víctimas - RUV (2026).</w:t>
            </w:r>
            <w:r w:rsidRPr="2C3D3FD4">
              <w:rPr>
                <w:rFonts w:ascii="Times New Roman" w:eastAsia="Arial" w:hAnsi="Times New Roman" w:cs="Times New Roman"/>
                <w:sz w:val="18"/>
                <w:szCs w:val="18"/>
              </w:rPr>
              <w:t>.</w:t>
            </w:r>
          </w:p>
        </w:tc>
        <w:tc>
          <w:tcPr>
            <w:tcW w:w="4764" w:type="dxa"/>
          </w:tcPr>
          <w:p w14:paraId="1E020AC0" w14:textId="77777777" w:rsidR="004863D8" w:rsidRDefault="004863D8" w:rsidP="00F149A0">
            <w:pPr>
              <w:pStyle w:val="Caption"/>
              <w:keepNext/>
              <w:jc w:val="center"/>
              <w:rPr>
                <w:rFonts w:ascii="Times New Roman" w:hAnsi="Times New Roman" w:cs="Times New Roman"/>
                <w:i w:val="0"/>
                <w:iCs w:val="0"/>
                <w:sz w:val="20"/>
                <w:szCs w:val="20"/>
              </w:rPr>
            </w:pPr>
            <w:r w:rsidRPr="2C3D3FD4">
              <w:rPr>
                <w:rFonts w:ascii="Times New Roman" w:hAnsi="Times New Roman" w:cs="Times New Roman"/>
                <w:i w:val="0"/>
                <w:iCs w:val="0"/>
                <w:sz w:val="20"/>
                <w:szCs w:val="20"/>
              </w:rPr>
              <w:t xml:space="preserve">Gráfica </w:t>
            </w:r>
            <w:r w:rsidRPr="2C3D3FD4">
              <w:rPr>
                <w:rFonts w:ascii="Times New Roman" w:hAnsi="Times New Roman" w:cs="Times New Roman"/>
                <w:i w:val="0"/>
                <w:iCs w:val="0"/>
                <w:sz w:val="20"/>
                <w:szCs w:val="20"/>
              </w:rPr>
              <w:fldChar w:fldCharType="begin"/>
            </w:r>
            <w:r w:rsidRPr="2C3D3FD4">
              <w:rPr>
                <w:rFonts w:ascii="Times New Roman" w:hAnsi="Times New Roman" w:cs="Times New Roman"/>
                <w:i w:val="0"/>
                <w:iCs w:val="0"/>
                <w:sz w:val="20"/>
                <w:szCs w:val="20"/>
              </w:rPr>
              <w:instrText xml:space="preserve"> SEQ Gráfica \* ARABIC </w:instrText>
            </w:r>
            <w:r w:rsidRPr="2C3D3FD4">
              <w:rPr>
                <w:rFonts w:ascii="Times New Roman" w:hAnsi="Times New Roman" w:cs="Times New Roman"/>
                <w:i w:val="0"/>
                <w:iCs w:val="0"/>
                <w:sz w:val="20"/>
                <w:szCs w:val="20"/>
              </w:rPr>
              <w:fldChar w:fldCharType="separate"/>
            </w:r>
            <w:r w:rsidRPr="2C3D3FD4">
              <w:rPr>
                <w:rFonts w:ascii="Times New Roman" w:hAnsi="Times New Roman" w:cs="Times New Roman"/>
                <w:i w:val="0"/>
                <w:iCs w:val="0"/>
                <w:noProof/>
                <w:sz w:val="20"/>
                <w:szCs w:val="20"/>
              </w:rPr>
              <w:t>X</w:t>
            </w:r>
            <w:r w:rsidRPr="2C3D3FD4">
              <w:rPr>
                <w:rFonts w:ascii="Times New Roman" w:hAnsi="Times New Roman" w:cs="Times New Roman"/>
                <w:i w:val="0"/>
                <w:iCs w:val="0"/>
                <w:sz w:val="20"/>
                <w:szCs w:val="20"/>
              </w:rPr>
              <w:fldChar w:fldCharType="end"/>
            </w:r>
            <w:r w:rsidRPr="2C3D3FD4">
              <w:rPr>
                <w:rFonts w:ascii="Times New Roman" w:hAnsi="Times New Roman" w:cs="Times New Roman"/>
                <w:i w:val="0"/>
                <w:iCs w:val="0"/>
                <w:sz w:val="20"/>
                <w:szCs w:val="20"/>
              </w:rPr>
              <w:t>. Composición por hecho victimizante en la Provincia</w:t>
            </w:r>
          </w:p>
          <w:p w14:paraId="4F63171B" w14:textId="77777777" w:rsidR="004863D8" w:rsidRDefault="004863D8" w:rsidP="00F149A0">
            <w:pPr>
              <w:spacing w:after="120" w:line="276" w:lineRule="auto"/>
              <w:contextualSpacing/>
            </w:pPr>
            <w:r>
              <w:rPr>
                <w:noProof/>
                <w:lang w:eastAsia="es-CO"/>
              </w:rPr>
              <w:drawing>
                <wp:inline distT="0" distB="0" distL="0" distR="0" wp14:anchorId="0CED6CD4" wp14:editId="0B74B0E6">
                  <wp:extent cx="2886075" cy="2140423"/>
                  <wp:effectExtent l="0" t="0" r="0" b="0"/>
                  <wp:docPr id="380027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94373" name="Picture 297794373"/>
                          <pic:cNvPicPr/>
                        </pic:nvPicPr>
                        <pic:blipFill>
                          <a:blip r:embed="rId72">
                            <a:extLst>
                              <a:ext uri="{28A0092B-C50C-407E-A947-70E740481C1C}">
                                <a14:useLocalDpi xmlns:a14="http://schemas.microsoft.com/office/drawing/2010/main"/>
                              </a:ext>
                            </a:extLst>
                          </a:blip>
                          <a:stretch>
                            <a:fillRect/>
                          </a:stretch>
                        </pic:blipFill>
                        <pic:spPr>
                          <a:xfrm>
                            <a:off x="0" y="0"/>
                            <a:ext cx="2886075" cy="2140423"/>
                          </a:xfrm>
                          <a:prstGeom prst="rect">
                            <a:avLst/>
                          </a:prstGeom>
                        </pic:spPr>
                      </pic:pic>
                    </a:graphicData>
                  </a:graphic>
                </wp:inline>
              </w:drawing>
            </w:r>
          </w:p>
          <w:p w14:paraId="277A38DB" w14:textId="77777777" w:rsidR="004863D8" w:rsidRDefault="004863D8" w:rsidP="00F149A0">
            <w:pPr>
              <w:spacing w:after="120" w:line="276" w:lineRule="auto"/>
              <w:contextualSpacing/>
              <w:rPr>
                <w:rFonts w:ascii="Times New Roman" w:eastAsia="Times New Roman" w:hAnsi="Times New Roman" w:cs="Times New Roman"/>
                <w:sz w:val="18"/>
                <w:szCs w:val="18"/>
              </w:rPr>
            </w:pPr>
            <w:r w:rsidRPr="2C3D3FD4">
              <w:rPr>
                <w:rFonts w:ascii="Times New Roman" w:eastAsia="Times New Roman" w:hAnsi="Times New Roman" w:cs="Times New Roman"/>
                <w:b/>
                <w:bCs/>
                <w:sz w:val="18"/>
                <w:szCs w:val="18"/>
              </w:rPr>
              <w:t>Fuente:</w:t>
            </w:r>
            <w:r w:rsidRPr="2C3D3FD4">
              <w:rPr>
                <w:rFonts w:ascii="Times New Roman" w:eastAsia="Times New Roman" w:hAnsi="Times New Roman" w:cs="Times New Roman"/>
                <w:sz w:val="18"/>
                <w:szCs w:val="18"/>
              </w:rPr>
              <w:t xml:space="preserve"> Registro Único de Víctimas - RUV (2026).</w:t>
            </w:r>
          </w:p>
        </w:tc>
      </w:tr>
    </w:tbl>
    <w:p w14:paraId="43CAD895" w14:textId="77777777" w:rsidR="004863D8" w:rsidRDefault="004863D8" w:rsidP="004863D8"/>
    <w:p w14:paraId="57E399C1" w14:textId="77777777" w:rsidR="004863D8" w:rsidRPr="009676D7" w:rsidRDefault="004863D8" w:rsidP="004863D8">
      <w:pPr>
        <w:pStyle w:val="Heading4"/>
        <w:rPr>
          <w:rFonts w:ascii="Times New Roman" w:hAnsi="Times New Roman" w:cs="Times New Roman"/>
        </w:rPr>
      </w:pPr>
      <w:r w:rsidRPr="009676D7">
        <w:rPr>
          <w:rFonts w:ascii="Times New Roman" w:hAnsi="Times New Roman" w:cs="Times New Roman"/>
        </w:rPr>
        <w:t>Derechos Humanos</w:t>
      </w:r>
    </w:p>
    <w:p w14:paraId="518E61D8" w14:textId="77777777" w:rsidR="004863D8" w:rsidRPr="009676D7" w:rsidRDefault="004863D8" w:rsidP="004863D8">
      <w:pPr>
        <w:spacing w:after="0"/>
        <w:rPr>
          <w:rFonts w:ascii="Times New Roman" w:hAnsi="Times New Roman" w:cs="Times New Roman"/>
        </w:rPr>
      </w:pPr>
      <w:r w:rsidRPr="009676D7">
        <w:rPr>
          <w:rFonts w:ascii="Times New Roman" w:hAnsi="Times New Roman" w:cs="Times New Roman"/>
        </w:rPr>
        <w:t>La situación de Derechos Humanos en la Provincia refleja la persistencia de riesgos asociados a la presencia de actores armados ilegales y a la continuidad de economías ilícitas. Según el Informe Anual sobre la situación de Derechos Humanos presentado por la Gobernación de Antioquia en el 2023, la subregión Norte registró un incremento cercano al 20% en el número de integrantes de estructuras armadas ilegales, lo que se relaciona con el aumento de casos de reclutamiento, utilización y violencia sexual contra niños, niñas y adolescentes.</w:t>
      </w:r>
    </w:p>
    <w:p w14:paraId="5E4C886A" w14:textId="77777777" w:rsidR="004863D8" w:rsidRPr="009676D7" w:rsidRDefault="004863D8" w:rsidP="004863D8">
      <w:pPr>
        <w:spacing w:after="0"/>
        <w:rPr>
          <w:rFonts w:ascii="Times New Roman" w:hAnsi="Times New Roman" w:cs="Times New Roman"/>
        </w:rPr>
      </w:pPr>
      <w:r w:rsidRPr="009676D7">
        <w:rPr>
          <w:rFonts w:ascii="Times New Roman" w:hAnsi="Times New Roman" w:cs="Times New Roman"/>
        </w:rPr>
        <w:t>Entre 2018 y 2025, el Sistema de Alertas Tempranas de la Defensoría del Pueblo emitió más de 90 alertas para los municipios de la Provincia, con mayor recurrencia en los municipios de Briceño, Ituango, Yarumal, Valdivia y San Andrés de Cuerquia, territorios donde confluyen, como se expuso en el apartado anterior, disputas armadas, economías ilícitas y riesgos para la población civil. Un panorama similar se observa con los resultados del Índice de Riesgo de Victimización (IRV). En su medición del 2025, muestra niveles de riesgo alto para los municipios de Anorí (73,6%), Briceño (84,2%), Ituango (83,4%) y Valdivia (75,5%), mientras que municipios como Gómez Plata presentan riesgo bajo. Esta heterogeneidad evidencia la necesidad de enfoques diferenciados de prevención y protección.</w:t>
      </w:r>
    </w:p>
    <w:p w14:paraId="391A2865" w14:textId="77777777" w:rsidR="004863D8" w:rsidRPr="009676D7" w:rsidRDefault="004863D8" w:rsidP="004863D8">
      <w:pPr>
        <w:pStyle w:val="Caption"/>
        <w:keepNext/>
        <w:spacing w:line="276" w:lineRule="auto"/>
        <w:jc w:val="center"/>
        <w:rPr>
          <w:rFonts w:ascii="Times New Roman" w:hAnsi="Times New Roman" w:cs="Times New Roman"/>
          <w:b/>
          <w:bCs/>
          <w:smallCaps/>
          <w:color w:val="auto"/>
          <w:sz w:val="22"/>
          <w:szCs w:val="22"/>
        </w:rPr>
      </w:pPr>
    </w:p>
    <w:p w14:paraId="3B8C7505" w14:textId="77777777" w:rsidR="004863D8" w:rsidRPr="009676D7" w:rsidRDefault="004863D8" w:rsidP="004863D8">
      <w:pPr>
        <w:rPr>
          <w:rFonts w:ascii="Times New Roman" w:hAnsi="Times New Roman" w:cs="Times New Roman"/>
        </w:rPr>
      </w:pPr>
    </w:p>
    <w:p w14:paraId="167221DA" w14:textId="77777777" w:rsidR="004863D8" w:rsidRPr="009676D7" w:rsidRDefault="004863D8" w:rsidP="004863D8">
      <w:pPr>
        <w:pStyle w:val="Caption"/>
        <w:keepNext/>
        <w:jc w:val="center"/>
        <w:rPr>
          <w:rFonts w:ascii="Times New Roman" w:hAnsi="Times New Roman" w:cs="Times New Roman"/>
          <w:i w:val="0"/>
          <w:sz w:val="20"/>
          <w:szCs w:val="20"/>
        </w:rPr>
      </w:pPr>
      <w:r w:rsidRPr="009676D7">
        <w:rPr>
          <w:rFonts w:ascii="Times New Roman" w:hAnsi="Times New Roman" w:cs="Times New Roman"/>
          <w:i w:val="0"/>
          <w:sz w:val="20"/>
          <w:szCs w:val="20"/>
        </w:rPr>
        <w:t xml:space="preserve">Tabla </w:t>
      </w:r>
      <w:r w:rsidRPr="009676D7">
        <w:rPr>
          <w:rFonts w:ascii="Times New Roman" w:hAnsi="Times New Roman" w:cs="Times New Roman"/>
          <w:i w:val="0"/>
          <w:sz w:val="20"/>
          <w:szCs w:val="20"/>
        </w:rPr>
        <w:fldChar w:fldCharType="begin"/>
      </w:r>
      <w:r w:rsidRPr="009676D7">
        <w:rPr>
          <w:rFonts w:ascii="Times New Roman" w:hAnsi="Times New Roman" w:cs="Times New Roman"/>
          <w:i w:val="0"/>
          <w:sz w:val="20"/>
          <w:szCs w:val="20"/>
        </w:rPr>
        <w:instrText xml:space="preserve"> SEQ Tabla \* ARABIC </w:instrText>
      </w:r>
      <w:r w:rsidRPr="009676D7">
        <w:rPr>
          <w:rFonts w:ascii="Times New Roman" w:hAnsi="Times New Roman" w:cs="Times New Roman"/>
          <w:i w:val="0"/>
          <w:sz w:val="20"/>
          <w:szCs w:val="20"/>
        </w:rPr>
        <w:fldChar w:fldCharType="separate"/>
      </w:r>
      <w:r>
        <w:rPr>
          <w:rFonts w:ascii="Times New Roman" w:hAnsi="Times New Roman" w:cs="Times New Roman"/>
          <w:i w:val="0"/>
          <w:noProof/>
          <w:sz w:val="20"/>
          <w:szCs w:val="20"/>
        </w:rPr>
        <w:t>56</w:t>
      </w:r>
      <w:r w:rsidRPr="009676D7">
        <w:rPr>
          <w:rFonts w:ascii="Times New Roman" w:hAnsi="Times New Roman" w:cs="Times New Roman"/>
          <w:i w:val="0"/>
          <w:sz w:val="20"/>
          <w:szCs w:val="20"/>
        </w:rPr>
        <w:fldChar w:fldCharType="end"/>
      </w:r>
      <w:r w:rsidRPr="009676D7">
        <w:rPr>
          <w:rFonts w:ascii="Times New Roman" w:hAnsi="Times New Roman" w:cs="Times New Roman"/>
          <w:i w:val="0"/>
          <w:sz w:val="20"/>
          <w:szCs w:val="20"/>
        </w:rPr>
        <w:t>. Índice de riesgo de victimización para los municipios de la PAP Bio-energética del Norte de Antioquia en 2025</w:t>
      </w:r>
    </w:p>
    <w:tbl>
      <w:tblPr>
        <w:tblStyle w:val="TableGrid"/>
        <w:tblW w:w="0" w:type="auto"/>
        <w:jc w:val="center"/>
        <w:tblLook w:val="04A0" w:firstRow="1" w:lastRow="0" w:firstColumn="1" w:lastColumn="0" w:noHBand="0" w:noVBand="1"/>
      </w:tblPr>
      <w:tblGrid>
        <w:gridCol w:w="2485"/>
        <w:gridCol w:w="1276"/>
        <w:gridCol w:w="2048"/>
      </w:tblGrid>
      <w:tr w:rsidR="004863D8" w:rsidRPr="009676D7" w14:paraId="41866D47" w14:textId="77777777" w:rsidTr="00F149A0">
        <w:trPr>
          <w:trHeight w:val="300"/>
          <w:jc w:val="center"/>
        </w:trPr>
        <w:tc>
          <w:tcPr>
            <w:tcW w:w="2485" w:type="dxa"/>
            <w:shd w:val="clear" w:color="auto" w:fill="002060"/>
            <w:vAlign w:val="center"/>
          </w:tcPr>
          <w:p w14:paraId="3389644A"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hAnsi="Times New Roman" w:cs="Times New Roman"/>
                <w:b/>
                <w:color w:val="FFFFFF" w:themeColor="background1"/>
                <w:sz w:val="16"/>
                <w:szCs w:val="16"/>
              </w:rPr>
              <w:t>Municipios</w:t>
            </w:r>
          </w:p>
        </w:tc>
        <w:tc>
          <w:tcPr>
            <w:tcW w:w="1276" w:type="dxa"/>
            <w:shd w:val="clear" w:color="auto" w:fill="002060"/>
            <w:vAlign w:val="center"/>
          </w:tcPr>
          <w:p w14:paraId="38D93849"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IRV</w:t>
            </w:r>
          </w:p>
        </w:tc>
        <w:tc>
          <w:tcPr>
            <w:tcW w:w="2048" w:type="dxa"/>
            <w:shd w:val="clear" w:color="auto" w:fill="002060"/>
            <w:vAlign w:val="center"/>
          </w:tcPr>
          <w:p w14:paraId="0051145A"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Calibri" w:hAnsi="Times New Roman" w:cs="Times New Roman"/>
                <w:b/>
                <w:bCs/>
                <w:color w:val="FFFFFF" w:themeColor="background1"/>
                <w:sz w:val="16"/>
                <w:szCs w:val="16"/>
              </w:rPr>
              <w:t>Categoría de riesgo</w:t>
            </w:r>
          </w:p>
        </w:tc>
      </w:tr>
      <w:tr w:rsidR="004863D8" w:rsidRPr="009676D7" w14:paraId="4658DFAE" w14:textId="77777777" w:rsidTr="00F149A0">
        <w:trPr>
          <w:trHeight w:val="300"/>
          <w:jc w:val="center"/>
        </w:trPr>
        <w:tc>
          <w:tcPr>
            <w:tcW w:w="2485" w:type="dxa"/>
          </w:tcPr>
          <w:p w14:paraId="5D1B198E"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Angostura</w:t>
            </w:r>
          </w:p>
        </w:tc>
        <w:tc>
          <w:tcPr>
            <w:tcW w:w="1276" w:type="dxa"/>
          </w:tcPr>
          <w:p w14:paraId="73B03FDD"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39,00</w:t>
            </w:r>
            <w:r w:rsidRPr="009676D7">
              <w:rPr>
                <w:rFonts w:ascii="Times New Roman" w:eastAsia="Calibri" w:hAnsi="Times New Roman" w:cs="Times New Roman"/>
                <w:sz w:val="16"/>
                <w:szCs w:val="16"/>
              </w:rPr>
              <w:t>%</w:t>
            </w:r>
          </w:p>
        </w:tc>
        <w:tc>
          <w:tcPr>
            <w:tcW w:w="2048" w:type="dxa"/>
          </w:tcPr>
          <w:p w14:paraId="4B8EF4F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Medio Alto</w:t>
            </w:r>
          </w:p>
        </w:tc>
      </w:tr>
      <w:tr w:rsidR="004863D8" w:rsidRPr="009676D7" w14:paraId="5B187C5A" w14:textId="77777777" w:rsidTr="00F149A0">
        <w:trPr>
          <w:trHeight w:val="330"/>
          <w:jc w:val="center"/>
        </w:trPr>
        <w:tc>
          <w:tcPr>
            <w:tcW w:w="2485" w:type="dxa"/>
          </w:tcPr>
          <w:p w14:paraId="5A89ED47"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Anorí</w:t>
            </w:r>
          </w:p>
        </w:tc>
        <w:tc>
          <w:tcPr>
            <w:tcW w:w="1276" w:type="dxa"/>
          </w:tcPr>
          <w:p w14:paraId="7860992D"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73,63</w:t>
            </w:r>
            <w:r w:rsidRPr="009676D7">
              <w:rPr>
                <w:rFonts w:ascii="Times New Roman" w:eastAsia="Calibri" w:hAnsi="Times New Roman" w:cs="Times New Roman"/>
                <w:sz w:val="16"/>
                <w:szCs w:val="16"/>
              </w:rPr>
              <w:t>%</w:t>
            </w:r>
          </w:p>
        </w:tc>
        <w:tc>
          <w:tcPr>
            <w:tcW w:w="2048" w:type="dxa"/>
          </w:tcPr>
          <w:p w14:paraId="2CE1522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Alto</w:t>
            </w:r>
          </w:p>
        </w:tc>
      </w:tr>
      <w:tr w:rsidR="004863D8" w:rsidRPr="009676D7" w14:paraId="1A90E352" w14:textId="77777777" w:rsidTr="00F149A0">
        <w:trPr>
          <w:trHeight w:val="300"/>
          <w:jc w:val="center"/>
        </w:trPr>
        <w:tc>
          <w:tcPr>
            <w:tcW w:w="2485" w:type="dxa"/>
          </w:tcPr>
          <w:p w14:paraId="556763A8"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Briceño</w:t>
            </w:r>
          </w:p>
        </w:tc>
        <w:tc>
          <w:tcPr>
            <w:tcW w:w="1276" w:type="dxa"/>
          </w:tcPr>
          <w:p w14:paraId="7A671180"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84,16</w:t>
            </w:r>
            <w:r w:rsidRPr="009676D7">
              <w:rPr>
                <w:rFonts w:ascii="Times New Roman" w:eastAsia="Calibri" w:hAnsi="Times New Roman" w:cs="Times New Roman"/>
                <w:sz w:val="16"/>
                <w:szCs w:val="16"/>
              </w:rPr>
              <w:t>%</w:t>
            </w:r>
          </w:p>
        </w:tc>
        <w:tc>
          <w:tcPr>
            <w:tcW w:w="2048" w:type="dxa"/>
          </w:tcPr>
          <w:p w14:paraId="5F1743C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Alto</w:t>
            </w:r>
          </w:p>
        </w:tc>
      </w:tr>
      <w:tr w:rsidR="004863D8" w:rsidRPr="009676D7" w14:paraId="5E3EAB7D" w14:textId="77777777" w:rsidTr="00F149A0">
        <w:trPr>
          <w:trHeight w:val="300"/>
          <w:jc w:val="center"/>
        </w:trPr>
        <w:tc>
          <w:tcPr>
            <w:tcW w:w="2485" w:type="dxa"/>
          </w:tcPr>
          <w:p w14:paraId="436D7E15"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Campamento</w:t>
            </w:r>
          </w:p>
        </w:tc>
        <w:tc>
          <w:tcPr>
            <w:tcW w:w="1276" w:type="dxa"/>
          </w:tcPr>
          <w:p w14:paraId="5A8AB56F"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57,66</w:t>
            </w:r>
            <w:r w:rsidRPr="009676D7">
              <w:rPr>
                <w:rFonts w:ascii="Times New Roman" w:eastAsia="Calibri" w:hAnsi="Times New Roman" w:cs="Times New Roman"/>
                <w:sz w:val="16"/>
                <w:szCs w:val="16"/>
              </w:rPr>
              <w:t>%</w:t>
            </w:r>
          </w:p>
        </w:tc>
        <w:tc>
          <w:tcPr>
            <w:tcW w:w="2048" w:type="dxa"/>
          </w:tcPr>
          <w:p w14:paraId="165F39F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Alto</w:t>
            </w:r>
          </w:p>
        </w:tc>
      </w:tr>
      <w:tr w:rsidR="004863D8" w:rsidRPr="009676D7" w14:paraId="17D12FEA" w14:textId="77777777" w:rsidTr="00F149A0">
        <w:trPr>
          <w:trHeight w:val="300"/>
          <w:jc w:val="center"/>
        </w:trPr>
        <w:tc>
          <w:tcPr>
            <w:tcW w:w="2485" w:type="dxa"/>
          </w:tcPr>
          <w:p w14:paraId="2545CB8E"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Carolina del Príncipe</w:t>
            </w:r>
          </w:p>
        </w:tc>
        <w:tc>
          <w:tcPr>
            <w:tcW w:w="1276" w:type="dxa"/>
          </w:tcPr>
          <w:p w14:paraId="019EC4B5"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12,71</w:t>
            </w:r>
            <w:r w:rsidRPr="009676D7">
              <w:rPr>
                <w:rFonts w:ascii="Times New Roman" w:eastAsia="Calibri" w:hAnsi="Times New Roman" w:cs="Times New Roman"/>
                <w:sz w:val="16"/>
                <w:szCs w:val="16"/>
              </w:rPr>
              <w:t>%</w:t>
            </w:r>
          </w:p>
        </w:tc>
        <w:tc>
          <w:tcPr>
            <w:tcW w:w="2048" w:type="dxa"/>
          </w:tcPr>
          <w:p w14:paraId="42ECF71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Medio Bajo</w:t>
            </w:r>
          </w:p>
        </w:tc>
      </w:tr>
      <w:tr w:rsidR="004863D8" w:rsidRPr="009676D7" w14:paraId="73EEB8C3" w14:textId="77777777" w:rsidTr="00F149A0">
        <w:trPr>
          <w:trHeight w:val="300"/>
          <w:jc w:val="center"/>
        </w:trPr>
        <w:tc>
          <w:tcPr>
            <w:tcW w:w="2485" w:type="dxa"/>
          </w:tcPr>
          <w:p w14:paraId="4F27E62B"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Gómez Plata</w:t>
            </w:r>
          </w:p>
        </w:tc>
        <w:tc>
          <w:tcPr>
            <w:tcW w:w="1276" w:type="dxa"/>
          </w:tcPr>
          <w:p w14:paraId="48B5E85F"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8,80</w:t>
            </w:r>
            <w:r w:rsidRPr="009676D7">
              <w:rPr>
                <w:rFonts w:ascii="Times New Roman" w:eastAsia="Calibri" w:hAnsi="Times New Roman" w:cs="Times New Roman"/>
                <w:sz w:val="16"/>
                <w:szCs w:val="16"/>
              </w:rPr>
              <w:t>%</w:t>
            </w:r>
          </w:p>
        </w:tc>
        <w:tc>
          <w:tcPr>
            <w:tcW w:w="2048" w:type="dxa"/>
          </w:tcPr>
          <w:p w14:paraId="05A05BCF"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Bajo</w:t>
            </w:r>
          </w:p>
        </w:tc>
      </w:tr>
      <w:tr w:rsidR="004863D8" w:rsidRPr="009676D7" w14:paraId="23FAED66" w14:textId="77777777" w:rsidTr="00F149A0">
        <w:trPr>
          <w:trHeight w:val="300"/>
          <w:jc w:val="center"/>
        </w:trPr>
        <w:tc>
          <w:tcPr>
            <w:tcW w:w="2485" w:type="dxa"/>
          </w:tcPr>
          <w:p w14:paraId="28330342"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Guadalupe</w:t>
            </w:r>
          </w:p>
        </w:tc>
        <w:tc>
          <w:tcPr>
            <w:tcW w:w="1276" w:type="dxa"/>
          </w:tcPr>
          <w:p w14:paraId="4810BC8A"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28,04</w:t>
            </w:r>
            <w:r w:rsidRPr="009676D7">
              <w:rPr>
                <w:rFonts w:ascii="Times New Roman" w:eastAsia="Calibri" w:hAnsi="Times New Roman" w:cs="Times New Roman"/>
                <w:sz w:val="16"/>
                <w:szCs w:val="16"/>
              </w:rPr>
              <w:t>%</w:t>
            </w:r>
          </w:p>
        </w:tc>
        <w:tc>
          <w:tcPr>
            <w:tcW w:w="2048" w:type="dxa"/>
          </w:tcPr>
          <w:p w14:paraId="451DD18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Medio</w:t>
            </w:r>
          </w:p>
        </w:tc>
      </w:tr>
      <w:tr w:rsidR="004863D8" w:rsidRPr="009676D7" w14:paraId="38B64E8F" w14:textId="77777777" w:rsidTr="00F149A0">
        <w:trPr>
          <w:trHeight w:val="300"/>
          <w:jc w:val="center"/>
        </w:trPr>
        <w:tc>
          <w:tcPr>
            <w:tcW w:w="2485" w:type="dxa"/>
          </w:tcPr>
          <w:p w14:paraId="6C7229FC"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Ituango</w:t>
            </w:r>
          </w:p>
        </w:tc>
        <w:tc>
          <w:tcPr>
            <w:tcW w:w="1276" w:type="dxa"/>
          </w:tcPr>
          <w:p w14:paraId="72C190C5"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83,37</w:t>
            </w:r>
            <w:r w:rsidRPr="009676D7">
              <w:rPr>
                <w:rFonts w:ascii="Times New Roman" w:eastAsia="Calibri" w:hAnsi="Times New Roman" w:cs="Times New Roman"/>
                <w:sz w:val="16"/>
                <w:szCs w:val="16"/>
              </w:rPr>
              <w:t>%</w:t>
            </w:r>
          </w:p>
        </w:tc>
        <w:tc>
          <w:tcPr>
            <w:tcW w:w="2048" w:type="dxa"/>
          </w:tcPr>
          <w:p w14:paraId="06DBC8E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Alto</w:t>
            </w:r>
          </w:p>
        </w:tc>
      </w:tr>
      <w:tr w:rsidR="004863D8" w:rsidRPr="009676D7" w14:paraId="5AAF6BD8" w14:textId="77777777" w:rsidTr="00F149A0">
        <w:trPr>
          <w:trHeight w:val="300"/>
          <w:jc w:val="center"/>
        </w:trPr>
        <w:tc>
          <w:tcPr>
            <w:tcW w:w="2485" w:type="dxa"/>
          </w:tcPr>
          <w:p w14:paraId="44F0903A"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San Andrés de Cuerquia</w:t>
            </w:r>
          </w:p>
        </w:tc>
        <w:tc>
          <w:tcPr>
            <w:tcW w:w="1276" w:type="dxa"/>
          </w:tcPr>
          <w:p w14:paraId="5BD9D776"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42,11</w:t>
            </w:r>
            <w:r w:rsidRPr="009676D7">
              <w:rPr>
                <w:rFonts w:ascii="Times New Roman" w:eastAsia="Calibri" w:hAnsi="Times New Roman" w:cs="Times New Roman"/>
                <w:sz w:val="16"/>
                <w:szCs w:val="16"/>
              </w:rPr>
              <w:t>%</w:t>
            </w:r>
          </w:p>
        </w:tc>
        <w:tc>
          <w:tcPr>
            <w:tcW w:w="2048" w:type="dxa"/>
          </w:tcPr>
          <w:p w14:paraId="4F2BB44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Medio Alto</w:t>
            </w:r>
          </w:p>
        </w:tc>
      </w:tr>
      <w:tr w:rsidR="004863D8" w:rsidRPr="009676D7" w14:paraId="6F4931E4" w14:textId="77777777" w:rsidTr="00F149A0">
        <w:trPr>
          <w:trHeight w:val="300"/>
          <w:jc w:val="center"/>
        </w:trPr>
        <w:tc>
          <w:tcPr>
            <w:tcW w:w="2485" w:type="dxa"/>
          </w:tcPr>
          <w:p w14:paraId="16C920D4"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San José de la Montaña</w:t>
            </w:r>
          </w:p>
        </w:tc>
        <w:tc>
          <w:tcPr>
            <w:tcW w:w="1276" w:type="dxa"/>
          </w:tcPr>
          <w:p w14:paraId="3CFD12F2"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19,28</w:t>
            </w:r>
            <w:r w:rsidRPr="009676D7">
              <w:rPr>
                <w:rFonts w:ascii="Times New Roman" w:eastAsia="Calibri" w:hAnsi="Times New Roman" w:cs="Times New Roman"/>
                <w:sz w:val="16"/>
                <w:szCs w:val="16"/>
              </w:rPr>
              <w:t>%</w:t>
            </w:r>
          </w:p>
        </w:tc>
        <w:tc>
          <w:tcPr>
            <w:tcW w:w="2048" w:type="dxa"/>
          </w:tcPr>
          <w:p w14:paraId="53CCB50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Medio</w:t>
            </w:r>
          </w:p>
        </w:tc>
      </w:tr>
      <w:tr w:rsidR="004863D8" w:rsidRPr="009676D7" w14:paraId="2E74150E" w14:textId="77777777" w:rsidTr="00F149A0">
        <w:trPr>
          <w:trHeight w:val="300"/>
          <w:jc w:val="center"/>
        </w:trPr>
        <w:tc>
          <w:tcPr>
            <w:tcW w:w="2485" w:type="dxa"/>
          </w:tcPr>
          <w:p w14:paraId="660BF70E"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Toledo</w:t>
            </w:r>
          </w:p>
        </w:tc>
        <w:tc>
          <w:tcPr>
            <w:tcW w:w="1276" w:type="dxa"/>
          </w:tcPr>
          <w:p w14:paraId="7411BE68"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37,85</w:t>
            </w:r>
            <w:r w:rsidRPr="009676D7">
              <w:rPr>
                <w:rFonts w:ascii="Times New Roman" w:eastAsia="Calibri" w:hAnsi="Times New Roman" w:cs="Times New Roman"/>
                <w:sz w:val="16"/>
                <w:szCs w:val="16"/>
              </w:rPr>
              <w:t>%</w:t>
            </w:r>
          </w:p>
        </w:tc>
        <w:tc>
          <w:tcPr>
            <w:tcW w:w="2048" w:type="dxa"/>
          </w:tcPr>
          <w:p w14:paraId="67C2925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Medio Alto</w:t>
            </w:r>
          </w:p>
        </w:tc>
      </w:tr>
      <w:tr w:rsidR="004863D8" w:rsidRPr="009676D7" w14:paraId="6A15651B" w14:textId="77777777" w:rsidTr="00F149A0">
        <w:trPr>
          <w:trHeight w:val="300"/>
          <w:jc w:val="center"/>
        </w:trPr>
        <w:tc>
          <w:tcPr>
            <w:tcW w:w="2485" w:type="dxa"/>
          </w:tcPr>
          <w:p w14:paraId="36587594"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color w:val="000000" w:themeColor="text1"/>
                <w:sz w:val="16"/>
                <w:szCs w:val="16"/>
              </w:rPr>
              <w:t>Valdivia</w:t>
            </w:r>
          </w:p>
        </w:tc>
        <w:tc>
          <w:tcPr>
            <w:tcW w:w="1276" w:type="dxa"/>
          </w:tcPr>
          <w:p w14:paraId="7AA39125"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75,53</w:t>
            </w:r>
            <w:r w:rsidRPr="009676D7">
              <w:rPr>
                <w:rFonts w:ascii="Times New Roman" w:eastAsia="Calibri" w:hAnsi="Times New Roman" w:cs="Times New Roman"/>
                <w:sz w:val="16"/>
                <w:szCs w:val="16"/>
              </w:rPr>
              <w:t>%</w:t>
            </w:r>
          </w:p>
        </w:tc>
        <w:tc>
          <w:tcPr>
            <w:tcW w:w="2048" w:type="dxa"/>
          </w:tcPr>
          <w:p w14:paraId="7004253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color w:val="000000" w:themeColor="text1"/>
                <w:sz w:val="16"/>
                <w:szCs w:val="16"/>
              </w:rPr>
              <w:t>Alto</w:t>
            </w:r>
          </w:p>
        </w:tc>
      </w:tr>
      <w:tr w:rsidR="004863D8" w:rsidRPr="009676D7" w14:paraId="53DA3131" w14:textId="77777777" w:rsidTr="00F149A0">
        <w:trPr>
          <w:trHeight w:val="300"/>
          <w:jc w:val="center"/>
        </w:trPr>
        <w:tc>
          <w:tcPr>
            <w:tcW w:w="2485" w:type="dxa"/>
          </w:tcPr>
          <w:p w14:paraId="51D4B5D1" w14:textId="77777777" w:rsidR="004863D8" w:rsidRPr="009676D7" w:rsidRDefault="004863D8" w:rsidP="00F149A0">
            <w:pPr>
              <w:spacing w:line="276" w:lineRule="auto"/>
              <w:rPr>
                <w:rFonts w:ascii="Times New Roman" w:hAnsi="Times New Roman" w:cs="Times New Roman"/>
                <w:sz w:val="16"/>
                <w:szCs w:val="16"/>
              </w:rPr>
            </w:pPr>
            <w:r w:rsidRPr="009676D7">
              <w:rPr>
                <w:rFonts w:ascii="Times New Roman" w:eastAsia="Calibri" w:hAnsi="Times New Roman" w:cs="Times New Roman"/>
                <w:bCs/>
                <w:sz w:val="16"/>
                <w:szCs w:val="16"/>
              </w:rPr>
              <w:t>Yarumal</w:t>
            </w:r>
          </w:p>
        </w:tc>
        <w:tc>
          <w:tcPr>
            <w:tcW w:w="1276" w:type="dxa"/>
          </w:tcPr>
          <w:p w14:paraId="684FFA2D" w14:textId="77777777" w:rsidR="004863D8" w:rsidRPr="009676D7" w:rsidRDefault="004863D8" w:rsidP="00F149A0">
            <w:pPr>
              <w:spacing w:line="276" w:lineRule="auto"/>
              <w:jc w:val="center"/>
              <w:rPr>
                <w:rFonts w:ascii="Times New Roman" w:eastAsia="Calibri" w:hAnsi="Times New Roman" w:cs="Times New Roman"/>
                <w:sz w:val="16"/>
                <w:szCs w:val="16"/>
              </w:rPr>
            </w:pPr>
            <w:r>
              <w:rPr>
                <w:rFonts w:ascii="Times New Roman" w:eastAsia="Calibri" w:hAnsi="Times New Roman" w:cs="Times New Roman"/>
                <w:sz w:val="16"/>
                <w:szCs w:val="16"/>
              </w:rPr>
              <w:t>46,90</w:t>
            </w:r>
            <w:r w:rsidRPr="009676D7">
              <w:rPr>
                <w:rFonts w:ascii="Times New Roman" w:eastAsia="Calibri" w:hAnsi="Times New Roman" w:cs="Times New Roman"/>
                <w:sz w:val="16"/>
                <w:szCs w:val="16"/>
              </w:rPr>
              <w:t>%</w:t>
            </w:r>
          </w:p>
        </w:tc>
        <w:tc>
          <w:tcPr>
            <w:tcW w:w="2048" w:type="dxa"/>
          </w:tcPr>
          <w:p w14:paraId="5F3D75B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Medio Alto</w:t>
            </w:r>
          </w:p>
        </w:tc>
      </w:tr>
    </w:tbl>
    <w:p w14:paraId="749E0FB8" w14:textId="77777777" w:rsidR="004863D8" w:rsidRPr="009676D7" w:rsidRDefault="004863D8" w:rsidP="004863D8">
      <w:pPr>
        <w:spacing w:before="0" w:after="0"/>
        <w:ind w:left="1843"/>
        <w:rPr>
          <w:rFonts w:ascii="Times New Roman" w:hAnsi="Times New Roman" w:cs="Times New Roman"/>
          <w:sz w:val="18"/>
          <w:szCs w:val="18"/>
        </w:rPr>
      </w:pPr>
      <w:r w:rsidRPr="009676D7">
        <w:rPr>
          <w:rFonts w:ascii="Times New Roman" w:eastAsia="Calibri" w:hAnsi="Times New Roman" w:cs="Times New Roman"/>
          <w:b/>
          <w:bCs/>
          <w:sz w:val="18"/>
          <w:szCs w:val="18"/>
        </w:rPr>
        <w:t>Fuente</w:t>
      </w:r>
      <w:r w:rsidRPr="009676D7">
        <w:rPr>
          <w:rFonts w:ascii="Times New Roman" w:eastAsia="Calibri" w:hAnsi="Times New Roman" w:cs="Times New Roman"/>
          <w:sz w:val="18"/>
          <w:szCs w:val="18"/>
        </w:rPr>
        <w:t>: UARIV (s.f.)</w:t>
      </w:r>
    </w:p>
    <w:p w14:paraId="6ECE0DC3" w14:textId="77777777" w:rsidR="004863D8" w:rsidRPr="009676D7" w:rsidRDefault="004863D8" w:rsidP="004863D8">
      <w:pPr>
        <w:rPr>
          <w:rFonts w:ascii="Times New Roman" w:eastAsia="Calibri" w:hAnsi="Times New Roman" w:cs="Times New Roman"/>
        </w:rPr>
      </w:pPr>
      <w:r w:rsidRPr="009676D7">
        <w:rPr>
          <w:rFonts w:ascii="Times New Roman" w:eastAsia="Calibri" w:hAnsi="Times New Roman" w:cs="Times New Roman"/>
        </w:rPr>
        <w:t>En materia de restitución de tierras, la Provincia registra 1.266 solicitudes, para un total de 1.102 titulares, equivalentes al 5% del total de solicitudes en el departamento de Antioquia. De estas, el 35% se ubican en el municipio de Ituango con un total de 445 solicitudes, seguido de Anorí (159), Valdivia (155) y Yarumal (120).</w:t>
      </w:r>
    </w:p>
    <w:p w14:paraId="71F2DEDC" w14:textId="77777777" w:rsidR="004863D8" w:rsidRPr="009676D7" w:rsidRDefault="004863D8" w:rsidP="004863D8">
      <w:pPr>
        <w:pStyle w:val="Caption"/>
        <w:keepNext/>
        <w:spacing w:line="276" w:lineRule="auto"/>
        <w:jc w:val="center"/>
        <w:rPr>
          <w:rFonts w:ascii="Times New Roman" w:hAnsi="Times New Roman" w:cs="Times New Roman"/>
          <w:sz w:val="22"/>
          <w:szCs w:val="22"/>
        </w:rPr>
      </w:pPr>
    </w:p>
    <w:p w14:paraId="0D5C82DB" w14:textId="77777777" w:rsidR="004863D8" w:rsidRPr="009676D7" w:rsidRDefault="004863D8" w:rsidP="004863D8">
      <w:pPr>
        <w:pStyle w:val="Caption"/>
        <w:keepNext/>
        <w:jc w:val="center"/>
        <w:rPr>
          <w:rFonts w:ascii="Times New Roman" w:hAnsi="Times New Roman" w:cs="Times New Roman"/>
          <w:i w:val="0"/>
          <w:iCs w:val="0"/>
          <w:sz w:val="20"/>
          <w:szCs w:val="20"/>
        </w:rPr>
      </w:pPr>
      <w:commentRangeStart w:id="58"/>
      <w:r w:rsidRPr="2C3D3FD4">
        <w:rPr>
          <w:rFonts w:ascii="Times New Roman" w:hAnsi="Times New Roman" w:cs="Times New Roman"/>
          <w:i w:val="0"/>
          <w:iCs w:val="0"/>
          <w:sz w:val="20"/>
          <w:szCs w:val="20"/>
        </w:rPr>
        <w:t xml:space="preserve">Tabla </w:t>
      </w:r>
      <w:r w:rsidRPr="2C3D3FD4">
        <w:rPr>
          <w:rFonts w:ascii="Times New Roman" w:hAnsi="Times New Roman" w:cs="Times New Roman"/>
          <w:i w:val="0"/>
          <w:iCs w:val="0"/>
          <w:sz w:val="20"/>
          <w:szCs w:val="20"/>
        </w:rPr>
        <w:fldChar w:fldCharType="begin"/>
      </w:r>
      <w:r w:rsidRPr="2C3D3FD4">
        <w:rPr>
          <w:rFonts w:ascii="Times New Roman" w:hAnsi="Times New Roman" w:cs="Times New Roman"/>
          <w:i w:val="0"/>
          <w:iCs w:val="0"/>
          <w:sz w:val="20"/>
          <w:szCs w:val="20"/>
        </w:rPr>
        <w:instrText xml:space="preserve"> SEQ Tabla \* ARABIC </w:instrText>
      </w:r>
      <w:r w:rsidRPr="2C3D3FD4">
        <w:rPr>
          <w:rFonts w:ascii="Times New Roman" w:hAnsi="Times New Roman" w:cs="Times New Roman"/>
          <w:i w:val="0"/>
          <w:iCs w:val="0"/>
          <w:sz w:val="20"/>
          <w:szCs w:val="20"/>
        </w:rPr>
        <w:fldChar w:fldCharType="separate"/>
      </w:r>
      <w:r>
        <w:rPr>
          <w:rFonts w:ascii="Times New Roman" w:hAnsi="Times New Roman" w:cs="Times New Roman"/>
          <w:i w:val="0"/>
          <w:iCs w:val="0"/>
          <w:noProof/>
          <w:sz w:val="20"/>
          <w:szCs w:val="20"/>
        </w:rPr>
        <w:t>57</w:t>
      </w:r>
      <w:r w:rsidRPr="2C3D3FD4">
        <w:rPr>
          <w:rFonts w:ascii="Times New Roman" w:hAnsi="Times New Roman" w:cs="Times New Roman"/>
          <w:i w:val="0"/>
          <w:iCs w:val="0"/>
          <w:sz w:val="20"/>
          <w:szCs w:val="20"/>
        </w:rPr>
        <w:fldChar w:fldCharType="end"/>
      </w:r>
      <w:r w:rsidRPr="2C3D3FD4">
        <w:rPr>
          <w:rFonts w:ascii="Times New Roman" w:hAnsi="Times New Roman" w:cs="Times New Roman"/>
          <w:i w:val="0"/>
          <w:iCs w:val="0"/>
          <w:sz w:val="20"/>
          <w:szCs w:val="20"/>
        </w:rPr>
        <w:t>. Solicitudes de inscripción al registro de tierras despojadas y abandonadas forzosamente (SRTDAF) recibidas en la Unidad de Restitución de Tierras</w:t>
      </w:r>
      <w:commentRangeEnd w:id="58"/>
      <w:r>
        <w:rPr>
          <w:rStyle w:val="CommentReference"/>
        </w:rPr>
        <w:commentReference w:id="58"/>
      </w:r>
    </w:p>
    <w:tbl>
      <w:tblPr>
        <w:tblStyle w:val="TableGrid"/>
        <w:tblW w:w="0" w:type="auto"/>
        <w:jc w:val="center"/>
        <w:tblLook w:val="06A0" w:firstRow="1" w:lastRow="0" w:firstColumn="1" w:lastColumn="0" w:noHBand="1" w:noVBand="1"/>
      </w:tblPr>
      <w:tblGrid>
        <w:gridCol w:w="2440"/>
        <w:gridCol w:w="2585"/>
        <w:gridCol w:w="2219"/>
      </w:tblGrid>
      <w:tr w:rsidR="004863D8" w:rsidRPr="009676D7" w14:paraId="372A5CB7" w14:textId="77777777" w:rsidTr="00F149A0">
        <w:trPr>
          <w:trHeight w:val="300"/>
          <w:jc w:val="center"/>
        </w:trPr>
        <w:tc>
          <w:tcPr>
            <w:tcW w:w="2440" w:type="dxa"/>
            <w:shd w:val="clear" w:color="auto" w:fill="002060"/>
            <w:vAlign w:val="center"/>
          </w:tcPr>
          <w:p w14:paraId="3114B273"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hAnsi="Times New Roman" w:cs="Times New Roman"/>
                <w:b/>
                <w:sz w:val="16"/>
                <w:szCs w:val="16"/>
              </w:rPr>
              <w:t>Municipio</w:t>
            </w:r>
          </w:p>
        </w:tc>
        <w:tc>
          <w:tcPr>
            <w:tcW w:w="2585" w:type="dxa"/>
            <w:shd w:val="clear" w:color="auto" w:fill="002060"/>
            <w:vAlign w:val="center"/>
          </w:tcPr>
          <w:p w14:paraId="020EA3AC"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Número de Solicitudes</w:t>
            </w:r>
          </w:p>
        </w:tc>
        <w:tc>
          <w:tcPr>
            <w:tcW w:w="2219" w:type="dxa"/>
            <w:shd w:val="clear" w:color="auto" w:fill="002060"/>
            <w:vAlign w:val="center"/>
          </w:tcPr>
          <w:p w14:paraId="06A9B250" w14:textId="77777777" w:rsidR="004863D8" w:rsidRPr="009676D7" w:rsidRDefault="004863D8" w:rsidP="00F149A0">
            <w:pPr>
              <w:spacing w:line="276" w:lineRule="auto"/>
              <w:jc w:val="center"/>
              <w:rPr>
                <w:rFonts w:ascii="Times New Roman" w:hAnsi="Times New Roman" w:cs="Times New Roman"/>
                <w:b/>
                <w:color w:val="FFFFFF" w:themeColor="background1"/>
                <w:sz w:val="16"/>
                <w:szCs w:val="16"/>
              </w:rPr>
            </w:pPr>
            <w:r w:rsidRPr="009676D7">
              <w:rPr>
                <w:rFonts w:ascii="Times New Roman" w:eastAsia="Aptos Narrow" w:hAnsi="Times New Roman" w:cs="Times New Roman"/>
                <w:b/>
                <w:bCs/>
                <w:color w:val="FFFFFF" w:themeColor="background1"/>
                <w:sz w:val="16"/>
                <w:szCs w:val="16"/>
              </w:rPr>
              <w:t>Numero de Predios</w:t>
            </w:r>
          </w:p>
        </w:tc>
      </w:tr>
      <w:tr w:rsidR="004863D8" w:rsidRPr="009676D7" w14:paraId="75914172" w14:textId="77777777" w:rsidTr="00F149A0">
        <w:trPr>
          <w:trHeight w:val="300"/>
          <w:jc w:val="center"/>
        </w:trPr>
        <w:tc>
          <w:tcPr>
            <w:tcW w:w="2440" w:type="dxa"/>
          </w:tcPr>
          <w:p w14:paraId="6F33A50C"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Angostura</w:t>
            </w:r>
          </w:p>
        </w:tc>
        <w:tc>
          <w:tcPr>
            <w:tcW w:w="2585" w:type="dxa"/>
          </w:tcPr>
          <w:p w14:paraId="2B4FA057"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58</w:t>
            </w:r>
          </w:p>
        </w:tc>
        <w:tc>
          <w:tcPr>
            <w:tcW w:w="2219" w:type="dxa"/>
          </w:tcPr>
          <w:p w14:paraId="28C7018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47</w:t>
            </w:r>
          </w:p>
        </w:tc>
      </w:tr>
      <w:tr w:rsidR="004863D8" w:rsidRPr="009676D7" w14:paraId="21817C05" w14:textId="77777777" w:rsidTr="00F149A0">
        <w:trPr>
          <w:trHeight w:val="300"/>
          <w:jc w:val="center"/>
        </w:trPr>
        <w:tc>
          <w:tcPr>
            <w:tcW w:w="2440" w:type="dxa"/>
          </w:tcPr>
          <w:p w14:paraId="6088AA39"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Anorí</w:t>
            </w:r>
          </w:p>
        </w:tc>
        <w:tc>
          <w:tcPr>
            <w:tcW w:w="2585" w:type="dxa"/>
          </w:tcPr>
          <w:p w14:paraId="75F737A0"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159</w:t>
            </w:r>
          </w:p>
        </w:tc>
        <w:tc>
          <w:tcPr>
            <w:tcW w:w="2219" w:type="dxa"/>
          </w:tcPr>
          <w:p w14:paraId="281DFD0C"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143</w:t>
            </w:r>
          </w:p>
        </w:tc>
      </w:tr>
      <w:tr w:rsidR="004863D8" w:rsidRPr="009676D7" w14:paraId="42C33DBE" w14:textId="77777777" w:rsidTr="00F149A0">
        <w:trPr>
          <w:trHeight w:val="300"/>
          <w:jc w:val="center"/>
        </w:trPr>
        <w:tc>
          <w:tcPr>
            <w:tcW w:w="2440" w:type="dxa"/>
          </w:tcPr>
          <w:p w14:paraId="7F7F8A4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Briceño</w:t>
            </w:r>
          </w:p>
        </w:tc>
        <w:tc>
          <w:tcPr>
            <w:tcW w:w="2585" w:type="dxa"/>
          </w:tcPr>
          <w:p w14:paraId="5AE9BEE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117</w:t>
            </w:r>
          </w:p>
        </w:tc>
        <w:tc>
          <w:tcPr>
            <w:tcW w:w="2219" w:type="dxa"/>
          </w:tcPr>
          <w:p w14:paraId="544DABC3"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112</w:t>
            </w:r>
          </w:p>
        </w:tc>
      </w:tr>
      <w:tr w:rsidR="004863D8" w:rsidRPr="009676D7" w14:paraId="32945229" w14:textId="77777777" w:rsidTr="00F149A0">
        <w:trPr>
          <w:trHeight w:val="300"/>
          <w:jc w:val="center"/>
        </w:trPr>
        <w:tc>
          <w:tcPr>
            <w:tcW w:w="2440" w:type="dxa"/>
          </w:tcPr>
          <w:p w14:paraId="57247D0F"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Campamento</w:t>
            </w:r>
          </w:p>
        </w:tc>
        <w:tc>
          <w:tcPr>
            <w:tcW w:w="2585" w:type="dxa"/>
          </w:tcPr>
          <w:p w14:paraId="2DDE9CE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45</w:t>
            </w:r>
          </w:p>
        </w:tc>
        <w:tc>
          <w:tcPr>
            <w:tcW w:w="2219" w:type="dxa"/>
          </w:tcPr>
          <w:p w14:paraId="503594A5"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40</w:t>
            </w:r>
          </w:p>
        </w:tc>
      </w:tr>
      <w:tr w:rsidR="004863D8" w:rsidRPr="009676D7" w14:paraId="46A8180C" w14:textId="77777777" w:rsidTr="00F149A0">
        <w:trPr>
          <w:trHeight w:val="300"/>
          <w:jc w:val="center"/>
        </w:trPr>
        <w:tc>
          <w:tcPr>
            <w:tcW w:w="2440" w:type="dxa"/>
          </w:tcPr>
          <w:p w14:paraId="7F20CF06"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Carolina del Príncipe</w:t>
            </w:r>
          </w:p>
        </w:tc>
        <w:tc>
          <w:tcPr>
            <w:tcW w:w="2585" w:type="dxa"/>
          </w:tcPr>
          <w:p w14:paraId="28B31B1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w:t>
            </w:r>
          </w:p>
        </w:tc>
        <w:tc>
          <w:tcPr>
            <w:tcW w:w="2219" w:type="dxa"/>
          </w:tcPr>
          <w:p w14:paraId="7A23B37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w:t>
            </w:r>
          </w:p>
        </w:tc>
      </w:tr>
      <w:tr w:rsidR="004863D8" w:rsidRPr="009676D7" w14:paraId="181C8C97" w14:textId="77777777" w:rsidTr="00F149A0">
        <w:trPr>
          <w:trHeight w:val="300"/>
          <w:jc w:val="center"/>
        </w:trPr>
        <w:tc>
          <w:tcPr>
            <w:tcW w:w="2440" w:type="dxa"/>
          </w:tcPr>
          <w:p w14:paraId="39AF531C"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Gómez Plata</w:t>
            </w:r>
          </w:p>
        </w:tc>
        <w:tc>
          <w:tcPr>
            <w:tcW w:w="2585" w:type="dxa"/>
          </w:tcPr>
          <w:p w14:paraId="16142F5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27</w:t>
            </w:r>
          </w:p>
        </w:tc>
        <w:tc>
          <w:tcPr>
            <w:tcW w:w="2219" w:type="dxa"/>
          </w:tcPr>
          <w:p w14:paraId="1F68F21A"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25</w:t>
            </w:r>
          </w:p>
        </w:tc>
      </w:tr>
      <w:tr w:rsidR="004863D8" w:rsidRPr="009676D7" w14:paraId="12D4ABF9" w14:textId="77777777" w:rsidTr="00F149A0">
        <w:trPr>
          <w:trHeight w:val="300"/>
          <w:jc w:val="center"/>
        </w:trPr>
        <w:tc>
          <w:tcPr>
            <w:tcW w:w="2440" w:type="dxa"/>
          </w:tcPr>
          <w:p w14:paraId="1A4A38BA"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Guadalupe</w:t>
            </w:r>
          </w:p>
        </w:tc>
        <w:tc>
          <w:tcPr>
            <w:tcW w:w="2585" w:type="dxa"/>
          </w:tcPr>
          <w:p w14:paraId="2C6EF011"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13</w:t>
            </w:r>
          </w:p>
        </w:tc>
        <w:tc>
          <w:tcPr>
            <w:tcW w:w="2219" w:type="dxa"/>
          </w:tcPr>
          <w:p w14:paraId="36FC945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12</w:t>
            </w:r>
          </w:p>
        </w:tc>
      </w:tr>
      <w:tr w:rsidR="004863D8" w:rsidRPr="009676D7" w14:paraId="054C06C5" w14:textId="77777777" w:rsidTr="00F149A0">
        <w:trPr>
          <w:trHeight w:val="300"/>
          <w:jc w:val="center"/>
        </w:trPr>
        <w:tc>
          <w:tcPr>
            <w:tcW w:w="2440" w:type="dxa"/>
          </w:tcPr>
          <w:p w14:paraId="03D6306D"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Ituango</w:t>
            </w:r>
          </w:p>
        </w:tc>
        <w:tc>
          <w:tcPr>
            <w:tcW w:w="2585" w:type="dxa"/>
          </w:tcPr>
          <w:p w14:paraId="4B0C653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445</w:t>
            </w:r>
          </w:p>
        </w:tc>
        <w:tc>
          <w:tcPr>
            <w:tcW w:w="2219" w:type="dxa"/>
          </w:tcPr>
          <w:p w14:paraId="3593E1D9"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401</w:t>
            </w:r>
          </w:p>
        </w:tc>
      </w:tr>
      <w:tr w:rsidR="004863D8" w:rsidRPr="009676D7" w14:paraId="44CE622C" w14:textId="77777777" w:rsidTr="00F149A0">
        <w:trPr>
          <w:trHeight w:val="300"/>
          <w:jc w:val="center"/>
        </w:trPr>
        <w:tc>
          <w:tcPr>
            <w:tcW w:w="2440" w:type="dxa"/>
          </w:tcPr>
          <w:p w14:paraId="50AC6B3D"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San Andrés de Cuerquía</w:t>
            </w:r>
          </w:p>
        </w:tc>
        <w:tc>
          <w:tcPr>
            <w:tcW w:w="2585" w:type="dxa"/>
          </w:tcPr>
          <w:p w14:paraId="019ADB6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80</w:t>
            </w:r>
          </w:p>
        </w:tc>
        <w:tc>
          <w:tcPr>
            <w:tcW w:w="2219" w:type="dxa"/>
          </w:tcPr>
          <w:p w14:paraId="2CE0BD6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65</w:t>
            </w:r>
          </w:p>
        </w:tc>
      </w:tr>
      <w:tr w:rsidR="004863D8" w:rsidRPr="009676D7" w14:paraId="51342612" w14:textId="77777777" w:rsidTr="00F149A0">
        <w:trPr>
          <w:trHeight w:val="300"/>
          <w:jc w:val="center"/>
        </w:trPr>
        <w:tc>
          <w:tcPr>
            <w:tcW w:w="2440" w:type="dxa"/>
          </w:tcPr>
          <w:p w14:paraId="3C9903D8"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San José de La Montaña</w:t>
            </w:r>
          </w:p>
        </w:tc>
        <w:tc>
          <w:tcPr>
            <w:tcW w:w="2585" w:type="dxa"/>
          </w:tcPr>
          <w:p w14:paraId="55354D22"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w:t>
            </w:r>
          </w:p>
        </w:tc>
        <w:tc>
          <w:tcPr>
            <w:tcW w:w="2219" w:type="dxa"/>
          </w:tcPr>
          <w:p w14:paraId="78DCFF1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2</w:t>
            </w:r>
          </w:p>
        </w:tc>
      </w:tr>
      <w:tr w:rsidR="004863D8" w:rsidRPr="009676D7" w14:paraId="0529327C" w14:textId="77777777" w:rsidTr="00F149A0">
        <w:trPr>
          <w:trHeight w:val="300"/>
          <w:jc w:val="center"/>
        </w:trPr>
        <w:tc>
          <w:tcPr>
            <w:tcW w:w="2440" w:type="dxa"/>
          </w:tcPr>
          <w:p w14:paraId="58A56A43"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Toledo</w:t>
            </w:r>
          </w:p>
        </w:tc>
        <w:tc>
          <w:tcPr>
            <w:tcW w:w="2585" w:type="dxa"/>
          </w:tcPr>
          <w:p w14:paraId="5CEA717E"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41</w:t>
            </w:r>
          </w:p>
        </w:tc>
        <w:tc>
          <w:tcPr>
            <w:tcW w:w="2219" w:type="dxa"/>
          </w:tcPr>
          <w:p w14:paraId="2910D0DB"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35</w:t>
            </w:r>
          </w:p>
        </w:tc>
      </w:tr>
      <w:tr w:rsidR="004863D8" w:rsidRPr="009676D7" w14:paraId="08DFBA11" w14:textId="77777777" w:rsidTr="00F149A0">
        <w:trPr>
          <w:trHeight w:val="300"/>
          <w:jc w:val="center"/>
        </w:trPr>
        <w:tc>
          <w:tcPr>
            <w:tcW w:w="2440" w:type="dxa"/>
          </w:tcPr>
          <w:p w14:paraId="1882791E"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Valdivia</w:t>
            </w:r>
          </w:p>
        </w:tc>
        <w:tc>
          <w:tcPr>
            <w:tcW w:w="2585" w:type="dxa"/>
          </w:tcPr>
          <w:p w14:paraId="606D44F8"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155</w:t>
            </w:r>
          </w:p>
        </w:tc>
        <w:tc>
          <w:tcPr>
            <w:tcW w:w="2219" w:type="dxa"/>
          </w:tcPr>
          <w:p w14:paraId="5AFBCC76"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136</w:t>
            </w:r>
          </w:p>
        </w:tc>
      </w:tr>
      <w:tr w:rsidR="004863D8" w:rsidRPr="009676D7" w14:paraId="245E5DA2" w14:textId="77777777" w:rsidTr="00F149A0">
        <w:trPr>
          <w:trHeight w:val="300"/>
          <w:jc w:val="center"/>
        </w:trPr>
        <w:tc>
          <w:tcPr>
            <w:tcW w:w="2440" w:type="dxa"/>
          </w:tcPr>
          <w:p w14:paraId="09F1C092" w14:textId="77777777" w:rsidR="004863D8" w:rsidRPr="009676D7" w:rsidRDefault="004863D8" w:rsidP="00F149A0">
            <w:pPr>
              <w:spacing w:line="276" w:lineRule="auto"/>
              <w:jc w:val="left"/>
              <w:rPr>
                <w:rFonts w:ascii="Times New Roman" w:hAnsi="Times New Roman" w:cs="Times New Roman"/>
                <w:sz w:val="16"/>
                <w:szCs w:val="16"/>
              </w:rPr>
            </w:pPr>
            <w:r w:rsidRPr="009676D7">
              <w:rPr>
                <w:rFonts w:ascii="Times New Roman" w:eastAsia="Calibri" w:hAnsi="Times New Roman" w:cs="Times New Roman"/>
                <w:sz w:val="16"/>
                <w:szCs w:val="16"/>
              </w:rPr>
              <w:t>Yarumal</w:t>
            </w:r>
          </w:p>
        </w:tc>
        <w:tc>
          <w:tcPr>
            <w:tcW w:w="2585" w:type="dxa"/>
          </w:tcPr>
          <w:p w14:paraId="1A7562D4"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120</w:t>
            </w:r>
          </w:p>
        </w:tc>
        <w:tc>
          <w:tcPr>
            <w:tcW w:w="2219" w:type="dxa"/>
          </w:tcPr>
          <w:p w14:paraId="245D24ED" w14:textId="77777777" w:rsidR="004863D8" w:rsidRPr="009676D7" w:rsidRDefault="004863D8" w:rsidP="00F149A0">
            <w:pPr>
              <w:spacing w:line="276" w:lineRule="auto"/>
              <w:jc w:val="center"/>
              <w:rPr>
                <w:rFonts w:ascii="Times New Roman" w:hAnsi="Times New Roman" w:cs="Times New Roman"/>
                <w:sz w:val="16"/>
                <w:szCs w:val="16"/>
              </w:rPr>
            </w:pPr>
            <w:r w:rsidRPr="009676D7">
              <w:rPr>
                <w:rFonts w:ascii="Times New Roman" w:eastAsia="Calibri" w:hAnsi="Times New Roman" w:cs="Times New Roman"/>
                <w:sz w:val="16"/>
                <w:szCs w:val="16"/>
              </w:rPr>
              <w:t>107</w:t>
            </w:r>
          </w:p>
        </w:tc>
      </w:tr>
      <w:tr w:rsidR="004863D8" w:rsidRPr="009676D7" w14:paraId="0302E6A4" w14:textId="77777777" w:rsidTr="00F149A0">
        <w:trPr>
          <w:trHeight w:val="300"/>
          <w:jc w:val="center"/>
        </w:trPr>
        <w:tc>
          <w:tcPr>
            <w:tcW w:w="2440" w:type="dxa"/>
          </w:tcPr>
          <w:p w14:paraId="533AD8E8" w14:textId="77777777" w:rsidR="004863D8" w:rsidRPr="009676D7" w:rsidRDefault="004863D8" w:rsidP="00F149A0">
            <w:pPr>
              <w:spacing w:line="276" w:lineRule="auto"/>
              <w:jc w:val="left"/>
              <w:rPr>
                <w:rFonts w:ascii="Times New Roman" w:hAnsi="Times New Roman" w:cs="Times New Roman"/>
                <w:b/>
                <w:sz w:val="16"/>
                <w:szCs w:val="16"/>
              </w:rPr>
            </w:pPr>
            <w:r w:rsidRPr="009676D7">
              <w:rPr>
                <w:rFonts w:ascii="Times New Roman" w:eastAsia="Calibri" w:hAnsi="Times New Roman" w:cs="Times New Roman"/>
                <w:b/>
                <w:sz w:val="16"/>
                <w:szCs w:val="16"/>
              </w:rPr>
              <w:t>Total Provincia</w:t>
            </w:r>
          </w:p>
        </w:tc>
        <w:tc>
          <w:tcPr>
            <w:tcW w:w="2585" w:type="dxa"/>
          </w:tcPr>
          <w:p w14:paraId="13A019F2"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1.266</w:t>
            </w:r>
          </w:p>
        </w:tc>
        <w:tc>
          <w:tcPr>
            <w:tcW w:w="2219" w:type="dxa"/>
          </w:tcPr>
          <w:p w14:paraId="00100E58" w14:textId="77777777" w:rsidR="004863D8" w:rsidRPr="009676D7" w:rsidRDefault="004863D8" w:rsidP="00F149A0">
            <w:pPr>
              <w:spacing w:line="276" w:lineRule="auto"/>
              <w:jc w:val="center"/>
              <w:rPr>
                <w:rFonts w:ascii="Times New Roman" w:hAnsi="Times New Roman" w:cs="Times New Roman"/>
                <w:b/>
                <w:sz w:val="16"/>
                <w:szCs w:val="16"/>
              </w:rPr>
            </w:pPr>
            <w:r w:rsidRPr="009676D7">
              <w:rPr>
                <w:rFonts w:ascii="Times New Roman" w:eastAsia="Calibri" w:hAnsi="Times New Roman" w:cs="Times New Roman"/>
                <w:b/>
                <w:sz w:val="16"/>
                <w:szCs w:val="16"/>
              </w:rPr>
              <w:t>1.128</w:t>
            </w:r>
          </w:p>
        </w:tc>
      </w:tr>
      <w:tr w:rsidR="004863D8" w:rsidRPr="009676D7" w14:paraId="614BD3C1" w14:textId="77777777" w:rsidTr="00F149A0">
        <w:trPr>
          <w:trHeight w:val="300"/>
          <w:jc w:val="center"/>
        </w:trPr>
        <w:tc>
          <w:tcPr>
            <w:tcW w:w="2440" w:type="dxa"/>
          </w:tcPr>
          <w:p w14:paraId="2156DC8D" w14:textId="77777777" w:rsidR="004863D8" w:rsidRPr="009676D7" w:rsidRDefault="004863D8" w:rsidP="00F149A0">
            <w:pPr>
              <w:spacing w:line="276" w:lineRule="auto"/>
              <w:jc w:val="left"/>
              <w:rPr>
                <w:rFonts w:ascii="Times New Roman" w:eastAsia="Calibri" w:hAnsi="Times New Roman" w:cs="Times New Roman"/>
                <w:b/>
                <w:sz w:val="16"/>
                <w:szCs w:val="16"/>
              </w:rPr>
            </w:pPr>
            <w:r w:rsidRPr="009676D7">
              <w:rPr>
                <w:rFonts w:ascii="Times New Roman" w:eastAsia="Calibri" w:hAnsi="Times New Roman" w:cs="Times New Roman"/>
                <w:b/>
                <w:sz w:val="16"/>
                <w:szCs w:val="16"/>
              </w:rPr>
              <w:t xml:space="preserve">Total Subregión Norte (*) </w:t>
            </w:r>
          </w:p>
        </w:tc>
        <w:tc>
          <w:tcPr>
            <w:tcW w:w="2585" w:type="dxa"/>
          </w:tcPr>
          <w:p w14:paraId="1C57CC7C"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1.184</w:t>
            </w:r>
          </w:p>
        </w:tc>
        <w:tc>
          <w:tcPr>
            <w:tcW w:w="2219" w:type="dxa"/>
          </w:tcPr>
          <w:p w14:paraId="6F4C6857"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1.056</w:t>
            </w:r>
          </w:p>
        </w:tc>
      </w:tr>
      <w:tr w:rsidR="004863D8" w:rsidRPr="009676D7" w14:paraId="49A71191" w14:textId="77777777" w:rsidTr="00F149A0">
        <w:trPr>
          <w:trHeight w:val="300"/>
          <w:jc w:val="center"/>
        </w:trPr>
        <w:tc>
          <w:tcPr>
            <w:tcW w:w="2440" w:type="dxa"/>
          </w:tcPr>
          <w:p w14:paraId="35078096" w14:textId="77777777" w:rsidR="004863D8" w:rsidRPr="009676D7" w:rsidRDefault="004863D8" w:rsidP="00F149A0">
            <w:pPr>
              <w:spacing w:line="276" w:lineRule="auto"/>
              <w:jc w:val="left"/>
              <w:rPr>
                <w:rFonts w:ascii="Times New Roman" w:eastAsia="Calibri" w:hAnsi="Times New Roman" w:cs="Times New Roman"/>
                <w:b/>
                <w:sz w:val="16"/>
                <w:szCs w:val="16"/>
              </w:rPr>
            </w:pPr>
            <w:r w:rsidRPr="009676D7">
              <w:rPr>
                <w:rFonts w:ascii="Times New Roman" w:eastAsia="Calibri" w:hAnsi="Times New Roman" w:cs="Times New Roman"/>
                <w:b/>
                <w:sz w:val="16"/>
                <w:szCs w:val="16"/>
              </w:rPr>
              <w:t xml:space="preserve">Total Antioquia </w:t>
            </w:r>
          </w:p>
        </w:tc>
        <w:tc>
          <w:tcPr>
            <w:tcW w:w="2585" w:type="dxa"/>
          </w:tcPr>
          <w:p w14:paraId="7BDCBC6D"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27.352</w:t>
            </w:r>
          </w:p>
        </w:tc>
        <w:tc>
          <w:tcPr>
            <w:tcW w:w="2219" w:type="dxa"/>
          </w:tcPr>
          <w:p w14:paraId="5E359BCE" w14:textId="77777777" w:rsidR="004863D8" w:rsidRPr="009676D7" w:rsidRDefault="004863D8" w:rsidP="00F149A0">
            <w:pPr>
              <w:spacing w:line="276" w:lineRule="auto"/>
              <w:jc w:val="center"/>
              <w:rPr>
                <w:rFonts w:ascii="Times New Roman" w:eastAsia="Calibri" w:hAnsi="Times New Roman" w:cs="Times New Roman"/>
                <w:b/>
                <w:sz w:val="16"/>
                <w:szCs w:val="16"/>
              </w:rPr>
            </w:pPr>
            <w:r w:rsidRPr="009676D7">
              <w:rPr>
                <w:rFonts w:ascii="Times New Roman" w:eastAsia="Calibri" w:hAnsi="Times New Roman" w:cs="Times New Roman"/>
                <w:b/>
                <w:sz w:val="16"/>
                <w:szCs w:val="16"/>
              </w:rPr>
              <w:t>24.834</w:t>
            </w:r>
          </w:p>
        </w:tc>
      </w:tr>
    </w:tbl>
    <w:p w14:paraId="2959B873" w14:textId="77777777" w:rsidR="004863D8" w:rsidRPr="009676D7" w:rsidRDefault="004863D8" w:rsidP="004863D8">
      <w:pPr>
        <w:spacing w:before="0"/>
        <w:contextualSpacing/>
        <w:jc w:val="center"/>
      </w:pPr>
      <w:r w:rsidRPr="75AA67FD">
        <w:rPr>
          <w:rFonts w:ascii="Times New Roman" w:eastAsia="Calibri" w:hAnsi="Times New Roman" w:cs="Times New Roman"/>
          <w:b/>
          <w:bCs/>
          <w:sz w:val="18"/>
          <w:szCs w:val="18"/>
        </w:rPr>
        <w:t xml:space="preserve">Fuente: </w:t>
      </w:r>
      <w:r w:rsidRPr="75AA67FD">
        <w:rPr>
          <w:rFonts w:ascii="Times New Roman" w:eastAsia="Calibri" w:hAnsi="Times New Roman" w:cs="Times New Roman"/>
          <w:sz w:val="18"/>
          <w:szCs w:val="18"/>
        </w:rPr>
        <w:t>Unidad de Restitución de Tierras Despojadas (2026).</w:t>
      </w:r>
    </w:p>
    <w:p w14:paraId="7205E645" w14:textId="77777777" w:rsidR="004863D8" w:rsidRPr="009676D7" w:rsidRDefault="004863D8" w:rsidP="004863D8">
      <w:pPr>
        <w:contextualSpacing/>
        <w:rPr>
          <w:rFonts w:ascii="Times New Roman" w:eastAsia="Calibri" w:hAnsi="Times New Roman" w:cs="Times New Roman"/>
        </w:rPr>
      </w:pPr>
    </w:p>
    <w:p w14:paraId="675FE4BE" w14:textId="77777777" w:rsidR="004863D8" w:rsidRPr="009676D7" w:rsidRDefault="004863D8" w:rsidP="004863D8">
      <w:pPr>
        <w:rPr>
          <w:rFonts w:ascii="Times New Roman" w:eastAsia="Calibri" w:hAnsi="Times New Roman" w:cs="Times New Roman"/>
        </w:rPr>
      </w:pPr>
      <w:r w:rsidRPr="009676D7">
        <w:rPr>
          <w:rFonts w:ascii="Times New Roman" w:eastAsia="Calibri" w:hAnsi="Times New Roman" w:cs="Times New Roman"/>
        </w:rPr>
        <w:t xml:space="preserve">En conclusión, la dimensión de Seguridad, Paz y Derechos Humanos evidencia que la Provincia </w:t>
      </w:r>
      <w:r>
        <w:rPr>
          <w:rFonts w:ascii="Times New Roman" w:eastAsia="Calibri" w:hAnsi="Times New Roman" w:cs="Times New Roman"/>
        </w:rPr>
        <w:t>Bio-energética</w:t>
      </w:r>
      <w:r w:rsidRPr="009676D7">
        <w:rPr>
          <w:rFonts w:ascii="Times New Roman" w:eastAsia="Calibri" w:hAnsi="Times New Roman" w:cs="Times New Roman"/>
        </w:rPr>
        <w:t xml:space="preserve"> del Norte de Antioquia enfrenta riesgos estructurales persistentes derivados de la presencia de múltiples actores armados ilegales, la concentración de economías ilícitas —incluidos los cultivos de uso ilícito que representan el 50% del total departamental y la explotación ilícita de oro de aluvión— y la marcada heterogeneidad en los delitos de alto impacto, con municipios como San Andrés de Cuerquia, Briceño y Anorí registrando tasas de homicidio muy superiores al promedio provincial. A ello se suman altos niveles de riesgo para la población civil, reflejados en más de 90 alertas tempranas entre 2018 y 2025 y en un Índice de Riesgo de Victimización que clasifica a municipios como Briceño, Ituango, Anorí y Valdivia en riesgo alto. No obstante, la percepción ciudadana muestra fortalezas relevantes en la seguridad cotidiana, con mayorías que se sienten seguras en su barrio o vereda, aunque persiste una sensación de estancamiento frente a la mejora de las condiciones generales de seguridad. En materia de paz, la coexistencia de municipios altamente afectados por el conflicto —varios de ellos PDET, ZOMAC o PNIS— con otros de menor intensidad de violencia confirma trayectorias diferenciadas que exigen intervenciones adaptadas. En conjunto, este panorama plantea para el PEMP el reto de articular respuestas supramunicipales, fortalecer las capacidades institucionales locales, proteger a las comunidades rurales y avanzar en la transformación de las condiciones estructurales que sostienen la violencia y la vulneración de derechos, con el fin de consolidar un territorio más seguro, resiliente e incluyente.</w:t>
      </w:r>
    </w:p>
    <w:p w14:paraId="64D73AA4" w14:textId="77777777" w:rsidR="006E5286" w:rsidRDefault="006E5286"/>
    <w:sectPr w:rsidR="006E5286">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Juan Carlos Muñoz Mora" w:date="2026-06-17T10:20:00Z" w:initials="JCMM">
    <w:p w14:paraId="16B31DA8" w14:textId="77777777" w:rsidR="00F149A0" w:rsidRDefault="00F149A0" w:rsidP="004863D8">
      <w:pPr>
        <w:pStyle w:val="CommentText"/>
      </w:pPr>
      <w:r>
        <w:rPr>
          <w:rStyle w:val="CommentReference"/>
        </w:rPr>
        <w:annotationRef/>
      </w:r>
      <w:r>
        <w:t>[DATO] Completar el número real de variables (placeholder 'XXX').</w:t>
      </w:r>
    </w:p>
  </w:comment>
  <w:comment w:id="4" w:author="Juan Carlos Muñoz Mora" w:date="2026-06-17T10:12:00Z" w:initials="JCMM">
    <w:p w14:paraId="70856F0D" w14:textId="77777777" w:rsidR="00F149A0" w:rsidRDefault="00F149A0" w:rsidP="004863D8">
      <w:pPr>
        <w:pStyle w:val="CommentText"/>
      </w:pPr>
      <w:r>
        <w:rPr>
          <w:rStyle w:val="CommentReference"/>
        </w:rPr>
        <w:annotationRef/>
      </w:r>
      <w:r>
        <w:t>[INNOVACIÓN] Hacer explícita la geografía energética como lógica que une a los 13 municipios (cascada del Porce: Carolina–Gómez Plata–Guadalupe; complejo Ituango–Cauca), con un mapa. Supera el riesgo de 'suma de municipios'.</w:t>
      </w:r>
    </w:p>
  </w:comment>
  <w:comment w:id="5" w:author="Juan Carlos Muñoz Mora" w:date="2026-06-17T10:20:00Z" w:initials="JCMM">
    <w:p w14:paraId="4A022854" w14:textId="77777777" w:rsidR="00F149A0" w:rsidRDefault="00F149A0" w:rsidP="004863D8">
      <w:pPr>
        <w:pStyle w:val="CommentText"/>
      </w:pPr>
      <w:r>
        <w:rPr>
          <w:rStyle w:val="CommentReference"/>
        </w:rPr>
        <w:annotationRef/>
      </w:r>
      <w:r>
        <w:t>[DATO] Se ajustaron las densidades al recálculo de la Tabla 7 (175.488 hab / 7.225 km² = 24,29 hab/km²): provincia 20,4→24,29; subregión Norte 35,2→34,60. Verificar tras fijar población y área oficiales.</w:t>
      </w:r>
    </w:p>
  </w:comment>
  <w:comment w:id="6" w:author="Pablo Andres Estrada Barreto" w:date="2026-06-30T13:41:00Z" w:initials="PB">
    <w:p w14:paraId="4FD1F9DA" w14:textId="77777777" w:rsidR="00F149A0" w:rsidRDefault="00F149A0" w:rsidP="004863D8">
      <w:pPr>
        <w:pStyle w:val="CommentText"/>
      </w:pPr>
      <w:r>
        <w:rPr>
          <w:rStyle w:val="CommentReference"/>
        </w:rPr>
        <w:annotationRef/>
      </w:r>
      <w:r w:rsidRPr="35062B69">
        <w:t>Los totales de área de la tabla 5 estaban desactualizados al último cambio que se hizo. Ya confirmado que los valores de tabla 7 están bien calculados. Hice el cambio nuevamente en el párrafo.</w:t>
      </w:r>
    </w:p>
  </w:comment>
  <w:comment w:id="7" w:author="Juan Carlos Muñoz Mora" w:date="2026-06-17T10:11:00Z" w:initials="JCMM">
    <w:p w14:paraId="456B0A25" w14:textId="77777777" w:rsidR="00F149A0" w:rsidRDefault="00F149A0" w:rsidP="004863D8">
      <w:pPr>
        <w:pStyle w:val="CommentText"/>
      </w:pPr>
      <w:r>
        <w:rPr>
          <w:rStyle w:val="CommentReference"/>
        </w:rPr>
        <w:annotationRef/>
      </w:r>
      <w:r>
        <w:t>[DATO] Tabla vacía para los 13 municipios. Diligenciar con la Dirección Seccional de Salud.</w:t>
      </w:r>
    </w:p>
  </w:comment>
  <w:comment w:id="8" w:author="Laura Peña Agualimpia" w:date="2026-06-30T06:16:00Z" w:initials="LA">
    <w:p w14:paraId="36710123" w14:textId="77777777" w:rsidR="00F149A0" w:rsidRDefault="00F149A0" w:rsidP="004863D8">
      <w:pPr>
        <w:pStyle w:val="CommentText"/>
      </w:pPr>
      <w:r>
        <w:rPr>
          <w:rStyle w:val="CommentReference"/>
        </w:rPr>
        <w:annotationRef/>
      </w:r>
      <w:r w:rsidRPr="17A72B7B">
        <w:t xml:space="preserve">Corregir cita: Esto es ECV 2023 </w:t>
      </w:r>
    </w:p>
  </w:comment>
  <w:comment w:id="9" w:author="Laura Peña Agualimpia" w:date="2026-06-30T06:19:00Z" w:initials="LA">
    <w:p w14:paraId="2845716F" w14:textId="77777777" w:rsidR="00F149A0" w:rsidRDefault="00F149A0" w:rsidP="004863D8">
      <w:pPr>
        <w:pStyle w:val="CommentText"/>
      </w:pPr>
      <w:r>
        <w:rPr>
          <w:rStyle w:val="CommentReference"/>
        </w:rPr>
        <w:annotationRef/>
      </w:r>
      <w:r w:rsidRPr="467A9B81">
        <w:t>Habría que evaluar si realmente es pertinente poner esta variable (por los detalles metodológicos)</w:t>
      </w:r>
    </w:p>
  </w:comment>
  <w:comment w:id="10" w:author="Juliana Tabares Cifuentes" w:date="2026-06-24T16:12:00Z" w:initials="JT">
    <w:p w14:paraId="0B1D8160" w14:textId="77777777" w:rsidR="00F149A0" w:rsidRDefault="00F149A0" w:rsidP="004863D8">
      <w:pPr>
        <w:jc w:val="left"/>
      </w:pPr>
      <w:r>
        <w:rPr>
          <w:rStyle w:val="CommentReference"/>
        </w:rPr>
        <w:annotationRef/>
      </w:r>
      <w:r>
        <w:rPr>
          <w:b/>
          <w:bCs/>
          <w:sz w:val="20"/>
          <w:szCs w:val="20"/>
        </w:rPr>
        <w:t>NO SE PUEDE PASAR A GRÁFICO</w:t>
      </w:r>
    </w:p>
  </w:comment>
  <w:comment w:id="11" w:author="everalvarez76" w:date="2026-06-28T18:49:00Z" w:initials="ev">
    <w:p w14:paraId="05F8EF62" w14:textId="77777777" w:rsidR="00F149A0" w:rsidRDefault="00F149A0" w:rsidP="004863D8">
      <w:pPr>
        <w:pStyle w:val="CommentText"/>
      </w:pPr>
      <w:r>
        <w:rPr>
          <w:rStyle w:val="CommentReference"/>
        </w:rPr>
        <w:annotationRef/>
      </w:r>
      <w:r w:rsidRPr="40EDF569">
        <w:t>Se actualiza la información de la tabla de acuerdo a la información suministrada por funcionarios de la Gobernación de Antioquia.</w:t>
      </w:r>
    </w:p>
    <w:p w14:paraId="3A043C39" w14:textId="77777777" w:rsidR="00F149A0" w:rsidRDefault="00F149A0" w:rsidP="004863D8">
      <w:pPr>
        <w:pStyle w:val="CommentText"/>
      </w:pPr>
      <w:r w:rsidRPr="1757D6A9">
        <w:t>En la fuente se coloca la pagina web de donde se saca la información.</w:t>
      </w:r>
    </w:p>
    <w:p w14:paraId="4F872455" w14:textId="77777777" w:rsidR="00F149A0" w:rsidRDefault="00F149A0" w:rsidP="004863D8">
      <w:pPr>
        <w:pStyle w:val="CommentText"/>
      </w:pPr>
      <w:r w:rsidRPr="4C1F7447">
        <w:t>Se ajusta el parráfo que explica la nueva tabla con base en la nueva información.</w:t>
      </w:r>
    </w:p>
  </w:comment>
  <w:comment w:id="12" w:author="Pablo Andres Estrada Barreto" w:date="2026-06-24T16:13:00Z" w:initials="PB">
    <w:p w14:paraId="0E89B19D" w14:textId="77777777" w:rsidR="00F149A0" w:rsidRDefault="00F149A0" w:rsidP="004863D8">
      <w:pPr>
        <w:pStyle w:val="CommentText"/>
      </w:pPr>
      <w:r>
        <w:rPr>
          <w:rStyle w:val="CommentReference"/>
        </w:rPr>
        <w:annotationRef/>
      </w:r>
      <w:r w:rsidRPr="4BB26144">
        <w:t>Eliminar de la ultima coluimna los T1-T2-T3</w:t>
      </w:r>
    </w:p>
  </w:comment>
  <w:comment w:id="13" w:author="Pablo Andres Estrada Barreto" w:date="2026-06-24T16:14:00Z" w:initials="PB">
    <w:p w14:paraId="536F9A9E" w14:textId="77777777" w:rsidR="00F149A0" w:rsidRDefault="00F149A0" w:rsidP="004863D8">
      <w:pPr>
        <w:pStyle w:val="CommentText"/>
      </w:pPr>
      <w:r>
        <w:rPr>
          <w:rStyle w:val="CommentReference"/>
        </w:rPr>
        <w:annotationRef/>
      </w:r>
      <w:r w:rsidRPr="7D5527F2">
        <w:t>Dejar en tabla</w:t>
      </w:r>
    </w:p>
  </w:comment>
  <w:comment w:id="14" w:author="Pablo Andres Estrada Barreto" w:date="2026-06-24T16:55:00Z" w:initials="PB">
    <w:p w14:paraId="7B8B7D48" w14:textId="77777777" w:rsidR="00F149A0" w:rsidRDefault="00F149A0" w:rsidP="004863D8">
      <w:pPr>
        <w:pStyle w:val="CommentText"/>
      </w:pPr>
      <w:r>
        <w:rPr>
          <w:rStyle w:val="CommentReference"/>
        </w:rPr>
        <w:annotationRef/>
      </w:r>
      <w:r w:rsidRPr="1CF61145">
        <w:t>Actualizar con el componente de catastro</w:t>
      </w:r>
    </w:p>
  </w:comment>
  <w:comment w:id="15" w:author="everalvarez76" w:date="2026-06-28T14:56:00Z" w:initials="ev">
    <w:p w14:paraId="315223DA" w14:textId="77777777" w:rsidR="00F149A0" w:rsidRDefault="00F149A0" w:rsidP="004863D8">
      <w:pPr>
        <w:pStyle w:val="CommentText"/>
      </w:pPr>
      <w:r>
        <w:rPr>
          <w:rStyle w:val="CommentReference"/>
        </w:rPr>
        <w:annotationRef/>
      </w:r>
      <w:r w:rsidRPr="25CC1D83">
        <w:t>Se actualizaron los datos (avaluao catastral urbano y rural y estado catastral urbano y rural) de acuerdo a la información suministrada por Fabian del componente 2 y se ajusto el parrafo previo de acuerdo a los nuevos datos.</w:t>
      </w:r>
    </w:p>
  </w:comment>
  <w:comment w:id="16" w:author="Pablo Andres Estrada Barreto" w:date="2026-06-24T16:15:00Z" w:initials="PB">
    <w:p w14:paraId="37361CDD" w14:textId="77777777" w:rsidR="00F149A0" w:rsidRDefault="00F149A0" w:rsidP="004863D8">
      <w:pPr>
        <w:pStyle w:val="CommentText"/>
      </w:pPr>
      <w:r>
        <w:rPr>
          <w:rStyle w:val="CommentReference"/>
        </w:rPr>
        <w:annotationRef/>
      </w:r>
      <w:r w:rsidRPr="0D8EEF35">
        <w:t>No gráfico</w:t>
      </w:r>
    </w:p>
    <w:p w14:paraId="31FE2CBE" w14:textId="77777777" w:rsidR="00F149A0" w:rsidRDefault="00F149A0" w:rsidP="004863D8">
      <w:pPr>
        <w:pStyle w:val="CommentText"/>
      </w:pPr>
    </w:p>
  </w:comment>
  <w:comment w:id="17" w:author="Pablo Andres Estrada Barreto" w:date="2026-06-27T16:45:00Z" w:initials="PB">
    <w:p w14:paraId="7F07426C" w14:textId="77777777" w:rsidR="00F149A0" w:rsidRDefault="00F149A0" w:rsidP="004863D8">
      <w:pPr>
        <w:pStyle w:val="CommentText"/>
      </w:pPr>
      <w:r>
        <w:rPr>
          <w:rStyle w:val="CommentReference"/>
        </w:rPr>
        <w:annotationRef/>
      </w:r>
      <w:r w:rsidRPr="3EFDCFD7">
        <w:t>Esto está con información incorrecta</w:t>
      </w:r>
    </w:p>
  </w:comment>
  <w:comment w:id="18" w:author="everalvarez76" w:date="2026-07-01T12:10:00Z" w:initials="ev">
    <w:p w14:paraId="548C1B6D" w14:textId="77777777" w:rsidR="00F149A0" w:rsidRDefault="00F149A0" w:rsidP="004863D8">
      <w:pPr>
        <w:pStyle w:val="CommentText"/>
      </w:pPr>
      <w:r>
        <w:rPr>
          <w:rStyle w:val="CommentReference"/>
        </w:rPr>
        <w:annotationRef/>
      </w:r>
      <w:r w:rsidRPr="7D37FA24">
        <w:t>Se ajustaron los datos de acuerdo a la tabla 14.</w:t>
      </w:r>
    </w:p>
  </w:comment>
  <w:comment w:id="19" w:author="Laura Peña Agualimpia" w:date="2026-07-03T04:33:00Z" w:initials="LA">
    <w:p w14:paraId="1E04F78C" w14:textId="77777777" w:rsidR="00F149A0" w:rsidRDefault="00F149A0" w:rsidP="004863D8">
      <w:pPr>
        <w:pStyle w:val="CommentText"/>
      </w:pPr>
      <w:r>
        <w:rPr>
          <w:rStyle w:val="CommentReference"/>
        </w:rPr>
        <w:annotationRef/>
      </w:r>
      <w:r w:rsidRPr="536626F0">
        <w:t xml:space="preserve">Encontré varias cosas. Faltaría agregar: -  - Proyectos de inversión CTI (por municipio, departamento, región) </w:t>
      </w:r>
      <w:hyperlink r:id="rId1" w:history="1">
        <w:r w:rsidRPr="43E21C1A">
          <w:rPr>
            <w:rStyle w:val="Hyperlink"/>
          </w:rPr>
          <w:t>https://mapainversiones.dnp.gov.co/Home/Resultados?CENTRO_NEGOCIO=4</w:t>
        </w:r>
      </w:hyperlink>
      <w:r w:rsidRPr="7EC531B6">
        <w:t xml:space="preserve"> (toca extraer uno por uno entonces toca webscrapping). - Índice de Brecha Digital (IBD) (este es departamental pero me parece valioso ponerlo como contexto): </w:t>
      </w:r>
      <w:hyperlink r:id="rId2" w:history="1">
        <w:r w:rsidRPr="4C02F2EF">
          <w:rPr>
            <w:rStyle w:val="Hyperlink"/>
          </w:rPr>
          <w:t>https://colombiatic.mintic.gov.co/679/w3-propertyvalue-36342.html</w:t>
        </w:r>
      </w:hyperlink>
      <w:r w:rsidRPr="3D8A4CF1">
        <w:t xml:space="preserve"> y aquí hay un MONTÓN de otros indicadores digitales, pero no los he revisado todos.  Aquí está información cuali que puede ser útil: </w:t>
      </w:r>
      <w:hyperlink r:id="rId3" w:history="1">
        <w:r w:rsidRPr="5655252A">
          <w:rPr>
            <w:rStyle w:val="Hyperlink"/>
          </w:rPr>
          <w:t>https://www.antioquia.gov.co/articulos/linea-estrategica-transformacion-digital-de-antioquia</w:t>
        </w:r>
      </w:hyperlink>
      <w:r w:rsidRPr="3DCC6D74">
        <w:t xml:space="preserve"> Todas estas fuentes me falta verificarlas a profundidad. </w:t>
      </w:r>
    </w:p>
  </w:comment>
  <w:comment w:id="20" w:author="Laura Peña Agualimpia" w:date="2026-07-03T05:08:00Z" w:initials="LA">
    <w:p w14:paraId="3F996C42" w14:textId="77777777" w:rsidR="00F149A0" w:rsidRDefault="00F149A0" w:rsidP="004863D8">
      <w:pPr>
        <w:pStyle w:val="CommentText"/>
      </w:pPr>
      <w:r>
        <w:rPr>
          <w:rStyle w:val="CommentReference"/>
        </w:rPr>
        <w:annotationRef/>
      </w:r>
      <w:r w:rsidRPr="6E319A59">
        <w:t>Esta tabla (y el indicador completo) sirven como de contexto. La idea es solo enfocarse en la dimensión de Adopción TIC y en Innovación</w:t>
      </w:r>
    </w:p>
  </w:comment>
  <w:comment w:id="21" w:author="Laura Peña Agualimpia" w:date="2026-07-03T05:07:00Z" w:initials="LA">
    <w:p w14:paraId="7BDAF4DE" w14:textId="77777777" w:rsidR="00F149A0" w:rsidRDefault="00F149A0" w:rsidP="004863D8">
      <w:pPr>
        <w:pStyle w:val="CommentText"/>
      </w:pPr>
      <w:r>
        <w:rPr>
          <w:rStyle w:val="CommentReference"/>
        </w:rPr>
        <w:annotationRef/>
      </w:r>
      <w:r w:rsidRPr="5F1E6F47">
        <w:t>Esta tabla (y el indicador completo) sirven como de contexto. La idea es solo enfocarse en la dimensión de Adopción TIC y en Innovación</w:t>
      </w:r>
    </w:p>
  </w:comment>
  <w:comment w:id="22" w:author="Laura Peña Agualimpia" w:date="2026-07-04T12:49:00Z" w:initials="LA">
    <w:p w14:paraId="19F0E123" w14:textId="77777777" w:rsidR="00F149A0" w:rsidRDefault="00F149A0" w:rsidP="004863D8">
      <w:pPr>
        <w:pStyle w:val="CommentText"/>
      </w:pPr>
      <w:r>
        <w:rPr>
          <w:rStyle w:val="CommentReference"/>
        </w:rPr>
        <w:annotationRef/>
      </w:r>
      <w:r w:rsidRPr="1863E3E6">
        <w:t>https://gobiernodigital.mintic.gov.co/portal/Mediciones/</w:t>
      </w:r>
    </w:p>
  </w:comment>
  <w:comment w:id="23" w:author="Laura Peña Agualimpia" w:date="2026-07-04T12:49:00Z" w:initials="LA">
    <w:p w14:paraId="48F9B230" w14:textId="77777777" w:rsidR="00F149A0" w:rsidRDefault="00F149A0" w:rsidP="004863D8">
      <w:pPr>
        <w:pStyle w:val="CommentText"/>
      </w:pPr>
      <w:r>
        <w:rPr>
          <w:rStyle w:val="CommentReference"/>
        </w:rPr>
        <w:annotationRef/>
      </w:r>
      <w:r w:rsidRPr="0C532AC2">
        <w:t>https://gobiernodigital.mintic.gov.co/portal/Mediciones/</w:t>
      </w:r>
    </w:p>
  </w:comment>
  <w:comment w:id="24" w:author="Laura Peña Agualimpia" w:date="2026-07-04T12:49:00Z" w:initials="LA">
    <w:p w14:paraId="2E35B74D" w14:textId="77777777" w:rsidR="00F149A0" w:rsidRDefault="00F149A0" w:rsidP="004863D8">
      <w:pPr>
        <w:pStyle w:val="CommentText"/>
      </w:pPr>
      <w:r>
        <w:rPr>
          <w:rStyle w:val="CommentReference"/>
        </w:rPr>
        <w:annotationRef/>
      </w:r>
      <w:r w:rsidRPr="5BC93430">
        <w:t>https://gobiernodigital.mintic.gov.co/portal/Mediciones/</w:t>
      </w:r>
    </w:p>
  </w:comment>
  <w:comment w:id="25" w:author="Laura Peña Agualimpia" w:date="2026-07-04T12:50:00Z" w:initials="LA">
    <w:p w14:paraId="5DC5D2F9" w14:textId="77777777" w:rsidR="00F149A0" w:rsidRDefault="00F149A0" w:rsidP="004863D8">
      <w:pPr>
        <w:pStyle w:val="CommentText"/>
      </w:pPr>
      <w:r>
        <w:rPr>
          <w:rStyle w:val="CommentReference"/>
        </w:rPr>
        <w:annotationRef/>
      </w:r>
      <w:r w:rsidRPr="50957F6C">
        <w:t>https://www.postdata.gov.co/dataset/empaquetamiento-de-servicios-fijos</w:t>
      </w:r>
    </w:p>
  </w:comment>
  <w:comment w:id="26" w:author="Laura Peña Agualimpia" w:date="2026-07-04T12:53:00Z" w:initials="LA">
    <w:p w14:paraId="093B77AC" w14:textId="77777777" w:rsidR="00F149A0" w:rsidRDefault="00F149A0" w:rsidP="004863D8">
      <w:pPr>
        <w:pStyle w:val="CommentText"/>
      </w:pPr>
      <w:r>
        <w:rPr>
          <w:rStyle w:val="CommentReference"/>
        </w:rPr>
        <w:annotationRef/>
      </w:r>
      <w:r w:rsidRPr="67F12E2E">
        <w:rPr>
          <w:b/>
          <w:bCs/>
        </w:rPr>
        <w:t>Infraestructura de internet fijo (CRC):</w:t>
      </w:r>
      <w:r w:rsidRPr="49E66122">
        <w:t xml:space="preserve"> Se incorporaron dos indicadores construidos a partir de la información reportada por los proveedores de redes y servicios de telecomunicaciones a la Comisión de Regulación de Comunicaciones (CRC), correspondiente a las líneas de acceso a internet fijo activas en 2025. El primero corresponde al </w:t>
      </w:r>
      <w:r w:rsidRPr="1E13517B">
        <w:rPr>
          <w:b/>
          <w:bCs/>
        </w:rPr>
        <w:t>número de líneas de acceso a internet fijo por cada 1.000 habitantes</w:t>
      </w:r>
      <w:r w:rsidRPr="03DE1F89">
        <w:t xml:space="preserve">, calculado con el total de líneas activas (incluyendo usuarios residenciales, corporativos e institucionales), por lo que representa una medida de la disponibilidad de infraestructura de conectividad en el territorio y no una tasa de acceso de los hogares. El segundo indicador corresponde a la </w:t>
      </w:r>
      <w:r w:rsidRPr="0CCABE72">
        <w:rPr>
          <w:b/>
          <w:bCs/>
        </w:rPr>
        <w:t>proporción de líneas de acceso soportadas en tecnologías de fibra óptica</w:t>
      </w:r>
      <w:r w:rsidRPr="5CA5405E">
        <w:t>, calculada como la participación de las líneas sobre tecnologías FTTH, FTTP, FTTC, FTTN, FTTB y otras tecnologías de fibra sobre el total de líneas de internet fijo del municipio. Este indicador busca aproximar el nivel de modernización tecnológica de</w:t>
      </w:r>
      <w:r w:rsidRPr="1718D1B5">
        <w:t xml:space="preserve"> la infraestructura de conectividad disponible.</w:t>
      </w:r>
    </w:p>
  </w:comment>
  <w:comment w:id="27" w:author="Laura Peña Agualimpia" w:date="2026-07-01T18:17:00Z" w:initials="LA">
    <w:p w14:paraId="496AB376" w14:textId="77777777" w:rsidR="00F149A0" w:rsidRDefault="00F149A0" w:rsidP="004863D8">
      <w:pPr>
        <w:pStyle w:val="CommentText"/>
      </w:pPr>
      <w:r>
        <w:rPr>
          <w:rStyle w:val="CommentReference"/>
        </w:rPr>
        <w:annotationRef/>
      </w:r>
      <w:r w:rsidRPr="5E304DEF">
        <w:t>Se puede hacer spider chart.</w:t>
      </w:r>
    </w:p>
  </w:comment>
  <w:comment w:id="28" w:author="Laura Peña Agualimpia" w:date="2026-07-02T13:12:00Z" w:initials="LA">
    <w:p w14:paraId="1D7395A1" w14:textId="77777777" w:rsidR="00F149A0" w:rsidRDefault="00F149A0" w:rsidP="004863D8">
      <w:pPr>
        <w:pStyle w:val="CommentText"/>
      </w:pPr>
      <w:r>
        <w:rPr>
          <w:rStyle w:val="CommentReference"/>
        </w:rPr>
        <w:annotationRef/>
      </w:r>
      <w:r w:rsidRPr="1D158CAC">
        <w:t>También para CTI (citar o sacar de esta tabla)</w:t>
      </w:r>
    </w:p>
  </w:comment>
  <w:comment w:id="29" w:author="Pablo Andres Estrada Barreto" w:date="1900-01-01T00:00:00Z" w:initials="PB">
    <w:p w14:paraId="763FFA35" w14:textId="77777777" w:rsidR="00F149A0" w:rsidRDefault="00F149A0" w:rsidP="004863D8">
      <w:pPr>
        <w:pStyle w:val="CommentText"/>
      </w:pPr>
      <w:r>
        <w:rPr>
          <w:rStyle w:val="CommentReference"/>
        </w:rPr>
        <w:annotationRef/>
      </w:r>
      <w:r w:rsidRPr="6B5970D6">
        <w:t>Estos datos cambiaron. Debimos cambiar la fuente que ya no es la gobernación y estados financieros de los municipios, sino la Contraloría.</w:t>
      </w:r>
    </w:p>
    <w:p w14:paraId="0F6EB05A" w14:textId="77777777" w:rsidR="00F149A0" w:rsidRDefault="00F149A0" w:rsidP="004863D8">
      <w:pPr>
        <w:pStyle w:val="CommentText"/>
      </w:pPr>
    </w:p>
    <w:p w14:paraId="24703228" w14:textId="77777777" w:rsidR="00F149A0" w:rsidRDefault="00F149A0" w:rsidP="004863D8">
      <w:pPr>
        <w:pStyle w:val="CommentText"/>
      </w:pPr>
      <w:r w:rsidRPr="7099A84A">
        <w:t>Algunos de los resultados son considerablemente diferentes, toca revisar toda la interpretación.</w:t>
      </w:r>
    </w:p>
  </w:comment>
  <w:comment w:id="30" w:author="Laura Peña Agualimpia" w:date="2026-07-02T13:10:00Z" w:initials="LA">
    <w:p w14:paraId="7F40EA9D" w14:textId="77777777" w:rsidR="00F149A0" w:rsidRDefault="00F149A0" w:rsidP="004863D8">
      <w:pPr>
        <w:pStyle w:val="CommentText"/>
      </w:pPr>
      <w:r>
        <w:rPr>
          <w:rStyle w:val="CommentReference"/>
        </w:rPr>
        <w:annotationRef/>
      </w:r>
      <w:r w:rsidRPr="39722740">
        <w:t>Se puede usar para la nueva subsección de CTI. Este índice se puede resumir usando spider chart para la provincia o graficando el ICM completo para cada municipio</w:t>
      </w:r>
    </w:p>
  </w:comment>
  <w:comment w:id="31" w:author="Laura Peña Agualimpia" w:date="2026-06-30T12:26:00Z" w:initials="LA">
    <w:p w14:paraId="7875912D" w14:textId="77777777" w:rsidR="00F149A0" w:rsidRDefault="00F149A0" w:rsidP="004863D8">
      <w:pPr>
        <w:pStyle w:val="CommentText"/>
      </w:pPr>
      <w:r>
        <w:rPr>
          <w:rStyle w:val="CommentReference"/>
        </w:rPr>
        <w:annotationRef/>
      </w:r>
      <w:r w:rsidRPr="2A5FBC5C">
        <w:t>De momento no he logrado conseguir la información de estratificación</w:t>
      </w:r>
    </w:p>
  </w:comment>
  <w:comment w:id="32" w:author="Pablo Andres Estrada Barreto" w:date="2026-06-24T16:16:00Z" w:initials="PB">
    <w:p w14:paraId="514F6D33" w14:textId="77777777" w:rsidR="00F149A0" w:rsidRDefault="00F149A0" w:rsidP="004863D8">
      <w:pPr>
        <w:pStyle w:val="CommentText"/>
      </w:pPr>
      <w:r>
        <w:rPr>
          <w:rStyle w:val="CommentReference"/>
        </w:rPr>
        <w:annotationRef/>
      </w:r>
      <w:r w:rsidRPr="666ABE0C">
        <w:t>No gráfico</w:t>
      </w:r>
    </w:p>
  </w:comment>
  <w:comment w:id="33" w:author="Laura Peña Agualimpia" w:date="2026-06-30T10:44:00Z" w:initials="LA">
    <w:p w14:paraId="6F1D0F1F" w14:textId="77777777" w:rsidR="00F149A0" w:rsidRDefault="00F149A0" w:rsidP="004863D8">
      <w:pPr>
        <w:pStyle w:val="CommentText"/>
      </w:pPr>
      <w:r>
        <w:rPr>
          <w:rStyle w:val="CommentReference"/>
        </w:rPr>
        <w:annotationRef/>
      </w:r>
      <w:r w:rsidRPr="748D9F99">
        <w:t>Como el VA per cápita y la estructura por sectores está a 2024, voy a actualizarlas también.</w:t>
      </w:r>
    </w:p>
  </w:comment>
  <w:comment w:id="34" w:author="Laura Peña Agualimpia" w:date="2026-06-30T10:17:00Z" w:initials="LA">
    <w:p w14:paraId="48DA110C" w14:textId="77777777" w:rsidR="00F149A0" w:rsidRDefault="00F149A0" w:rsidP="004863D8">
      <w:pPr>
        <w:pStyle w:val="CommentText"/>
      </w:pPr>
      <w:r>
        <w:rPr>
          <w:rStyle w:val="CommentReference"/>
        </w:rPr>
        <w:annotationRef/>
      </w:r>
      <w:r w:rsidRPr="708D2C54">
        <w:t>Agrego esta tabla para redactar la prosa</w:t>
      </w:r>
    </w:p>
  </w:comment>
  <w:comment w:id="35" w:author="Pablo Andres Estrada Barreto" w:date="2026-06-24T16:15:00Z" w:initials="PB">
    <w:p w14:paraId="70CCCBB4" w14:textId="77777777" w:rsidR="00F149A0" w:rsidRDefault="00F149A0" w:rsidP="004863D8">
      <w:pPr>
        <w:pStyle w:val="CommentText"/>
      </w:pPr>
      <w:r>
        <w:rPr>
          <w:rStyle w:val="CommentReference"/>
        </w:rPr>
        <w:annotationRef/>
      </w:r>
      <w:r w:rsidRPr="6F20DD7A">
        <w:t>No gráfico</w:t>
      </w:r>
    </w:p>
  </w:comment>
  <w:comment w:id="36" w:author="Laura Peña Agualimpia" w:date="2026-06-25T10:25:00Z" w:initials="LA">
    <w:p w14:paraId="7BAFAA21" w14:textId="77777777" w:rsidR="00F149A0" w:rsidRDefault="00F149A0" w:rsidP="004863D8">
      <w:pPr>
        <w:pStyle w:val="CommentText"/>
      </w:pPr>
      <w:r>
        <w:rPr>
          <w:rStyle w:val="CommentReference"/>
        </w:rPr>
        <w:annotationRef/>
      </w:r>
      <w:r w:rsidRPr="4603AC08">
        <w:t>No gráfico</w:t>
      </w:r>
    </w:p>
  </w:comment>
  <w:comment w:id="37" w:author="Laura Peña Agualimpia" w:date="2026-06-26T14:30:00Z" w:initials="LA">
    <w:p w14:paraId="1D1EAA01" w14:textId="77777777" w:rsidR="00F149A0" w:rsidRDefault="00F149A0" w:rsidP="004863D8">
      <w:pPr>
        <w:pStyle w:val="CommentText"/>
      </w:pPr>
      <w:r>
        <w:rPr>
          <w:rStyle w:val="CommentReference"/>
        </w:rPr>
        <w:annotationRef/>
      </w:r>
      <w:r w:rsidRPr="488C0B7D">
        <w:t>Falta el dato</w:t>
      </w:r>
    </w:p>
  </w:comment>
  <w:comment w:id="38" w:author="Pablo Andres Estrada Barreto" w:date="2026-06-29T20:48:00Z" w:initials="PB">
    <w:p w14:paraId="3C6C9F23" w14:textId="77777777" w:rsidR="00F149A0" w:rsidRDefault="00F149A0" w:rsidP="004863D8">
      <w:pPr>
        <w:pStyle w:val="CommentText"/>
      </w:pPr>
      <w:r>
        <w:rPr>
          <w:rStyle w:val="CommentReference"/>
        </w:rPr>
        <w:annotationRef/>
      </w:r>
      <w:r w:rsidRPr="17F18C2B">
        <w:t>[Pablo] Revisar citación y referencia</w:t>
      </w:r>
    </w:p>
  </w:comment>
  <w:comment w:id="39" w:author="Laura Peña Agualimpia" w:date="2026-06-25T10:26:00Z" w:initials="LA">
    <w:p w14:paraId="2E21D317" w14:textId="77777777" w:rsidR="00F149A0" w:rsidRDefault="00F149A0" w:rsidP="004863D8">
      <w:pPr>
        <w:pStyle w:val="CommentText"/>
      </w:pPr>
      <w:r>
        <w:rPr>
          <w:rStyle w:val="CommentReference"/>
        </w:rPr>
        <w:annotationRef/>
      </w:r>
      <w:r w:rsidRPr="4ACB4E3D">
        <w:t>No gráfico</w:t>
      </w:r>
    </w:p>
  </w:comment>
  <w:comment w:id="41" w:author="Juan Carlos Muñoz Mora" w:date="2026-06-17T10:14:00Z" w:initials="JCMM">
    <w:p w14:paraId="62ABD6DF" w14:textId="77777777" w:rsidR="00F149A0" w:rsidRDefault="00F149A0" w:rsidP="004863D8">
      <w:pPr>
        <w:pStyle w:val="CommentText"/>
      </w:pPr>
      <w:r>
        <w:rPr>
          <w:rStyle w:val="CommentReference"/>
        </w:rPr>
        <w:annotationRef/>
      </w:r>
      <w:r>
        <w:t>[CITAS] Gobernanza de bienes comunes — Ostrom 1990 (cuencas, páramos, embalses).</w:t>
      </w:r>
    </w:p>
  </w:comment>
  <w:comment w:id="42" w:author="Pablo Andres Estrada Barreto" w:date="2026-06-24T16:17:00Z" w:initials="PB">
    <w:p w14:paraId="755F07B8" w14:textId="77777777" w:rsidR="00F149A0" w:rsidRDefault="00F149A0" w:rsidP="004863D8">
      <w:pPr>
        <w:pStyle w:val="CommentText"/>
      </w:pPr>
      <w:r>
        <w:rPr>
          <w:rStyle w:val="CommentReference"/>
        </w:rPr>
        <w:annotationRef/>
      </w:r>
      <w:r w:rsidRPr="4E19AD45">
        <w:t>No gráfico</w:t>
      </w:r>
    </w:p>
  </w:comment>
  <w:comment w:id="43" w:author="Pablo Andres Estrada Barreto" w:date="2026-07-01T12:12:00Z" w:initials="PB">
    <w:p w14:paraId="59B80E76" w14:textId="77777777" w:rsidR="00F149A0" w:rsidRDefault="00F149A0" w:rsidP="004863D8">
      <w:pPr>
        <w:pStyle w:val="CommentText"/>
      </w:pPr>
      <w:r>
        <w:rPr>
          <w:rStyle w:val="CommentReference"/>
        </w:rPr>
        <w:annotationRef/>
      </w:r>
      <w:r w:rsidRPr="6C264B18">
        <w:t>Esto estamos confirmando con Fernando hoy si lo alcanzamos a sacar sino vamos solo con el mapa</w:t>
      </w:r>
    </w:p>
  </w:comment>
  <w:comment w:id="44" w:author="Pablo Andres Estrada Barreto" w:date="2026-06-24T16:19:00Z" w:initials="PB">
    <w:p w14:paraId="050F9F03" w14:textId="77777777" w:rsidR="00F149A0" w:rsidRDefault="00F149A0" w:rsidP="004863D8">
      <w:pPr>
        <w:pStyle w:val="CommentText"/>
      </w:pPr>
      <w:r>
        <w:rPr>
          <w:rStyle w:val="CommentReference"/>
        </w:rPr>
        <w:annotationRef/>
      </w:r>
      <w:r w:rsidRPr="4279D0A3">
        <w:t>No gráfico</w:t>
      </w:r>
    </w:p>
  </w:comment>
  <w:comment w:id="45" w:author="Pablo Andres Estrada Barreto" w:date="2026-06-25T12:22:00Z" w:initials="PB">
    <w:p w14:paraId="4353D6E9" w14:textId="77777777" w:rsidR="00F149A0" w:rsidRDefault="00F149A0" w:rsidP="004863D8">
      <w:pPr>
        <w:pStyle w:val="CommentText"/>
      </w:pPr>
      <w:r>
        <w:rPr>
          <w:rStyle w:val="CommentReference"/>
        </w:rPr>
        <w:annotationRef/>
      </w:r>
      <w:r w:rsidRPr="36BD3F61">
        <w:t>Revisar interpretación: https://colaboracion.dnp.gov.co/CDT/Prensa/Publicaciones/cartilla_imrc.pdf</w:t>
      </w:r>
    </w:p>
  </w:comment>
  <w:comment w:id="46" w:author="Pablo Andres Estrada Barreto" w:date="2026-06-29T16:35:00Z" w:initials="PB">
    <w:p w14:paraId="0268718E" w14:textId="77777777" w:rsidR="00F149A0" w:rsidRDefault="00F149A0" w:rsidP="004863D8">
      <w:pPr>
        <w:pStyle w:val="CommentText"/>
      </w:pPr>
      <w:r>
        <w:rPr>
          <w:rStyle w:val="CommentReference"/>
        </w:rPr>
        <w:annotationRef/>
      </w:r>
      <w:r w:rsidRPr="5ADC0AEB">
        <w:t>Cambié la tabla y el orden de los datos siguiendo las recomendaciones del dnp para la interpretación del indicador</w:t>
      </w:r>
    </w:p>
  </w:comment>
  <w:comment w:id="47" w:author="Laura Peña Agualimpia" w:date="2026-07-02T13:48:00Z" w:initials="LA">
    <w:p w14:paraId="7BD8FDF1" w14:textId="77777777" w:rsidR="00F149A0" w:rsidRDefault="00F149A0" w:rsidP="004863D8">
      <w:pPr>
        <w:pStyle w:val="CommentText"/>
      </w:pPr>
      <w:r>
        <w:rPr>
          <w:rStyle w:val="CommentReference"/>
        </w:rPr>
        <w:annotationRef/>
      </w:r>
      <w:r w:rsidRPr="200E4A93">
        <w:t>También para CTI -énfasis en educación superior</w:t>
      </w:r>
    </w:p>
  </w:comment>
  <w:comment w:id="48" w:author="Laura Peña Agualimpia" w:date="2026-06-30T07:32:00Z" w:initials="LA">
    <w:p w14:paraId="4E9310F2" w14:textId="77777777" w:rsidR="00F149A0" w:rsidRDefault="00F149A0" w:rsidP="004863D8">
      <w:pPr>
        <w:pStyle w:val="CommentText"/>
      </w:pPr>
      <w:r>
        <w:rPr>
          <w:rStyle w:val="CommentReference"/>
        </w:rPr>
        <w:annotationRef/>
      </w:r>
      <w:r w:rsidRPr="07EC8DEB">
        <w:t>Este dato es inconsistente. Hay que revisar la fuente original. Hay varios que sumando dan más del 100%.</w:t>
      </w:r>
    </w:p>
  </w:comment>
  <w:comment w:id="49" w:author="Pablo Andres Estrada Barreto" w:date="2026-06-24T14:42:00Z" w:initials="PB">
    <w:p w14:paraId="7AFDF132" w14:textId="77777777" w:rsidR="00F149A0" w:rsidRDefault="00F149A0" w:rsidP="004863D8">
      <w:pPr>
        <w:pStyle w:val="CommentText"/>
      </w:pPr>
      <w:r>
        <w:rPr>
          <w:rStyle w:val="CommentReference"/>
        </w:rPr>
        <w:annotationRef/>
      </w:r>
      <w:r w:rsidRPr="3A239301">
        <w:t>Los datos que hay ya para 2025 están diferentes, eso lo pudieron actualizar en las últimas semanas. Sin embargo se puede cambiar a la última versión.</w:t>
      </w:r>
    </w:p>
    <w:p w14:paraId="7B1B10D5" w14:textId="77777777" w:rsidR="00F149A0" w:rsidRDefault="00F149A0" w:rsidP="004863D8">
      <w:pPr>
        <w:pStyle w:val="CommentText"/>
      </w:pPr>
    </w:p>
    <w:p w14:paraId="5861BD61" w14:textId="77777777" w:rsidR="00F149A0" w:rsidRDefault="00F149A0" w:rsidP="004863D8">
      <w:pPr>
        <w:pStyle w:val="CommentText"/>
      </w:pPr>
      <w:r w:rsidRPr="34555AFE">
        <w:t>Habiendo dicho eso, un posible error sobre el que hay que poner una nota aclaratoria es que los valores eran a diciembre, que no son acumulados ni promedio del año completo. Los datos originales se publican y actualizan mes a mes.</w:t>
      </w:r>
    </w:p>
  </w:comment>
  <w:comment w:id="50" w:author="Laura Peña Agualimpia" w:date="2026-07-02T15:22:00Z" w:initials="LA">
    <w:p w14:paraId="38AB11C6" w14:textId="77777777" w:rsidR="00F149A0" w:rsidRDefault="00F149A0" w:rsidP="004863D8">
      <w:pPr>
        <w:pStyle w:val="CommentText"/>
      </w:pPr>
      <w:r>
        <w:rPr>
          <w:rStyle w:val="CommentReference"/>
        </w:rPr>
        <w:annotationRef/>
      </w:r>
      <w:r w:rsidRPr="09BF25FE">
        <w:t xml:space="preserve">Agregar variables sobre indemnizaciones, restitución y protección de predios, JEP (sentencias, procesos). </w:t>
      </w:r>
    </w:p>
  </w:comment>
  <w:comment w:id="51" w:author="Laura Peña Agualimpia" w:date="2026-07-03T05:29:00Z" w:initials="LA">
    <w:p w14:paraId="15D5A31D" w14:textId="77777777" w:rsidR="00F149A0" w:rsidRDefault="00F149A0" w:rsidP="004863D8">
      <w:pPr>
        <w:pStyle w:val="CommentText"/>
      </w:pPr>
      <w:r>
        <w:rPr>
          <w:rStyle w:val="CommentReference"/>
        </w:rPr>
        <w:annotationRef/>
      </w:r>
      <w:r w:rsidRPr="6891ABA8">
        <w:t xml:space="preserve">Para esta sección: - Víctimas indemnizadas, cobertura RUV, Índice de Goce Efectivo de Derechos (municipal) en: </w:t>
      </w:r>
      <w:hyperlink r:id="rId4" w:history="1">
        <w:r w:rsidRPr="1408B6F7">
          <w:rPr>
            <w:rStyle w:val="Hyperlink"/>
          </w:rPr>
          <w:t>https://www.datos.gov.co/Inclusi-n-Social-y-Reconciliaci-n/Cifras-de-V-ctimas-Municipal/ykxr-xynr/about_data</w:t>
        </w:r>
      </w:hyperlink>
      <w:r w:rsidRPr="475AAA3A">
        <w:t xml:space="preserve"> y </w:t>
      </w:r>
      <w:hyperlink r:id="rId5" w:history="1">
        <w:r w:rsidRPr="07549A68">
          <w:rPr>
            <w:rStyle w:val="Hyperlink"/>
          </w:rPr>
          <w:t>https://datospaz.unidadvictimas.gov.co/</w:t>
        </w:r>
      </w:hyperlink>
      <w:r w:rsidRPr="3E1EE879">
        <w:t xml:space="preserve"> -Solicitudes de restitución y sentencias, por municipio en: </w:t>
      </w:r>
      <w:hyperlink r:id="rId6" w:history="1">
        <w:r w:rsidRPr="66F2A647">
          <w:rPr>
            <w:rStyle w:val="Hyperlink"/>
          </w:rPr>
          <w:t>https://www.datos.gov.co/Agricultura-y-Desarrollo-Rural/Estad-sticas-Solicitudes-Restituci-n-Discriminadas/s87b-tjcc/about_data</w:t>
        </w:r>
      </w:hyperlink>
      <w:r w:rsidRPr="357B1CCD">
        <w:t xml:space="preserve"> - Personas desaparecidas: </w:t>
      </w:r>
      <w:hyperlink r:id="rId7" w:history="1">
        <w:r w:rsidRPr="5FE2A139">
          <w:rPr>
            <w:rStyle w:val="Hyperlink"/>
          </w:rPr>
          <w:t>https://unidadbusqueda.gov.co/</w:t>
        </w:r>
      </w:hyperlink>
      <w:r w:rsidRPr="5F40B36C">
        <w:t xml:space="preserve">                            - Indicadores del Plan Marco de Implementación con clasificador PDET (aquí hay una salvedad y es que solo 4 municipios se reportarían dentro de la provincia (lo cual es un hallazgo por sí mismo). </w:t>
      </w:r>
      <w:hyperlink r:id="rId8" w:history="1">
        <w:r w:rsidRPr="72021D9C">
          <w:rPr>
            <w:rStyle w:val="Hyperlink"/>
          </w:rPr>
          <w:t>https://siipo.dnp.gov.co/inicio</w:t>
        </w:r>
      </w:hyperlink>
      <w:r w:rsidRPr="1DD349E7">
        <w:t xml:space="preserve"> Y de la JEP son macrocasos, tocaría leerlos o citar algunos en específico. Todas estas fuentes me falta verificarlas a profundidad.</w:t>
      </w:r>
    </w:p>
  </w:comment>
  <w:comment w:id="52" w:author="Laura Peña Agualimpia" w:date="2026-07-04T17:17:00Z" w:initials="LA">
    <w:p w14:paraId="3FDF3C45" w14:textId="77777777" w:rsidR="00F149A0" w:rsidRDefault="00F149A0" w:rsidP="004863D8">
      <w:pPr>
        <w:pStyle w:val="CommentText"/>
      </w:pPr>
      <w:r>
        <w:rPr>
          <w:rStyle w:val="CommentReference"/>
        </w:rPr>
        <w:annotationRef/>
      </w:r>
      <w:r w:rsidRPr="19C94C97">
        <w:t>https://siipo.dnp.gov.co/avance/clasificacion/4</w:t>
      </w:r>
    </w:p>
  </w:comment>
  <w:comment w:id="53" w:author="Laura Peña Agualimpia" w:date="2026-07-04T13:20:00Z" w:initials="LA">
    <w:p w14:paraId="7217E766" w14:textId="77777777" w:rsidR="00F149A0" w:rsidRDefault="00F149A0" w:rsidP="004863D8">
      <w:pPr>
        <w:pStyle w:val="CommentText"/>
      </w:pPr>
      <w:r>
        <w:rPr>
          <w:rStyle w:val="CommentReference"/>
        </w:rPr>
        <w:annotationRef/>
      </w:r>
      <w:r w:rsidRPr="65BF7EF2">
        <w:t>Pienso que esta tabla iría mejor en paz (conecta directamente con la unidad de víctimas) y sería mejor construirlo por cada 1.000 habitantes (porque sistemáticamente se ve que municipios grandes tienen mayor número de solicitudes). Voy a poner una tabla parecida en paz</w:t>
      </w:r>
    </w:p>
  </w:comment>
  <w:comment w:id="54" w:author="Laura Peña Agualimpia" w:date="2026-07-04T13:20:00Z" w:initials="LA">
    <w:p w14:paraId="1A152712" w14:textId="77777777" w:rsidR="00F149A0" w:rsidRDefault="00F149A0" w:rsidP="004863D8">
      <w:pPr>
        <w:pStyle w:val="CommentText"/>
      </w:pPr>
      <w:r>
        <w:rPr>
          <w:rStyle w:val="CommentReference"/>
        </w:rPr>
        <w:annotationRef/>
      </w:r>
      <w:r w:rsidRPr="28D54026">
        <w:t>Pienso que esta tabla iría mejor en paz (conecta directamente con la unidad de víctimas) y sería mejor construirlo por cada 1.000 habitantes (porque sistemáticamente se ve que municipios grandes tienen mayor número de solicitudes). Voy a poner una tabla parecida en paz</w:t>
      </w:r>
    </w:p>
  </w:comment>
  <w:comment w:id="55" w:author="Laura Peña Agualimpia" w:date="2026-07-04T16:45:00Z" w:initials="LA">
    <w:p w14:paraId="3888B07C" w14:textId="77777777" w:rsidR="00F149A0" w:rsidRDefault="00F149A0" w:rsidP="004863D8">
      <w:pPr>
        <w:pStyle w:val="CommentText"/>
      </w:pPr>
      <w:r>
        <w:rPr>
          <w:rStyle w:val="CommentReference"/>
        </w:rPr>
        <w:annotationRef/>
      </w:r>
      <w:hyperlink r:id="rId9" w:history="1">
        <w:r w:rsidRPr="4D666624">
          <w:rPr>
            <w:rStyle w:val="Hyperlink"/>
          </w:rPr>
          <w:t>https://datos.unidadbusqueda.gov.co/universo-personas-dadas-desaparecidas/</w:t>
        </w:r>
      </w:hyperlink>
      <w:r w:rsidRPr="7730E98D">
        <w:t xml:space="preserve"> </w:t>
      </w:r>
    </w:p>
  </w:comment>
  <w:comment w:id="57" w:author="Laura Peña Agualimpia" w:date="2026-07-04T17:10:00Z" w:initials="LA">
    <w:p w14:paraId="6EE761CE" w14:textId="77777777" w:rsidR="00F149A0" w:rsidRDefault="00F149A0" w:rsidP="004863D8">
      <w:pPr>
        <w:pStyle w:val="CommentText"/>
      </w:pPr>
      <w:r>
        <w:rPr>
          <w:rStyle w:val="CommentReference"/>
        </w:rPr>
        <w:annotationRef/>
      </w:r>
      <w:r w:rsidRPr="7B472972">
        <w:t>el 100% aquí se calcula sobre la suma de victimizaciones de los 16 hechos (182.606), no sobre las víctimas únicas (151.961 del reporte Total victimas).</w:t>
      </w:r>
    </w:p>
  </w:comment>
  <w:comment w:id="58" w:author="Laura Peña Agualimpia" w:date="2026-07-04T13:20:00Z" w:initials="LA">
    <w:p w14:paraId="3DA01718" w14:textId="77777777" w:rsidR="00F149A0" w:rsidRDefault="00F149A0" w:rsidP="004863D8">
      <w:pPr>
        <w:pStyle w:val="CommentText"/>
      </w:pPr>
      <w:r>
        <w:rPr>
          <w:rStyle w:val="CommentReference"/>
        </w:rPr>
        <w:annotationRef/>
      </w:r>
      <w:r w:rsidRPr="7B036AB0">
        <w:t>Pienso que esta tabla iría mejor en paz (conecta directamente con la unidad de víctimas). Voy a poner una tabla parecida en paz con tasa x 1000 habitantes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B31DA8" w15:done="0"/>
  <w15:commentEx w15:paraId="70856F0D" w15:done="0"/>
  <w15:commentEx w15:paraId="4A022854" w15:done="1"/>
  <w15:commentEx w15:paraId="4FD1F9DA" w15:paraIdParent="4A022854" w15:done="1"/>
  <w15:commentEx w15:paraId="456B0A25" w15:done="0"/>
  <w15:commentEx w15:paraId="36710123" w15:done="1"/>
  <w15:commentEx w15:paraId="2845716F" w15:done="0"/>
  <w15:commentEx w15:paraId="0B1D8160" w15:done="0"/>
  <w15:commentEx w15:paraId="4F872455" w15:paraIdParent="0B1D8160" w15:done="0"/>
  <w15:commentEx w15:paraId="0E89B19D" w15:done="1"/>
  <w15:commentEx w15:paraId="536F9A9E" w15:paraIdParent="0E89B19D" w15:done="1"/>
  <w15:commentEx w15:paraId="7B8B7D48" w15:paraIdParent="0E89B19D" w15:done="1"/>
  <w15:commentEx w15:paraId="315223DA" w15:paraIdParent="0E89B19D" w15:done="1"/>
  <w15:commentEx w15:paraId="31FE2CBE" w15:done="0"/>
  <w15:commentEx w15:paraId="7F07426C" w15:done="1"/>
  <w15:commentEx w15:paraId="548C1B6D" w15:paraIdParent="7F07426C" w15:done="1"/>
  <w15:commentEx w15:paraId="1E04F78C" w15:done="0"/>
  <w15:commentEx w15:paraId="3F996C42" w15:done="0"/>
  <w15:commentEx w15:paraId="7BDAF4DE" w15:done="1"/>
  <w15:commentEx w15:paraId="19F0E123" w15:done="0"/>
  <w15:commentEx w15:paraId="48F9B230" w15:done="1"/>
  <w15:commentEx w15:paraId="2E35B74D" w15:done="1"/>
  <w15:commentEx w15:paraId="5DC5D2F9" w15:done="0"/>
  <w15:commentEx w15:paraId="093B77AC" w15:paraIdParent="5DC5D2F9" w15:done="0"/>
  <w15:commentEx w15:paraId="496AB376" w15:done="0"/>
  <w15:commentEx w15:paraId="1D7395A1" w15:done="0"/>
  <w15:commentEx w15:paraId="24703228" w15:done="0"/>
  <w15:commentEx w15:paraId="7F40EA9D" w15:done="0"/>
  <w15:commentEx w15:paraId="7875912D" w15:done="0"/>
  <w15:commentEx w15:paraId="514F6D33" w15:done="1"/>
  <w15:commentEx w15:paraId="6F1D0F1F" w15:done="1"/>
  <w15:commentEx w15:paraId="48DA110C" w15:done="0"/>
  <w15:commentEx w15:paraId="70CCCBB4" w15:done="1"/>
  <w15:commentEx w15:paraId="7BAFAA21" w15:done="0"/>
  <w15:commentEx w15:paraId="1D1EAA01" w15:done="1"/>
  <w15:commentEx w15:paraId="3C6C9F23" w15:done="1"/>
  <w15:commentEx w15:paraId="2E21D317" w15:done="0"/>
  <w15:commentEx w15:paraId="62ABD6DF" w15:done="0"/>
  <w15:commentEx w15:paraId="755F07B8" w15:done="0"/>
  <w15:commentEx w15:paraId="59B80E76" w15:done="0"/>
  <w15:commentEx w15:paraId="050F9F03" w15:done="0"/>
  <w15:commentEx w15:paraId="4353D6E9" w15:done="0"/>
  <w15:commentEx w15:paraId="0268718E" w15:paraIdParent="4353D6E9" w15:done="0"/>
  <w15:commentEx w15:paraId="7BD8FDF1" w15:done="0"/>
  <w15:commentEx w15:paraId="4E9310F2" w15:done="1"/>
  <w15:commentEx w15:paraId="5861BD61" w15:done="1"/>
  <w15:commentEx w15:paraId="38AB11C6" w15:done="0"/>
  <w15:commentEx w15:paraId="15D5A31D" w15:paraIdParent="38AB11C6" w15:done="0"/>
  <w15:commentEx w15:paraId="3FDF3C45" w15:done="0"/>
  <w15:commentEx w15:paraId="7217E766" w15:done="1"/>
  <w15:commentEx w15:paraId="1A152712" w15:done="1"/>
  <w15:commentEx w15:paraId="3888B07C" w15:done="0"/>
  <w15:commentEx w15:paraId="6EE761CE" w15:done="0"/>
  <w15:commentEx w15:paraId="3DA017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B31DA8" w16cid:durableId="2E1EC28C"/>
  <w16cid:commentId w16cid:paraId="70856F0D" w16cid:durableId="2E1EC28D"/>
  <w16cid:commentId w16cid:paraId="4A022854" w16cid:durableId="2E1EC28E"/>
  <w16cid:commentId w16cid:paraId="4FD1F9DA" w16cid:durableId="2E1EC28F"/>
  <w16cid:commentId w16cid:paraId="456B0A25" w16cid:durableId="2E1EC290"/>
  <w16cid:commentId w16cid:paraId="36710123" w16cid:durableId="2E1EC291"/>
  <w16cid:commentId w16cid:paraId="2845716F" w16cid:durableId="2E1EC292"/>
  <w16cid:commentId w16cid:paraId="0B1D8160" w16cid:durableId="2E1EC293"/>
  <w16cid:commentId w16cid:paraId="4F872455" w16cid:durableId="2E1EC294"/>
  <w16cid:commentId w16cid:paraId="0E89B19D" w16cid:durableId="2E1EC295"/>
  <w16cid:commentId w16cid:paraId="536F9A9E" w16cid:durableId="2E1EC296"/>
  <w16cid:commentId w16cid:paraId="7B8B7D48" w16cid:durableId="2E1EC297"/>
  <w16cid:commentId w16cid:paraId="315223DA" w16cid:durableId="2E1EC298"/>
  <w16cid:commentId w16cid:paraId="31FE2CBE" w16cid:durableId="2E1EC299"/>
  <w16cid:commentId w16cid:paraId="7F07426C" w16cid:durableId="2E1EC29A"/>
  <w16cid:commentId w16cid:paraId="548C1B6D" w16cid:durableId="2E1EC29B"/>
  <w16cid:commentId w16cid:paraId="1E04F78C" w16cid:durableId="2E1EC29C"/>
  <w16cid:commentId w16cid:paraId="3F996C42" w16cid:durableId="2E1EC29D"/>
  <w16cid:commentId w16cid:paraId="7BDAF4DE" w16cid:durableId="2E1EC29E"/>
  <w16cid:commentId w16cid:paraId="19F0E123" w16cid:durableId="2E1EC29F"/>
  <w16cid:commentId w16cid:paraId="48F9B230" w16cid:durableId="2E1EC2A0"/>
  <w16cid:commentId w16cid:paraId="2E35B74D" w16cid:durableId="2E1EC2A1"/>
  <w16cid:commentId w16cid:paraId="5DC5D2F9" w16cid:durableId="2E1EC2A2"/>
  <w16cid:commentId w16cid:paraId="093B77AC" w16cid:durableId="2E1EC2A3"/>
  <w16cid:commentId w16cid:paraId="496AB376" w16cid:durableId="2E1EC2A4"/>
  <w16cid:commentId w16cid:paraId="1D7395A1" w16cid:durableId="2E1EC2A5"/>
  <w16cid:commentId w16cid:paraId="24703228" w16cid:durableId="2E1EC2A6"/>
  <w16cid:commentId w16cid:paraId="7F40EA9D" w16cid:durableId="2E1EC2A7"/>
  <w16cid:commentId w16cid:paraId="7875912D" w16cid:durableId="2E1EC2A8"/>
  <w16cid:commentId w16cid:paraId="514F6D33" w16cid:durableId="2E1EC2A9"/>
  <w16cid:commentId w16cid:paraId="6F1D0F1F" w16cid:durableId="2E1EC2AA"/>
  <w16cid:commentId w16cid:paraId="48DA110C" w16cid:durableId="2E1EC2AB"/>
  <w16cid:commentId w16cid:paraId="70CCCBB4" w16cid:durableId="2E1EC2AC"/>
  <w16cid:commentId w16cid:paraId="7BAFAA21" w16cid:durableId="2E1EC2AD"/>
  <w16cid:commentId w16cid:paraId="1D1EAA01" w16cid:durableId="2E1EC2AE"/>
  <w16cid:commentId w16cid:paraId="3C6C9F23" w16cid:durableId="2E1EC2AF"/>
  <w16cid:commentId w16cid:paraId="2E21D317" w16cid:durableId="2E1EC2B0"/>
  <w16cid:commentId w16cid:paraId="62ABD6DF" w16cid:durableId="2E1EC2B1"/>
  <w16cid:commentId w16cid:paraId="755F07B8" w16cid:durableId="2E1EC2B2"/>
  <w16cid:commentId w16cid:paraId="59B80E76" w16cid:durableId="2E1EC2B3"/>
  <w16cid:commentId w16cid:paraId="050F9F03" w16cid:durableId="2E1EC2B4"/>
  <w16cid:commentId w16cid:paraId="4353D6E9" w16cid:durableId="2E1EC2B5"/>
  <w16cid:commentId w16cid:paraId="0268718E" w16cid:durableId="2E1EC2B6"/>
  <w16cid:commentId w16cid:paraId="7BD8FDF1" w16cid:durableId="2E1EC2B7"/>
  <w16cid:commentId w16cid:paraId="4E9310F2" w16cid:durableId="2E1EC2B8"/>
  <w16cid:commentId w16cid:paraId="5861BD61" w16cid:durableId="2E1EC2B9"/>
  <w16cid:commentId w16cid:paraId="38AB11C6" w16cid:durableId="2E1EC2BA"/>
  <w16cid:commentId w16cid:paraId="15D5A31D" w16cid:durableId="2E1EC2BB"/>
  <w16cid:commentId w16cid:paraId="3FDF3C45" w16cid:durableId="2E1EC2BC"/>
  <w16cid:commentId w16cid:paraId="7217E766" w16cid:durableId="2E1EC2BD"/>
  <w16cid:commentId w16cid:paraId="1A152712" w16cid:durableId="2E1EC2BE"/>
  <w16cid:commentId w16cid:paraId="3888B07C" w16cid:durableId="2E1EC2BF"/>
  <w16cid:commentId w16cid:paraId="6EE761CE" w16cid:durableId="2E1EC2C0"/>
  <w16cid:commentId w16cid:paraId="3DA01718" w16cid:durableId="2E1EC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59E33" w14:textId="77777777" w:rsidR="00FF5413" w:rsidRDefault="00FF5413" w:rsidP="004863D8">
      <w:pPr>
        <w:spacing w:before="0" w:after="0" w:line="240" w:lineRule="auto"/>
      </w:pPr>
      <w:r>
        <w:separator/>
      </w:r>
    </w:p>
  </w:endnote>
  <w:endnote w:type="continuationSeparator" w:id="0">
    <w:p w14:paraId="09668B07" w14:textId="77777777" w:rsidR="00FF5413" w:rsidRDefault="00FF5413" w:rsidP="004863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ter">
    <w:altName w:val="Calibri"/>
    <w:charset w:val="00"/>
    <w:family w:val="auto"/>
    <w:pitch w:val="variable"/>
    <w:sig w:usb0="E0000AFF" w:usb1="5200A1F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C8CF5" w14:textId="77777777" w:rsidR="00FF5413" w:rsidRDefault="00FF5413" w:rsidP="004863D8">
      <w:pPr>
        <w:spacing w:before="0" w:after="0" w:line="240" w:lineRule="auto"/>
      </w:pPr>
      <w:r>
        <w:separator/>
      </w:r>
    </w:p>
  </w:footnote>
  <w:footnote w:type="continuationSeparator" w:id="0">
    <w:p w14:paraId="211DA93E" w14:textId="77777777" w:rsidR="00FF5413" w:rsidRDefault="00FF5413" w:rsidP="004863D8">
      <w:pPr>
        <w:spacing w:before="0" w:after="0" w:line="240" w:lineRule="auto"/>
      </w:pPr>
      <w:r>
        <w:continuationSeparator/>
      </w:r>
    </w:p>
  </w:footnote>
  <w:footnote w:id="1">
    <w:p w14:paraId="78FAE0DC" w14:textId="77777777" w:rsidR="00F149A0" w:rsidRPr="009F6302" w:rsidRDefault="00F149A0" w:rsidP="004863D8">
      <w:pPr>
        <w:pStyle w:val="FootnoteText"/>
        <w:rPr>
          <w:rFonts w:ascii="Times New Roman" w:hAnsi="Times New Roman" w:cs="Times New Roman"/>
          <w:sz w:val="18"/>
          <w:szCs w:val="18"/>
        </w:rPr>
      </w:pPr>
      <w:r w:rsidRPr="009F6302">
        <w:rPr>
          <w:rStyle w:val="FootnoteReference"/>
          <w:rFonts w:ascii="Times New Roman" w:hAnsi="Times New Roman" w:cs="Times New Roman"/>
          <w:sz w:val="18"/>
          <w:szCs w:val="18"/>
        </w:rPr>
        <w:footnoteRef/>
      </w:r>
      <w:r w:rsidRPr="009F6302">
        <w:rPr>
          <w:rFonts w:ascii="Times New Roman" w:hAnsi="Times New Roman" w:cs="Times New Roman"/>
          <w:sz w:val="18"/>
          <w:szCs w:val="18"/>
        </w:rPr>
        <w:t xml:space="preserve"> La Ordenanza 41 de 1975 marcó un hito en la planeación territorial al establecer la división del departamento en nueve subregiones, entendidas estas como una unidad territorial y administrativa de actuación, básica para efectos de la planificación de carácter subdepartamental, en la cual se identifican zonas para conciliar la planificación integral y la gestión administrativa, según lo establece la Ordenanza 34 de 2006 por medio de la cual se crea, estructura e institucionaliza el Sistema Departamental de Planificación. Estas subregiones son a saber: Bajo Cauca, Magdalena Medio, Nordeste, Norte, Occidente, Oriente, Suroeste, Urabá y Valle de Aburrá</w:t>
      </w:r>
    </w:p>
  </w:footnote>
  <w:footnote w:id="2">
    <w:p w14:paraId="4B914FBB" w14:textId="77777777" w:rsidR="00F149A0" w:rsidRPr="00B57D5E" w:rsidRDefault="00F149A0" w:rsidP="004863D8">
      <w:pPr>
        <w:pStyle w:val="FootnoteText"/>
        <w:rPr>
          <w:rFonts w:ascii="Times New Roman" w:hAnsi="Times New Roman" w:cs="Times New Roman"/>
          <w:sz w:val="18"/>
          <w:szCs w:val="18"/>
        </w:rPr>
      </w:pPr>
      <w:r w:rsidRPr="00B57D5E">
        <w:rPr>
          <w:rStyle w:val="FootnoteReference"/>
          <w:rFonts w:ascii="Times New Roman" w:hAnsi="Times New Roman" w:cs="Times New Roman"/>
          <w:sz w:val="18"/>
          <w:szCs w:val="18"/>
        </w:rPr>
        <w:footnoteRef/>
      </w:r>
      <w:r w:rsidRPr="00B57D5E">
        <w:rPr>
          <w:rFonts w:ascii="Times New Roman" w:hAnsi="Times New Roman" w:cs="Times New Roman"/>
          <w:sz w:val="18"/>
          <w:szCs w:val="18"/>
        </w:rPr>
        <w:t xml:space="preserve"> La Ley 338 de 1997, define los contenidos mínimos correspondientes a los principales instrumentos de planificación territorial (POT, PBOT y EOT) como instrumentos básicos para desarrollar el ordenamiento del territorio con políticas, directrices, objetivos, estrategias, metas, programas, proyectos y normas adoptadas para administrar el desarrollo físico del territorio y la utilización del suelo</w:t>
      </w:r>
      <w:r w:rsidRPr="00B57D5E">
        <w:rPr>
          <w:rFonts w:ascii="Times New Roman" w:eastAsia="Arial" w:hAnsi="Times New Roman" w:cs="Times New Roman"/>
          <w:sz w:val="18"/>
          <w:szCs w:val="18"/>
        </w:rPr>
        <w:t>.</w:t>
      </w:r>
    </w:p>
  </w:footnote>
  <w:footnote w:id="3">
    <w:p w14:paraId="20ACA3DC" w14:textId="77777777" w:rsidR="00F149A0" w:rsidRPr="006B76CE" w:rsidRDefault="00F149A0" w:rsidP="004863D8">
      <w:pPr>
        <w:pStyle w:val="FootnoteText"/>
        <w:rPr>
          <w:rFonts w:ascii="Times New Roman" w:hAnsi="Times New Roman" w:cs="Times New Roman"/>
          <w:sz w:val="18"/>
          <w:szCs w:val="18"/>
        </w:rPr>
      </w:pPr>
      <w:r w:rsidRPr="006B76CE">
        <w:rPr>
          <w:rStyle w:val="FootnoteReference"/>
          <w:rFonts w:ascii="Times New Roman" w:hAnsi="Times New Roman" w:cs="Times New Roman"/>
          <w:sz w:val="18"/>
          <w:szCs w:val="18"/>
        </w:rPr>
        <w:footnoteRef/>
      </w:r>
      <w:r w:rsidRPr="006B76CE">
        <w:rPr>
          <w:rFonts w:ascii="Times New Roman" w:hAnsi="Times New Roman" w:cs="Times New Roman"/>
          <w:sz w:val="18"/>
          <w:szCs w:val="18"/>
        </w:rPr>
        <w:t xml:space="preserve"> Los municipios de Campamento y Valdivia no cuentan con POMCA y/o PORH formulado dentro de los insumos disponibles, hallazgo que no implica necesariamente la ausencia de regulación hídrica, sino que evidencia la necesidad de priorizar la formulación de instrumentos de ordenamiento para estas cuencas, particularmente considerando la relevancia estratégica de Ituango como sede del proyecto Hidroituango y de Valdivia como corredor de conectividad hacia el Bajo Cauca.</w:t>
      </w:r>
    </w:p>
  </w:footnote>
  <w:footnote w:id="4">
    <w:p w14:paraId="1A16EA1E" w14:textId="77777777" w:rsidR="00F149A0" w:rsidRDefault="00F149A0" w:rsidP="004863D8">
      <w:pPr>
        <w:pStyle w:val="FootnoteText"/>
      </w:pPr>
      <w:r w:rsidRPr="27CEE20B">
        <w:rPr>
          <w:rStyle w:val="FootnoteReference"/>
          <w:rFonts w:ascii="Times New Roman" w:eastAsia="Times New Roman" w:hAnsi="Times New Roman" w:cs="Times New Roman"/>
        </w:rPr>
        <w:footnoteRef/>
      </w:r>
      <w:r w:rsidRPr="27CEE20B">
        <w:rPr>
          <w:rFonts w:ascii="Times New Roman" w:eastAsia="Times New Roman" w:hAnsi="Times New Roman" w:cs="Times New Roman"/>
        </w:rPr>
        <w:t xml:space="preserve"> </w:t>
      </w:r>
      <w:r w:rsidRPr="27CEE20B">
        <w:rPr>
          <w:rFonts w:ascii="Times New Roman" w:eastAsia="Times New Roman" w:hAnsi="Times New Roman" w:cs="Times New Roman"/>
          <w:color w:val="000000" w:themeColor="text1"/>
        </w:rPr>
        <w:t>Cálculo del promedio ponderado por cantidad de viviendas, que es equivalente al cálculo del índice para los totales agregados</w:t>
      </w:r>
      <w:r w:rsidRPr="27CEE20B">
        <w:rPr>
          <w:rFonts w:ascii="Segoe UI" w:eastAsia="Segoe UI" w:hAnsi="Segoe UI" w:cs="Segoe UI"/>
          <w:color w:val="000000" w:themeColor="text1"/>
        </w:rPr>
        <w:t>.</w:t>
      </w:r>
    </w:p>
  </w:footnote>
  <w:footnote w:id="5">
    <w:p w14:paraId="7C204767" w14:textId="77777777" w:rsidR="00F149A0" w:rsidRDefault="00F149A0" w:rsidP="004863D8">
      <w:pPr>
        <w:pStyle w:val="FootnoteText"/>
      </w:pPr>
      <w:r w:rsidRPr="396414BE">
        <w:rPr>
          <w:rStyle w:val="FootnoteReference"/>
        </w:rPr>
        <w:footnoteRef/>
      </w:r>
      <w:r>
        <w:t xml:space="preserve"> Datos originales marcados como cero (0) con comentario: </w:t>
      </w:r>
      <w:r w:rsidRPr="75AA67FD">
        <w:rPr>
          <w:i/>
          <w:iCs/>
        </w:rPr>
        <w:t xml:space="preserve">“Por deficiencia en la CALIDAD de la información de esta Entidad, no procede la CERTIFICACIÓN” </w:t>
      </w:r>
      <w:r>
        <w:t>(Contraloría, s.f.).</w:t>
      </w:r>
    </w:p>
  </w:footnote>
  <w:footnote w:id="6">
    <w:p w14:paraId="7D6037B2" w14:textId="77777777" w:rsidR="00F149A0" w:rsidRDefault="00F149A0" w:rsidP="004863D8">
      <w:pPr>
        <w:pStyle w:val="FootnoteText"/>
        <w:rPr>
          <w:rFonts w:ascii="Times New Roman" w:eastAsia="Times New Roman" w:hAnsi="Times New Roman" w:cs="Times New Roman"/>
        </w:rPr>
      </w:pPr>
      <w:r w:rsidRPr="75AA67FD">
        <w:rPr>
          <w:rStyle w:val="FootnoteReference"/>
          <w:rFonts w:ascii="Times New Roman" w:eastAsia="Times New Roman" w:hAnsi="Times New Roman" w:cs="Times New Roman"/>
        </w:rPr>
        <w:footnoteRef/>
      </w:r>
      <w:r w:rsidRPr="75AA67FD">
        <w:rPr>
          <w:rFonts w:ascii="Times New Roman" w:eastAsia="Times New Roman" w:hAnsi="Times New Roman" w:cs="Times New Roman"/>
        </w:rPr>
        <w:t xml:space="preserve"> Promedio ponderado siguiendo la recomendación de la documentación del ICM (ponderación por población).</w:t>
      </w:r>
    </w:p>
  </w:footnote>
  <w:footnote w:id="7">
    <w:p w14:paraId="6F459C7A" w14:textId="77777777" w:rsidR="00F149A0" w:rsidRPr="00A4388E" w:rsidRDefault="00F149A0" w:rsidP="004863D8">
      <w:pPr>
        <w:pStyle w:val="FootnoteText"/>
        <w:rPr>
          <w:rFonts w:ascii="Times New Roman" w:hAnsi="Times New Roman" w:cs="Times New Roman"/>
          <w:sz w:val="18"/>
          <w:szCs w:val="18"/>
        </w:rPr>
      </w:pPr>
      <w:r w:rsidRPr="00A4388E">
        <w:rPr>
          <w:rStyle w:val="FootnoteReference"/>
          <w:rFonts w:ascii="Times New Roman" w:hAnsi="Times New Roman" w:cs="Times New Roman"/>
          <w:sz w:val="18"/>
          <w:szCs w:val="18"/>
        </w:rPr>
        <w:footnoteRef/>
      </w:r>
      <w:r w:rsidRPr="00A4388E">
        <w:rPr>
          <w:rFonts w:ascii="Times New Roman" w:hAnsi="Times New Roman" w:cs="Times New Roman"/>
          <w:sz w:val="18"/>
          <w:szCs w:val="18"/>
        </w:rPr>
        <w:t xml:space="preserve"> Agregado departamental no calculado en los resultados base de la ECV 2023. Tampoco se realiza agregación dada su complejidad metodológica.</w:t>
      </w:r>
    </w:p>
  </w:footnote>
  <w:footnote w:id="8">
    <w:p w14:paraId="5C90D50D" w14:textId="77777777" w:rsidR="00F149A0" w:rsidRPr="00EB36F8" w:rsidRDefault="00F149A0" w:rsidP="004863D8">
      <w:pPr>
        <w:pStyle w:val="FootnoteText"/>
        <w:rPr>
          <w:rFonts w:ascii="Times New Roman" w:hAnsi="Times New Roman" w:cs="Times New Roman"/>
          <w:sz w:val="18"/>
          <w:szCs w:val="18"/>
        </w:rPr>
      </w:pPr>
      <w:r w:rsidRPr="00EB36F8">
        <w:rPr>
          <w:rStyle w:val="FootnoteReference"/>
          <w:rFonts w:ascii="Times New Roman" w:hAnsi="Times New Roman" w:cs="Times New Roman"/>
          <w:sz w:val="18"/>
          <w:szCs w:val="18"/>
        </w:rPr>
        <w:footnoteRef/>
      </w:r>
      <w:r w:rsidRPr="00EB36F8">
        <w:rPr>
          <w:rFonts w:ascii="Times New Roman" w:hAnsi="Times New Roman" w:cs="Times New Roman"/>
          <w:sz w:val="18"/>
          <w:szCs w:val="18"/>
        </w:rPr>
        <w:t xml:space="preserve"> Para el caso de la PAP Bio-energética del Norte de Antioquia son los municipios de San José de la Montaña, Carolina del Príncipe, Yarumal y Gómez Plata los que hacen parte de grupo. De acuerdo con los resultados de las Evaluaciones Agropecuarias Municipales (EVA) para el 2024, estos cuatro municipios sumaban 96,190 bovinos, lo que equivale al 35.61% del total de bovinos incluidos en el Inventario de especies pecuarias para los 13 municipios de la Provincia. Es importante mencionar que, de acuerdo con la información disponible, no hay una clasificación de estos según su biotipo, por lo que no es posible especificar cuántos de ellos están destinados de manera exclusiva a la producción lechera.          </w:t>
      </w:r>
    </w:p>
  </w:footnote>
  <w:footnote w:id="9">
    <w:p w14:paraId="3B4A40BE" w14:textId="77777777" w:rsidR="00F149A0" w:rsidRDefault="00F149A0" w:rsidP="004863D8">
      <w:pPr>
        <w:pStyle w:val="FootnoteText"/>
      </w:pPr>
      <w:r w:rsidRPr="7A5A1C4E">
        <w:rPr>
          <w:rStyle w:val="FootnoteReference"/>
        </w:rPr>
        <w:footnoteRef/>
      </w:r>
      <w:r>
        <w:t xml:space="preserve"> </w:t>
      </w:r>
      <w:r w:rsidRPr="7A5A1C4E">
        <w:t>Los porcentajes superiores al 100% en Ituango, Campamento, San José de la Montaña y Toledo se eplican porque la extensión x municipal proviene del IGAG, mientras que el suelo rural proviene del catastro (Gobernación de Antioquia - DAP); al ser fuentes con metodologías distintas —límites administrativos vs. polígonos de predios registrados—, la suma catastral puede exceder el área oficial del municipio. No corresponde a un error de cálculo, sino a una diferencia metodológica entre fuentes.</w:t>
      </w:r>
    </w:p>
  </w:footnote>
  <w:footnote w:id="10">
    <w:p w14:paraId="2AA29DE1" w14:textId="77777777" w:rsidR="00F149A0" w:rsidRPr="009742B7" w:rsidRDefault="00F149A0" w:rsidP="004863D8">
      <w:pPr>
        <w:pStyle w:val="FootnoteText"/>
        <w:contextualSpacing/>
        <w:rPr>
          <w:rFonts w:ascii="Times New Roman" w:hAnsi="Times New Roman" w:cs="Times New Roman"/>
          <w:sz w:val="18"/>
          <w:szCs w:val="18"/>
        </w:rPr>
      </w:pPr>
      <w:r w:rsidRPr="009742B7">
        <w:rPr>
          <w:rStyle w:val="FootnoteReference"/>
          <w:rFonts w:ascii="Times New Roman" w:hAnsi="Times New Roman" w:cs="Times New Roman"/>
          <w:sz w:val="18"/>
          <w:szCs w:val="18"/>
        </w:rPr>
        <w:footnoteRef/>
      </w:r>
      <w:r w:rsidRPr="009742B7">
        <w:rPr>
          <w:rFonts w:ascii="Times New Roman" w:hAnsi="Times New Roman" w:cs="Times New Roman"/>
          <w:sz w:val="18"/>
          <w:szCs w:val="18"/>
        </w:rPr>
        <w:t xml:space="preserve"> Se entiende por cultivos transitorios aquellos cuyo ciclo vegetativo o de producción es menor a un año. Se caracterizan porque, al momento de la cosecha, la planta generalmente se remueve, se corta o muere, por lo que es necesario volver a sembrar y preparar el terreno para obtener una nueva cosecha </w:t>
      </w:r>
      <w:r w:rsidRPr="009742B7">
        <w:rPr>
          <w:rFonts w:ascii="Times New Roman" w:hAnsi="Times New Roman" w:cs="Times New Roman"/>
          <w:noProof/>
          <w:sz w:val="18"/>
          <w:szCs w:val="18"/>
        </w:rPr>
        <w:t>(DANE, 2023)</w:t>
      </w:r>
      <w:r w:rsidRPr="009742B7">
        <w:rPr>
          <w:rFonts w:ascii="Times New Roman" w:hAnsi="Times New Roman" w:cs="Times New Roman"/>
          <w:sz w:val="18"/>
          <w:szCs w:val="18"/>
        </w:rPr>
        <w:t>.</w:t>
      </w:r>
    </w:p>
  </w:footnote>
  <w:footnote w:id="11">
    <w:p w14:paraId="3B8F86F2" w14:textId="77777777" w:rsidR="00F149A0" w:rsidRPr="00C15B72" w:rsidRDefault="00F149A0" w:rsidP="004863D8">
      <w:pPr>
        <w:pStyle w:val="FootnoteText"/>
        <w:contextualSpacing/>
      </w:pPr>
      <w:r w:rsidRPr="009742B7">
        <w:rPr>
          <w:rStyle w:val="FootnoteReference"/>
          <w:rFonts w:ascii="Times New Roman" w:hAnsi="Times New Roman" w:cs="Times New Roman"/>
          <w:sz w:val="18"/>
          <w:szCs w:val="18"/>
        </w:rPr>
        <w:footnoteRef/>
      </w:r>
      <w:r w:rsidRPr="009742B7">
        <w:rPr>
          <w:rFonts w:ascii="Times New Roman" w:hAnsi="Times New Roman" w:cs="Times New Roman"/>
          <w:sz w:val="18"/>
          <w:szCs w:val="18"/>
        </w:rPr>
        <w:t xml:space="preserve"> De otro lado, los cultivos permanentes son aquellos cuyo ciclo vegetativo dura más de un año -generalmente varios años-. Después de ser plantados, tardan un tiempo relativamente largo en llegar a su etapa productiva, pero ofrecen múltiples cosechas a lo largo de su vida útil sin necesidad de ser replantados tras la recolección (DANE, 2023).  </w:t>
      </w:r>
      <w:r w:rsidRPr="009742B7">
        <w:rPr>
          <w:rFonts w:ascii="Times New Roman" w:hAnsi="Times New Roman" w:cs="Times New Roman"/>
        </w:rPr>
        <w:t xml:space="preserve"> </w:t>
      </w:r>
    </w:p>
  </w:footnote>
  <w:footnote w:id="12">
    <w:p w14:paraId="0C38D353" w14:textId="77777777" w:rsidR="00F149A0" w:rsidRPr="003564A0" w:rsidRDefault="00F149A0" w:rsidP="004863D8">
      <w:pPr>
        <w:pStyle w:val="FootnoteText"/>
        <w:rPr>
          <w:rFonts w:ascii="Times New Roman" w:hAnsi="Times New Roman" w:cs="Times New Roman"/>
          <w:sz w:val="18"/>
          <w:szCs w:val="18"/>
        </w:rPr>
      </w:pPr>
      <w:r w:rsidRPr="003564A0">
        <w:rPr>
          <w:rStyle w:val="FootnoteReference"/>
          <w:rFonts w:ascii="Times New Roman" w:hAnsi="Times New Roman" w:cs="Times New Roman"/>
          <w:sz w:val="18"/>
          <w:szCs w:val="18"/>
        </w:rPr>
        <w:footnoteRef/>
      </w:r>
      <w:r w:rsidRPr="003564A0">
        <w:rPr>
          <w:rFonts w:ascii="Times New Roman" w:hAnsi="Times New Roman" w:cs="Times New Roman"/>
          <w:sz w:val="18"/>
          <w:szCs w:val="18"/>
        </w:rPr>
        <w:t xml:space="preserve"> </w:t>
      </w:r>
      <w:r w:rsidRPr="003564A0">
        <w:rPr>
          <w:rFonts w:ascii="Times New Roman" w:eastAsia="Calibri" w:hAnsi="Times New Roman" w:cs="Times New Roman"/>
          <w:sz w:val="18"/>
          <w:szCs w:val="18"/>
        </w:rPr>
        <w:t>El cual se mide entre 0 y 100, siendo 0 bajo y 100 alto.</w:t>
      </w:r>
    </w:p>
  </w:footnote>
  <w:footnote w:id="13">
    <w:p w14:paraId="7B0FCFB8" w14:textId="77777777" w:rsidR="00F149A0" w:rsidRPr="008D78FC" w:rsidRDefault="00F149A0" w:rsidP="004863D8">
      <w:pPr>
        <w:pStyle w:val="FootnoteText"/>
        <w:rPr>
          <w:rFonts w:ascii="Times New Roman" w:hAnsi="Times New Roman" w:cs="Times New Roman"/>
          <w:sz w:val="18"/>
          <w:szCs w:val="18"/>
        </w:rPr>
      </w:pPr>
      <w:r w:rsidRPr="008D78FC">
        <w:rPr>
          <w:rStyle w:val="FootnoteReference"/>
          <w:rFonts w:ascii="Times New Roman" w:hAnsi="Times New Roman" w:cs="Times New Roman"/>
          <w:sz w:val="18"/>
          <w:szCs w:val="18"/>
        </w:rPr>
        <w:footnoteRef/>
      </w:r>
      <w:r w:rsidRPr="008D78FC">
        <w:rPr>
          <w:rFonts w:ascii="Times New Roman" w:hAnsi="Times New Roman" w:cs="Times New Roman"/>
          <w:sz w:val="18"/>
          <w:szCs w:val="18"/>
        </w:rPr>
        <w:t xml:space="preserve"> Relación entre el número de estudiantes matriculados en edad (5 a 16 años) y el total de la población correspondiente a esa misma edad. Cuando las proyecciones de población del DANE no capturan adecuadamente los flujos migratorios internos, puede alcanzar valores mayores al 100%</w:t>
      </w:r>
    </w:p>
  </w:footnote>
  <w:footnote w:id="14">
    <w:p w14:paraId="28A0CB5E" w14:textId="77777777" w:rsidR="00F149A0" w:rsidRDefault="00F149A0" w:rsidP="004863D8">
      <w:pPr>
        <w:pStyle w:val="FootnoteText"/>
      </w:pPr>
      <w:r w:rsidRPr="75AA67FD">
        <w:rPr>
          <w:rStyle w:val="FootnoteReference"/>
        </w:rPr>
        <w:footnoteRef/>
      </w:r>
      <w:r>
        <w:t xml:space="preserve"> Promedio ponderado por población en edad teórica de estudio con datos de DANE (s.f.-b).</w:t>
      </w:r>
    </w:p>
  </w:footnote>
  <w:footnote w:id="15">
    <w:p w14:paraId="3BA6A300" w14:textId="77777777" w:rsidR="00F149A0" w:rsidRDefault="00F149A0" w:rsidP="004863D8">
      <w:pPr>
        <w:pStyle w:val="FootnoteText"/>
        <w:rPr>
          <w:rFonts w:ascii="Times New Roman" w:eastAsia="Times New Roman" w:hAnsi="Times New Roman" w:cs="Times New Roman"/>
        </w:rPr>
      </w:pPr>
      <w:r w:rsidRPr="75AA67FD">
        <w:rPr>
          <w:rStyle w:val="FootnoteReference"/>
          <w:rFonts w:ascii="Times New Roman" w:eastAsia="Times New Roman" w:hAnsi="Times New Roman" w:cs="Times New Roman"/>
        </w:rPr>
        <w:footnoteRef/>
      </w:r>
      <w:r w:rsidRPr="75AA67FD">
        <w:rPr>
          <w:rFonts w:ascii="Times New Roman" w:eastAsia="Times New Roman" w:hAnsi="Times New Roman" w:cs="Times New Roman"/>
        </w:rPr>
        <w:t xml:space="preserve"> Estimación propia mediante promedio ponderado por población matriculada.</w:t>
      </w:r>
    </w:p>
  </w:footnote>
  <w:footnote w:id="16">
    <w:p w14:paraId="02C80647" w14:textId="77777777" w:rsidR="00F149A0" w:rsidRPr="00B279AF" w:rsidRDefault="00F149A0" w:rsidP="004863D8">
      <w:pPr>
        <w:pStyle w:val="FootnoteText"/>
        <w:rPr>
          <w:rFonts w:ascii="Times New Roman" w:hAnsi="Times New Roman" w:cs="Times New Roman"/>
          <w:sz w:val="18"/>
          <w:szCs w:val="18"/>
        </w:rPr>
      </w:pPr>
      <w:r w:rsidRPr="00B279AF">
        <w:rPr>
          <w:rStyle w:val="FootnoteReference"/>
          <w:rFonts w:ascii="Times New Roman" w:hAnsi="Times New Roman" w:cs="Times New Roman"/>
          <w:sz w:val="18"/>
          <w:szCs w:val="18"/>
        </w:rPr>
        <w:footnoteRef/>
      </w:r>
      <w:r w:rsidRPr="00B279AF">
        <w:rPr>
          <w:rFonts w:ascii="Times New Roman" w:hAnsi="Times New Roman" w:cs="Times New Roman"/>
          <w:sz w:val="18"/>
          <w:szCs w:val="18"/>
        </w:rPr>
        <w:t xml:space="preserve"> La estimación de cobertura puede producir valores superiores al 100% por movimientos migratorios no registrados y diferencias entre estimaciones poblacionales del DANE y base de afiliados a la hora de calcular el indicador.</w:t>
      </w:r>
    </w:p>
  </w:footnote>
  <w:footnote w:id="17">
    <w:p w14:paraId="4EA58C03" w14:textId="77777777" w:rsidR="00F149A0" w:rsidRDefault="00F149A0" w:rsidP="004863D8">
      <w:pPr>
        <w:pStyle w:val="FootnoteText"/>
      </w:pPr>
      <w:r w:rsidRPr="2C3D3FD4">
        <w:rPr>
          <w:rStyle w:val="FootnoteReference"/>
        </w:rPr>
        <w:footnoteRef/>
      </w:r>
      <w:r>
        <w:t xml:space="preserve"> Víctimas por ocurrencia son personas reconocidas en el marco de la Ley 1448 de 2011 que fueron víctimas de un hecho victimizante en el territorio colombiano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08DD"/>
    <w:multiLevelType w:val="hybridMultilevel"/>
    <w:tmpl w:val="54B633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AF8CDD"/>
    <w:multiLevelType w:val="hybridMultilevel"/>
    <w:tmpl w:val="85B62540"/>
    <w:lvl w:ilvl="0" w:tplc="8CB2086E">
      <w:start w:val="1"/>
      <w:numFmt w:val="bullet"/>
      <w:lvlText w:val=""/>
      <w:lvlJc w:val="left"/>
      <w:pPr>
        <w:ind w:left="720" w:hanging="360"/>
      </w:pPr>
      <w:rPr>
        <w:rFonts w:ascii="Symbol" w:hAnsi="Symbol" w:hint="default"/>
      </w:rPr>
    </w:lvl>
    <w:lvl w:ilvl="1" w:tplc="BAA49C82">
      <w:start w:val="1"/>
      <w:numFmt w:val="bullet"/>
      <w:lvlText w:val="o"/>
      <w:lvlJc w:val="left"/>
      <w:pPr>
        <w:ind w:left="1440" w:hanging="360"/>
      </w:pPr>
      <w:rPr>
        <w:rFonts w:ascii="Courier New" w:hAnsi="Courier New" w:hint="default"/>
      </w:rPr>
    </w:lvl>
    <w:lvl w:ilvl="2" w:tplc="BD8654CE">
      <w:start w:val="1"/>
      <w:numFmt w:val="bullet"/>
      <w:lvlText w:val=""/>
      <w:lvlJc w:val="left"/>
      <w:pPr>
        <w:ind w:left="2160" w:hanging="360"/>
      </w:pPr>
      <w:rPr>
        <w:rFonts w:ascii="Wingdings" w:hAnsi="Wingdings" w:hint="default"/>
      </w:rPr>
    </w:lvl>
    <w:lvl w:ilvl="3" w:tplc="BF48D584">
      <w:start w:val="1"/>
      <w:numFmt w:val="bullet"/>
      <w:lvlText w:val=""/>
      <w:lvlJc w:val="left"/>
      <w:pPr>
        <w:ind w:left="2880" w:hanging="360"/>
      </w:pPr>
      <w:rPr>
        <w:rFonts w:ascii="Symbol" w:hAnsi="Symbol" w:hint="default"/>
      </w:rPr>
    </w:lvl>
    <w:lvl w:ilvl="4" w:tplc="A0D6BA6C">
      <w:start w:val="1"/>
      <w:numFmt w:val="bullet"/>
      <w:lvlText w:val="o"/>
      <w:lvlJc w:val="left"/>
      <w:pPr>
        <w:ind w:left="3600" w:hanging="360"/>
      </w:pPr>
      <w:rPr>
        <w:rFonts w:ascii="Courier New" w:hAnsi="Courier New" w:hint="default"/>
      </w:rPr>
    </w:lvl>
    <w:lvl w:ilvl="5" w:tplc="73F646EE">
      <w:start w:val="1"/>
      <w:numFmt w:val="bullet"/>
      <w:lvlText w:val=""/>
      <w:lvlJc w:val="left"/>
      <w:pPr>
        <w:ind w:left="4320" w:hanging="360"/>
      </w:pPr>
      <w:rPr>
        <w:rFonts w:ascii="Wingdings" w:hAnsi="Wingdings" w:hint="default"/>
      </w:rPr>
    </w:lvl>
    <w:lvl w:ilvl="6" w:tplc="7C425D12">
      <w:start w:val="1"/>
      <w:numFmt w:val="bullet"/>
      <w:lvlText w:val=""/>
      <w:lvlJc w:val="left"/>
      <w:pPr>
        <w:ind w:left="5040" w:hanging="360"/>
      </w:pPr>
      <w:rPr>
        <w:rFonts w:ascii="Symbol" w:hAnsi="Symbol" w:hint="default"/>
      </w:rPr>
    </w:lvl>
    <w:lvl w:ilvl="7" w:tplc="13C4C8F8">
      <w:start w:val="1"/>
      <w:numFmt w:val="bullet"/>
      <w:lvlText w:val="o"/>
      <w:lvlJc w:val="left"/>
      <w:pPr>
        <w:ind w:left="5760" w:hanging="360"/>
      </w:pPr>
      <w:rPr>
        <w:rFonts w:ascii="Courier New" w:hAnsi="Courier New" w:hint="default"/>
      </w:rPr>
    </w:lvl>
    <w:lvl w:ilvl="8" w:tplc="729AE612">
      <w:start w:val="1"/>
      <w:numFmt w:val="bullet"/>
      <w:lvlText w:val=""/>
      <w:lvlJc w:val="left"/>
      <w:pPr>
        <w:ind w:left="6480" w:hanging="360"/>
      </w:pPr>
      <w:rPr>
        <w:rFonts w:ascii="Wingdings" w:hAnsi="Wingdings" w:hint="default"/>
      </w:rPr>
    </w:lvl>
  </w:abstractNum>
  <w:abstractNum w:abstractNumId="2" w15:restartNumberingAfterBreak="0">
    <w:nsid w:val="0914025E"/>
    <w:multiLevelType w:val="hybridMultilevel"/>
    <w:tmpl w:val="E16229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578BD"/>
    <w:multiLevelType w:val="hybridMultilevel"/>
    <w:tmpl w:val="6C9E4C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64101E8"/>
    <w:multiLevelType w:val="hybridMultilevel"/>
    <w:tmpl w:val="90EE6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7AE60C3"/>
    <w:multiLevelType w:val="hybridMultilevel"/>
    <w:tmpl w:val="87D6B0D4"/>
    <w:lvl w:ilvl="0" w:tplc="372A9D3A">
      <w:start w:val="1"/>
      <w:numFmt w:val="bullet"/>
      <w:lvlText w:val="·"/>
      <w:lvlJc w:val="left"/>
      <w:pPr>
        <w:ind w:left="720" w:hanging="360"/>
      </w:pPr>
      <w:rPr>
        <w:rFonts w:ascii="Symbol" w:hAnsi="Symbol" w:hint="default"/>
      </w:rPr>
    </w:lvl>
    <w:lvl w:ilvl="1" w:tplc="35FC767C">
      <w:start w:val="1"/>
      <w:numFmt w:val="bullet"/>
      <w:lvlText w:val="o"/>
      <w:lvlJc w:val="left"/>
      <w:pPr>
        <w:ind w:left="1440" w:hanging="360"/>
      </w:pPr>
      <w:rPr>
        <w:rFonts w:ascii="Courier New" w:hAnsi="Courier New" w:hint="default"/>
      </w:rPr>
    </w:lvl>
    <w:lvl w:ilvl="2" w:tplc="145EBAA6">
      <w:start w:val="1"/>
      <w:numFmt w:val="bullet"/>
      <w:lvlText w:val=""/>
      <w:lvlJc w:val="left"/>
      <w:pPr>
        <w:ind w:left="2160" w:hanging="360"/>
      </w:pPr>
      <w:rPr>
        <w:rFonts w:ascii="Wingdings" w:hAnsi="Wingdings" w:hint="default"/>
      </w:rPr>
    </w:lvl>
    <w:lvl w:ilvl="3" w:tplc="1982F3BC">
      <w:start w:val="1"/>
      <w:numFmt w:val="bullet"/>
      <w:lvlText w:val=""/>
      <w:lvlJc w:val="left"/>
      <w:pPr>
        <w:ind w:left="2880" w:hanging="360"/>
      </w:pPr>
      <w:rPr>
        <w:rFonts w:ascii="Symbol" w:hAnsi="Symbol" w:hint="default"/>
      </w:rPr>
    </w:lvl>
    <w:lvl w:ilvl="4" w:tplc="1B1A2978">
      <w:start w:val="1"/>
      <w:numFmt w:val="bullet"/>
      <w:lvlText w:val="o"/>
      <w:lvlJc w:val="left"/>
      <w:pPr>
        <w:ind w:left="3600" w:hanging="360"/>
      </w:pPr>
      <w:rPr>
        <w:rFonts w:ascii="Courier New" w:hAnsi="Courier New" w:hint="default"/>
      </w:rPr>
    </w:lvl>
    <w:lvl w:ilvl="5" w:tplc="5E8A49F0">
      <w:start w:val="1"/>
      <w:numFmt w:val="bullet"/>
      <w:lvlText w:val=""/>
      <w:lvlJc w:val="left"/>
      <w:pPr>
        <w:ind w:left="4320" w:hanging="360"/>
      </w:pPr>
      <w:rPr>
        <w:rFonts w:ascii="Wingdings" w:hAnsi="Wingdings" w:hint="default"/>
      </w:rPr>
    </w:lvl>
    <w:lvl w:ilvl="6" w:tplc="DC9E4DAE">
      <w:start w:val="1"/>
      <w:numFmt w:val="bullet"/>
      <w:lvlText w:val=""/>
      <w:lvlJc w:val="left"/>
      <w:pPr>
        <w:ind w:left="5040" w:hanging="360"/>
      </w:pPr>
      <w:rPr>
        <w:rFonts w:ascii="Symbol" w:hAnsi="Symbol" w:hint="default"/>
      </w:rPr>
    </w:lvl>
    <w:lvl w:ilvl="7" w:tplc="788649D4">
      <w:start w:val="1"/>
      <w:numFmt w:val="bullet"/>
      <w:lvlText w:val="o"/>
      <w:lvlJc w:val="left"/>
      <w:pPr>
        <w:ind w:left="5760" w:hanging="360"/>
      </w:pPr>
      <w:rPr>
        <w:rFonts w:ascii="Courier New" w:hAnsi="Courier New" w:hint="default"/>
      </w:rPr>
    </w:lvl>
    <w:lvl w:ilvl="8" w:tplc="AF282B78">
      <w:start w:val="1"/>
      <w:numFmt w:val="bullet"/>
      <w:lvlText w:val=""/>
      <w:lvlJc w:val="left"/>
      <w:pPr>
        <w:ind w:left="6480" w:hanging="360"/>
      </w:pPr>
      <w:rPr>
        <w:rFonts w:ascii="Wingdings" w:hAnsi="Wingdings" w:hint="default"/>
      </w:rPr>
    </w:lvl>
  </w:abstractNum>
  <w:abstractNum w:abstractNumId="6" w15:restartNumberingAfterBreak="0">
    <w:nsid w:val="2586331E"/>
    <w:multiLevelType w:val="hybridMultilevel"/>
    <w:tmpl w:val="A4C46C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6C6971F"/>
    <w:multiLevelType w:val="hybridMultilevel"/>
    <w:tmpl w:val="F3D0F61A"/>
    <w:lvl w:ilvl="0" w:tplc="00A03A86">
      <w:start w:val="1"/>
      <w:numFmt w:val="bullet"/>
      <w:lvlText w:val=""/>
      <w:lvlJc w:val="left"/>
      <w:pPr>
        <w:ind w:left="720" w:hanging="360"/>
      </w:pPr>
      <w:rPr>
        <w:rFonts w:ascii="Symbol" w:hAnsi="Symbol" w:hint="default"/>
      </w:rPr>
    </w:lvl>
    <w:lvl w:ilvl="1" w:tplc="7D301EF0">
      <w:start w:val="1"/>
      <w:numFmt w:val="bullet"/>
      <w:lvlText w:val="o"/>
      <w:lvlJc w:val="left"/>
      <w:pPr>
        <w:ind w:left="1440" w:hanging="360"/>
      </w:pPr>
      <w:rPr>
        <w:rFonts w:ascii="Courier New" w:hAnsi="Courier New" w:hint="default"/>
      </w:rPr>
    </w:lvl>
    <w:lvl w:ilvl="2" w:tplc="67D020EE">
      <w:start w:val="1"/>
      <w:numFmt w:val="bullet"/>
      <w:lvlText w:val=""/>
      <w:lvlJc w:val="left"/>
      <w:pPr>
        <w:ind w:left="2160" w:hanging="360"/>
      </w:pPr>
      <w:rPr>
        <w:rFonts w:ascii="Wingdings" w:hAnsi="Wingdings" w:hint="default"/>
      </w:rPr>
    </w:lvl>
    <w:lvl w:ilvl="3" w:tplc="AAAAEB14">
      <w:start w:val="1"/>
      <w:numFmt w:val="bullet"/>
      <w:lvlText w:val=""/>
      <w:lvlJc w:val="left"/>
      <w:pPr>
        <w:ind w:left="2880" w:hanging="360"/>
      </w:pPr>
      <w:rPr>
        <w:rFonts w:ascii="Symbol" w:hAnsi="Symbol" w:hint="default"/>
      </w:rPr>
    </w:lvl>
    <w:lvl w:ilvl="4" w:tplc="10D0598E">
      <w:start w:val="1"/>
      <w:numFmt w:val="bullet"/>
      <w:lvlText w:val="o"/>
      <w:lvlJc w:val="left"/>
      <w:pPr>
        <w:ind w:left="3600" w:hanging="360"/>
      </w:pPr>
      <w:rPr>
        <w:rFonts w:ascii="Courier New" w:hAnsi="Courier New" w:hint="default"/>
      </w:rPr>
    </w:lvl>
    <w:lvl w:ilvl="5" w:tplc="2F983DA4">
      <w:start w:val="1"/>
      <w:numFmt w:val="bullet"/>
      <w:lvlText w:val=""/>
      <w:lvlJc w:val="left"/>
      <w:pPr>
        <w:ind w:left="4320" w:hanging="360"/>
      </w:pPr>
      <w:rPr>
        <w:rFonts w:ascii="Wingdings" w:hAnsi="Wingdings" w:hint="default"/>
      </w:rPr>
    </w:lvl>
    <w:lvl w:ilvl="6" w:tplc="270095CE">
      <w:start w:val="1"/>
      <w:numFmt w:val="bullet"/>
      <w:lvlText w:val=""/>
      <w:lvlJc w:val="left"/>
      <w:pPr>
        <w:ind w:left="5040" w:hanging="360"/>
      </w:pPr>
      <w:rPr>
        <w:rFonts w:ascii="Symbol" w:hAnsi="Symbol" w:hint="default"/>
      </w:rPr>
    </w:lvl>
    <w:lvl w:ilvl="7" w:tplc="74323054">
      <w:start w:val="1"/>
      <w:numFmt w:val="bullet"/>
      <w:lvlText w:val="o"/>
      <w:lvlJc w:val="left"/>
      <w:pPr>
        <w:ind w:left="5760" w:hanging="360"/>
      </w:pPr>
      <w:rPr>
        <w:rFonts w:ascii="Courier New" w:hAnsi="Courier New" w:hint="default"/>
      </w:rPr>
    </w:lvl>
    <w:lvl w:ilvl="8" w:tplc="53A437B2">
      <w:start w:val="1"/>
      <w:numFmt w:val="bullet"/>
      <w:lvlText w:val=""/>
      <w:lvlJc w:val="left"/>
      <w:pPr>
        <w:ind w:left="6480" w:hanging="360"/>
      </w:pPr>
      <w:rPr>
        <w:rFonts w:ascii="Wingdings" w:hAnsi="Wingdings" w:hint="default"/>
      </w:rPr>
    </w:lvl>
  </w:abstractNum>
  <w:abstractNum w:abstractNumId="8" w15:restartNumberingAfterBreak="0">
    <w:nsid w:val="274B42C1"/>
    <w:multiLevelType w:val="hybridMultilevel"/>
    <w:tmpl w:val="13AC1042"/>
    <w:lvl w:ilvl="0" w:tplc="FFE4847C">
      <w:start w:val="1"/>
      <w:numFmt w:val="bullet"/>
      <w:lvlText w:val=""/>
      <w:lvlJc w:val="left"/>
      <w:pPr>
        <w:ind w:left="720" w:hanging="360"/>
      </w:pPr>
      <w:rPr>
        <w:rFonts w:ascii="Symbol" w:hAnsi="Symbol" w:hint="default"/>
      </w:rPr>
    </w:lvl>
    <w:lvl w:ilvl="1" w:tplc="2CD080A2">
      <w:start w:val="1"/>
      <w:numFmt w:val="bullet"/>
      <w:lvlText w:val="o"/>
      <w:lvlJc w:val="left"/>
      <w:pPr>
        <w:ind w:left="1440" w:hanging="360"/>
      </w:pPr>
      <w:rPr>
        <w:rFonts w:ascii="Courier New" w:hAnsi="Courier New" w:hint="default"/>
      </w:rPr>
    </w:lvl>
    <w:lvl w:ilvl="2" w:tplc="5F2455B8">
      <w:start w:val="1"/>
      <w:numFmt w:val="bullet"/>
      <w:lvlText w:val=""/>
      <w:lvlJc w:val="left"/>
      <w:pPr>
        <w:ind w:left="2160" w:hanging="360"/>
      </w:pPr>
      <w:rPr>
        <w:rFonts w:ascii="Wingdings" w:hAnsi="Wingdings" w:hint="default"/>
      </w:rPr>
    </w:lvl>
    <w:lvl w:ilvl="3" w:tplc="FAD2E57A">
      <w:start w:val="1"/>
      <w:numFmt w:val="bullet"/>
      <w:lvlText w:val=""/>
      <w:lvlJc w:val="left"/>
      <w:pPr>
        <w:ind w:left="2880" w:hanging="360"/>
      </w:pPr>
      <w:rPr>
        <w:rFonts w:ascii="Symbol" w:hAnsi="Symbol" w:hint="default"/>
      </w:rPr>
    </w:lvl>
    <w:lvl w:ilvl="4" w:tplc="290AC8A6">
      <w:start w:val="1"/>
      <w:numFmt w:val="bullet"/>
      <w:lvlText w:val="o"/>
      <w:lvlJc w:val="left"/>
      <w:pPr>
        <w:ind w:left="3600" w:hanging="360"/>
      </w:pPr>
      <w:rPr>
        <w:rFonts w:ascii="Courier New" w:hAnsi="Courier New" w:hint="default"/>
      </w:rPr>
    </w:lvl>
    <w:lvl w:ilvl="5" w:tplc="32565CB2">
      <w:start w:val="1"/>
      <w:numFmt w:val="bullet"/>
      <w:lvlText w:val=""/>
      <w:lvlJc w:val="left"/>
      <w:pPr>
        <w:ind w:left="4320" w:hanging="360"/>
      </w:pPr>
      <w:rPr>
        <w:rFonts w:ascii="Wingdings" w:hAnsi="Wingdings" w:hint="default"/>
      </w:rPr>
    </w:lvl>
    <w:lvl w:ilvl="6" w:tplc="7E8EB19C">
      <w:start w:val="1"/>
      <w:numFmt w:val="bullet"/>
      <w:lvlText w:val=""/>
      <w:lvlJc w:val="left"/>
      <w:pPr>
        <w:ind w:left="5040" w:hanging="360"/>
      </w:pPr>
      <w:rPr>
        <w:rFonts w:ascii="Symbol" w:hAnsi="Symbol" w:hint="default"/>
      </w:rPr>
    </w:lvl>
    <w:lvl w:ilvl="7" w:tplc="5EA66A04">
      <w:start w:val="1"/>
      <w:numFmt w:val="bullet"/>
      <w:lvlText w:val="o"/>
      <w:lvlJc w:val="left"/>
      <w:pPr>
        <w:ind w:left="5760" w:hanging="360"/>
      </w:pPr>
      <w:rPr>
        <w:rFonts w:ascii="Courier New" w:hAnsi="Courier New" w:hint="default"/>
      </w:rPr>
    </w:lvl>
    <w:lvl w:ilvl="8" w:tplc="B204DFC0">
      <w:start w:val="1"/>
      <w:numFmt w:val="bullet"/>
      <w:lvlText w:val=""/>
      <w:lvlJc w:val="left"/>
      <w:pPr>
        <w:ind w:left="6480" w:hanging="360"/>
      </w:pPr>
      <w:rPr>
        <w:rFonts w:ascii="Wingdings" w:hAnsi="Wingdings" w:hint="default"/>
      </w:rPr>
    </w:lvl>
  </w:abstractNum>
  <w:abstractNum w:abstractNumId="9" w15:restartNumberingAfterBreak="0">
    <w:nsid w:val="33E62123"/>
    <w:multiLevelType w:val="hybridMultilevel"/>
    <w:tmpl w:val="647AFF10"/>
    <w:lvl w:ilvl="0" w:tplc="B0FE9326">
      <w:start w:val="1"/>
      <w:numFmt w:val="bullet"/>
      <w:lvlText w:val=""/>
      <w:lvlJc w:val="left"/>
      <w:pPr>
        <w:ind w:left="720" w:hanging="360"/>
      </w:pPr>
      <w:rPr>
        <w:rFonts w:ascii="Symbol" w:hAnsi="Symbol" w:hint="default"/>
      </w:rPr>
    </w:lvl>
    <w:lvl w:ilvl="1" w:tplc="8222E992">
      <w:start w:val="1"/>
      <w:numFmt w:val="bullet"/>
      <w:lvlText w:val="o"/>
      <w:lvlJc w:val="left"/>
      <w:pPr>
        <w:ind w:left="1440" w:hanging="360"/>
      </w:pPr>
      <w:rPr>
        <w:rFonts w:ascii="Courier New" w:hAnsi="Courier New" w:hint="default"/>
      </w:rPr>
    </w:lvl>
    <w:lvl w:ilvl="2" w:tplc="3EB2951E">
      <w:start w:val="1"/>
      <w:numFmt w:val="bullet"/>
      <w:lvlText w:val=""/>
      <w:lvlJc w:val="left"/>
      <w:pPr>
        <w:ind w:left="2160" w:hanging="360"/>
      </w:pPr>
      <w:rPr>
        <w:rFonts w:ascii="Wingdings" w:hAnsi="Wingdings" w:hint="default"/>
      </w:rPr>
    </w:lvl>
    <w:lvl w:ilvl="3" w:tplc="19B2008E">
      <w:start w:val="1"/>
      <w:numFmt w:val="bullet"/>
      <w:lvlText w:val=""/>
      <w:lvlJc w:val="left"/>
      <w:pPr>
        <w:ind w:left="2880" w:hanging="360"/>
      </w:pPr>
      <w:rPr>
        <w:rFonts w:ascii="Symbol" w:hAnsi="Symbol" w:hint="default"/>
      </w:rPr>
    </w:lvl>
    <w:lvl w:ilvl="4" w:tplc="BA5831E2">
      <w:start w:val="1"/>
      <w:numFmt w:val="bullet"/>
      <w:lvlText w:val="o"/>
      <w:lvlJc w:val="left"/>
      <w:pPr>
        <w:ind w:left="3600" w:hanging="360"/>
      </w:pPr>
      <w:rPr>
        <w:rFonts w:ascii="Courier New" w:hAnsi="Courier New" w:hint="default"/>
      </w:rPr>
    </w:lvl>
    <w:lvl w:ilvl="5" w:tplc="0C241118">
      <w:start w:val="1"/>
      <w:numFmt w:val="bullet"/>
      <w:lvlText w:val=""/>
      <w:lvlJc w:val="left"/>
      <w:pPr>
        <w:ind w:left="4320" w:hanging="360"/>
      </w:pPr>
      <w:rPr>
        <w:rFonts w:ascii="Wingdings" w:hAnsi="Wingdings" w:hint="default"/>
      </w:rPr>
    </w:lvl>
    <w:lvl w:ilvl="6" w:tplc="28AC9608">
      <w:start w:val="1"/>
      <w:numFmt w:val="bullet"/>
      <w:lvlText w:val=""/>
      <w:lvlJc w:val="left"/>
      <w:pPr>
        <w:ind w:left="5040" w:hanging="360"/>
      </w:pPr>
      <w:rPr>
        <w:rFonts w:ascii="Symbol" w:hAnsi="Symbol" w:hint="default"/>
      </w:rPr>
    </w:lvl>
    <w:lvl w:ilvl="7" w:tplc="195A07AE">
      <w:start w:val="1"/>
      <w:numFmt w:val="bullet"/>
      <w:lvlText w:val="o"/>
      <w:lvlJc w:val="left"/>
      <w:pPr>
        <w:ind w:left="5760" w:hanging="360"/>
      </w:pPr>
      <w:rPr>
        <w:rFonts w:ascii="Courier New" w:hAnsi="Courier New" w:hint="default"/>
      </w:rPr>
    </w:lvl>
    <w:lvl w:ilvl="8" w:tplc="2006F1AA">
      <w:start w:val="1"/>
      <w:numFmt w:val="bullet"/>
      <w:lvlText w:val=""/>
      <w:lvlJc w:val="left"/>
      <w:pPr>
        <w:ind w:left="6480" w:hanging="360"/>
      </w:pPr>
      <w:rPr>
        <w:rFonts w:ascii="Wingdings" w:hAnsi="Wingdings" w:hint="default"/>
      </w:rPr>
    </w:lvl>
  </w:abstractNum>
  <w:abstractNum w:abstractNumId="10" w15:restartNumberingAfterBreak="0">
    <w:nsid w:val="34235F35"/>
    <w:multiLevelType w:val="hybridMultilevel"/>
    <w:tmpl w:val="62E674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7417189"/>
    <w:multiLevelType w:val="hybridMultilevel"/>
    <w:tmpl w:val="BA3883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78D69FB"/>
    <w:multiLevelType w:val="hybridMultilevel"/>
    <w:tmpl w:val="3676B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700F35"/>
    <w:multiLevelType w:val="hybridMultilevel"/>
    <w:tmpl w:val="2F9E0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C7A4701"/>
    <w:multiLevelType w:val="hybridMultilevel"/>
    <w:tmpl w:val="648E3C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7ED053C"/>
    <w:multiLevelType w:val="hybridMultilevel"/>
    <w:tmpl w:val="E29E51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8EA0CD0"/>
    <w:multiLevelType w:val="hybridMultilevel"/>
    <w:tmpl w:val="922ABC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AA1DB6B"/>
    <w:multiLevelType w:val="hybridMultilevel"/>
    <w:tmpl w:val="2C96FE44"/>
    <w:lvl w:ilvl="0" w:tplc="1A126BE2">
      <w:start w:val="1"/>
      <w:numFmt w:val="bullet"/>
      <w:lvlText w:val="·"/>
      <w:lvlJc w:val="left"/>
      <w:pPr>
        <w:ind w:left="720" w:hanging="360"/>
      </w:pPr>
      <w:rPr>
        <w:rFonts w:ascii="Symbol" w:hAnsi="Symbol" w:hint="default"/>
      </w:rPr>
    </w:lvl>
    <w:lvl w:ilvl="1" w:tplc="4FA00A84">
      <w:start w:val="1"/>
      <w:numFmt w:val="bullet"/>
      <w:lvlText w:val="o"/>
      <w:lvlJc w:val="left"/>
      <w:pPr>
        <w:ind w:left="1440" w:hanging="360"/>
      </w:pPr>
      <w:rPr>
        <w:rFonts w:ascii="Courier New" w:hAnsi="Courier New" w:hint="default"/>
      </w:rPr>
    </w:lvl>
    <w:lvl w:ilvl="2" w:tplc="A6245810">
      <w:start w:val="1"/>
      <w:numFmt w:val="bullet"/>
      <w:lvlText w:val=""/>
      <w:lvlJc w:val="left"/>
      <w:pPr>
        <w:ind w:left="2160" w:hanging="360"/>
      </w:pPr>
      <w:rPr>
        <w:rFonts w:ascii="Wingdings" w:hAnsi="Wingdings" w:hint="default"/>
      </w:rPr>
    </w:lvl>
    <w:lvl w:ilvl="3" w:tplc="EF7031DE">
      <w:start w:val="1"/>
      <w:numFmt w:val="bullet"/>
      <w:lvlText w:val=""/>
      <w:lvlJc w:val="left"/>
      <w:pPr>
        <w:ind w:left="2880" w:hanging="360"/>
      </w:pPr>
      <w:rPr>
        <w:rFonts w:ascii="Symbol" w:hAnsi="Symbol" w:hint="default"/>
      </w:rPr>
    </w:lvl>
    <w:lvl w:ilvl="4" w:tplc="8474FC06">
      <w:start w:val="1"/>
      <w:numFmt w:val="bullet"/>
      <w:lvlText w:val="o"/>
      <w:lvlJc w:val="left"/>
      <w:pPr>
        <w:ind w:left="3600" w:hanging="360"/>
      </w:pPr>
      <w:rPr>
        <w:rFonts w:ascii="Courier New" w:hAnsi="Courier New" w:hint="default"/>
      </w:rPr>
    </w:lvl>
    <w:lvl w:ilvl="5" w:tplc="FDC89FCE">
      <w:start w:val="1"/>
      <w:numFmt w:val="bullet"/>
      <w:lvlText w:val=""/>
      <w:lvlJc w:val="left"/>
      <w:pPr>
        <w:ind w:left="4320" w:hanging="360"/>
      </w:pPr>
      <w:rPr>
        <w:rFonts w:ascii="Wingdings" w:hAnsi="Wingdings" w:hint="default"/>
      </w:rPr>
    </w:lvl>
    <w:lvl w:ilvl="6" w:tplc="256ABA88">
      <w:start w:val="1"/>
      <w:numFmt w:val="bullet"/>
      <w:lvlText w:val=""/>
      <w:lvlJc w:val="left"/>
      <w:pPr>
        <w:ind w:left="5040" w:hanging="360"/>
      </w:pPr>
      <w:rPr>
        <w:rFonts w:ascii="Symbol" w:hAnsi="Symbol" w:hint="default"/>
      </w:rPr>
    </w:lvl>
    <w:lvl w:ilvl="7" w:tplc="A1B2B442">
      <w:start w:val="1"/>
      <w:numFmt w:val="bullet"/>
      <w:lvlText w:val="o"/>
      <w:lvlJc w:val="left"/>
      <w:pPr>
        <w:ind w:left="5760" w:hanging="360"/>
      </w:pPr>
      <w:rPr>
        <w:rFonts w:ascii="Courier New" w:hAnsi="Courier New" w:hint="default"/>
      </w:rPr>
    </w:lvl>
    <w:lvl w:ilvl="8" w:tplc="F1283574">
      <w:start w:val="1"/>
      <w:numFmt w:val="bullet"/>
      <w:lvlText w:val=""/>
      <w:lvlJc w:val="left"/>
      <w:pPr>
        <w:ind w:left="6480" w:hanging="360"/>
      </w:pPr>
      <w:rPr>
        <w:rFonts w:ascii="Wingdings" w:hAnsi="Wingdings" w:hint="default"/>
      </w:rPr>
    </w:lvl>
  </w:abstractNum>
  <w:abstractNum w:abstractNumId="18" w15:restartNumberingAfterBreak="0">
    <w:nsid w:val="4EBF4CAA"/>
    <w:multiLevelType w:val="hybridMultilevel"/>
    <w:tmpl w:val="D9CE71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73B38BF"/>
    <w:multiLevelType w:val="hybridMultilevel"/>
    <w:tmpl w:val="BCB02F9E"/>
    <w:lvl w:ilvl="0" w:tplc="30A46D30">
      <w:start w:val="1"/>
      <w:numFmt w:val="bullet"/>
      <w:lvlText w:val=""/>
      <w:lvlJc w:val="left"/>
      <w:pPr>
        <w:ind w:left="720" w:hanging="360"/>
      </w:pPr>
      <w:rPr>
        <w:rFonts w:ascii="Symbol" w:hAnsi="Symbol" w:hint="default"/>
      </w:rPr>
    </w:lvl>
    <w:lvl w:ilvl="1" w:tplc="37ECE582">
      <w:start w:val="1"/>
      <w:numFmt w:val="bullet"/>
      <w:lvlText w:val="o"/>
      <w:lvlJc w:val="left"/>
      <w:pPr>
        <w:ind w:left="1440" w:hanging="360"/>
      </w:pPr>
      <w:rPr>
        <w:rFonts w:ascii="Courier New" w:hAnsi="Courier New" w:hint="default"/>
      </w:rPr>
    </w:lvl>
    <w:lvl w:ilvl="2" w:tplc="2BC46F48">
      <w:start w:val="1"/>
      <w:numFmt w:val="bullet"/>
      <w:lvlText w:val=""/>
      <w:lvlJc w:val="left"/>
      <w:pPr>
        <w:ind w:left="2160" w:hanging="360"/>
      </w:pPr>
      <w:rPr>
        <w:rFonts w:ascii="Wingdings" w:hAnsi="Wingdings" w:hint="default"/>
      </w:rPr>
    </w:lvl>
    <w:lvl w:ilvl="3" w:tplc="7DE4F91C">
      <w:start w:val="1"/>
      <w:numFmt w:val="bullet"/>
      <w:lvlText w:val=""/>
      <w:lvlJc w:val="left"/>
      <w:pPr>
        <w:ind w:left="2880" w:hanging="360"/>
      </w:pPr>
      <w:rPr>
        <w:rFonts w:ascii="Symbol" w:hAnsi="Symbol" w:hint="default"/>
      </w:rPr>
    </w:lvl>
    <w:lvl w:ilvl="4" w:tplc="7090DB5C">
      <w:start w:val="1"/>
      <w:numFmt w:val="bullet"/>
      <w:lvlText w:val="o"/>
      <w:lvlJc w:val="left"/>
      <w:pPr>
        <w:ind w:left="3600" w:hanging="360"/>
      </w:pPr>
      <w:rPr>
        <w:rFonts w:ascii="Courier New" w:hAnsi="Courier New" w:hint="default"/>
      </w:rPr>
    </w:lvl>
    <w:lvl w:ilvl="5" w:tplc="E43A45F2">
      <w:start w:val="1"/>
      <w:numFmt w:val="bullet"/>
      <w:lvlText w:val=""/>
      <w:lvlJc w:val="left"/>
      <w:pPr>
        <w:ind w:left="4320" w:hanging="360"/>
      </w:pPr>
      <w:rPr>
        <w:rFonts w:ascii="Wingdings" w:hAnsi="Wingdings" w:hint="default"/>
      </w:rPr>
    </w:lvl>
    <w:lvl w:ilvl="6" w:tplc="D3BC85DC">
      <w:start w:val="1"/>
      <w:numFmt w:val="bullet"/>
      <w:lvlText w:val=""/>
      <w:lvlJc w:val="left"/>
      <w:pPr>
        <w:ind w:left="5040" w:hanging="360"/>
      </w:pPr>
      <w:rPr>
        <w:rFonts w:ascii="Symbol" w:hAnsi="Symbol" w:hint="default"/>
      </w:rPr>
    </w:lvl>
    <w:lvl w:ilvl="7" w:tplc="DECE1AF8">
      <w:start w:val="1"/>
      <w:numFmt w:val="bullet"/>
      <w:lvlText w:val="o"/>
      <w:lvlJc w:val="left"/>
      <w:pPr>
        <w:ind w:left="5760" w:hanging="360"/>
      </w:pPr>
      <w:rPr>
        <w:rFonts w:ascii="Courier New" w:hAnsi="Courier New" w:hint="default"/>
      </w:rPr>
    </w:lvl>
    <w:lvl w:ilvl="8" w:tplc="F88CA44C">
      <w:start w:val="1"/>
      <w:numFmt w:val="bullet"/>
      <w:lvlText w:val=""/>
      <w:lvlJc w:val="left"/>
      <w:pPr>
        <w:ind w:left="6480" w:hanging="360"/>
      </w:pPr>
      <w:rPr>
        <w:rFonts w:ascii="Wingdings" w:hAnsi="Wingdings" w:hint="default"/>
      </w:rPr>
    </w:lvl>
  </w:abstractNum>
  <w:abstractNum w:abstractNumId="20" w15:restartNumberingAfterBreak="0">
    <w:nsid w:val="57F63695"/>
    <w:multiLevelType w:val="hybridMultilevel"/>
    <w:tmpl w:val="5680E3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984BE8D"/>
    <w:multiLevelType w:val="hybridMultilevel"/>
    <w:tmpl w:val="D1427294"/>
    <w:lvl w:ilvl="0" w:tplc="1102CF0A">
      <w:start w:val="1"/>
      <w:numFmt w:val="bullet"/>
      <w:lvlText w:val=""/>
      <w:lvlJc w:val="left"/>
      <w:pPr>
        <w:ind w:left="720" w:hanging="360"/>
      </w:pPr>
      <w:rPr>
        <w:rFonts w:ascii="Symbol" w:hAnsi="Symbol" w:hint="default"/>
      </w:rPr>
    </w:lvl>
    <w:lvl w:ilvl="1" w:tplc="4EEAD3CC">
      <w:start w:val="1"/>
      <w:numFmt w:val="bullet"/>
      <w:lvlText w:val="o"/>
      <w:lvlJc w:val="left"/>
      <w:pPr>
        <w:ind w:left="1440" w:hanging="360"/>
      </w:pPr>
      <w:rPr>
        <w:rFonts w:ascii="Courier New" w:hAnsi="Courier New" w:hint="default"/>
      </w:rPr>
    </w:lvl>
    <w:lvl w:ilvl="2" w:tplc="DF94E2FA">
      <w:start w:val="1"/>
      <w:numFmt w:val="bullet"/>
      <w:lvlText w:val=""/>
      <w:lvlJc w:val="left"/>
      <w:pPr>
        <w:ind w:left="2160" w:hanging="360"/>
      </w:pPr>
      <w:rPr>
        <w:rFonts w:ascii="Wingdings" w:hAnsi="Wingdings" w:hint="default"/>
      </w:rPr>
    </w:lvl>
    <w:lvl w:ilvl="3" w:tplc="103421C6">
      <w:start w:val="1"/>
      <w:numFmt w:val="bullet"/>
      <w:lvlText w:val=""/>
      <w:lvlJc w:val="left"/>
      <w:pPr>
        <w:ind w:left="2880" w:hanging="360"/>
      </w:pPr>
      <w:rPr>
        <w:rFonts w:ascii="Symbol" w:hAnsi="Symbol" w:hint="default"/>
      </w:rPr>
    </w:lvl>
    <w:lvl w:ilvl="4" w:tplc="157CAD12">
      <w:start w:val="1"/>
      <w:numFmt w:val="bullet"/>
      <w:lvlText w:val="o"/>
      <w:lvlJc w:val="left"/>
      <w:pPr>
        <w:ind w:left="3600" w:hanging="360"/>
      </w:pPr>
      <w:rPr>
        <w:rFonts w:ascii="Courier New" w:hAnsi="Courier New" w:hint="default"/>
      </w:rPr>
    </w:lvl>
    <w:lvl w:ilvl="5" w:tplc="021646FC">
      <w:start w:val="1"/>
      <w:numFmt w:val="bullet"/>
      <w:lvlText w:val=""/>
      <w:lvlJc w:val="left"/>
      <w:pPr>
        <w:ind w:left="4320" w:hanging="360"/>
      </w:pPr>
      <w:rPr>
        <w:rFonts w:ascii="Wingdings" w:hAnsi="Wingdings" w:hint="default"/>
      </w:rPr>
    </w:lvl>
    <w:lvl w:ilvl="6" w:tplc="C81C68E8">
      <w:start w:val="1"/>
      <w:numFmt w:val="bullet"/>
      <w:lvlText w:val=""/>
      <w:lvlJc w:val="left"/>
      <w:pPr>
        <w:ind w:left="5040" w:hanging="360"/>
      </w:pPr>
      <w:rPr>
        <w:rFonts w:ascii="Symbol" w:hAnsi="Symbol" w:hint="default"/>
      </w:rPr>
    </w:lvl>
    <w:lvl w:ilvl="7" w:tplc="1C80DBE2">
      <w:start w:val="1"/>
      <w:numFmt w:val="bullet"/>
      <w:lvlText w:val="o"/>
      <w:lvlJc w:val="left"/>
      <w:pPr>
        <w:ind w:left="5760" w:hanging="360"/>
      </w:pPr>
      <w:rPr>
        <w:rFonts w:ascii="Courier New" w:hAnsi="Courier New" w:hint="default"/>
      </w:rPr>
    </w:lvl>
    <w:lvl w:ilvl="8" w:tplc="FE5CC1E6">
      <w:start w:val="1"/>
      <w:numFmt w:val="bullet"/>
      <w:lvlText w:val=""/>
      <w:lvlJc w:val="left"/>
      <w:pPr>
        <w:ind w:left="6480" w:hanging="360"/>
      </w:pPr>
      <w:rPr>
        <w:rFonts w:ascii="Wingdings" w:hAnsi="Wingdings" w:hint="default"/>
      </w:rPr>
    </w:lvl>
  </w:abstractNum>
  <w:abstractNum w:abstractNumId="22" w15:restartNumberingAfterBreak="0">
    <w:nsid w:val="698B5267"/>
    <w:multiLevelType w:val="hybridMultilevel"/>
    <w:tmpl w:val="D59C3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6279EB"/>
    <w:multiLevelType w:val="hybridMultilevel"/>
    <w:tmpl w:val="0832B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2D6B31"/>
    <w:multiLevelType w:val="hybridMultilevel"/>
    <w:tmpl w:val="05583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6321E4C"/>
    <w:multiLevelType w:val="hybridMultilevel"/>
    <w:tmpl w:val="0C2C6F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ED74F24"/>
    <w:multiLevelType w:val="hybridMultilevel"/>
    <w:tmpl w:val="CB2AB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19"/>
  </w:num>
  <w:num w:numId="4">
    <w:abstractNumId w:val="1"/>
  </w:num>
  <w:num w:numId="5">
    <w:abstractNumId w:val="21"/>
  </w:num>
  <w:num w:numId="6">
    <w:abstractNumId w:val="17"/>
  </w:num>
  <w:num w:numId="7">
    <w:abstractNumId w:val="7"/>
  </w:num>
  <w:num w:numId="8">
    <w:abstractNumId w:val="3"/>
  </w:num>
  <w:num w:numId="9">
    <w:abstractNumId w:val="10"/>
  </w:num>
  <w:num w:numId="10">
    <w:abstractNumId w:val="14"/>
  </w:num>
  <w:num w:numId="11">
    <w:abstractNumId w:val="18"/>
  </w:num>
  <w:num w:numId="12">
    <w:abstractNumId w:val="4"/>
  </w:num>
  <w:num w:numId="13">
    <w:abstractNumId w:val="24"/>
  </w:num>
  <w:num w:numId="14">
    <w:abstractNumId w:val="25"/>
  </w:num>
  <w:num w:numId="15">
    <w:abstractNumId w:val="13"/>
  </w:num>
  <w:num w:numId="16">
    <w:abstractNumId w:val="6"/>
  </w:num>
  <w:num w:numId="17">
    <w:abstractNumId w:val="11"/>
  </w:num>
  <w:num w:numId="18">
    <w:abstractNumId w:val="0"/>
  </w:num>
  <w:num w:numId="19">
    <w:abstractNumId w:val="20"/>
  </w:num>
  <w:num w:numId="20">
    <w:abstractNumId w:val="15"/>
  </w:num>
  <w:num w:numId="21">
    <w:abstractNumId w:val="16"/>
  </w:num>
  <w:num w:numId="22">
    <w:abstractNumId w:val="5"/>
  </w:num>
  <w:num w:numId="23">
    <w:abstractNumId w:val="22"/>
  </w:num>
  <w:num w:numId="24">
    <w:abstractNumId w:val="2"/>
  </w:num>
  <w:num w:numId="25">
    <w:abstractNumId w:val="26"/>
  </w:num>
  <w:num w:numId="26">
    <w:abstractNumId w:val="23"/>
  </w:num>
  <w:num w:numId="2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Carlos Muñoz Mora">
    <w15:presenceInfo w15:providerId="AD" w15:userId="S::jmunozm1@eafit.edu.co::ec4f5a85-04f8-426d-99b7-b3d1e2e9b108"/>
  </w15:person>
  <w15:person w15:author="Pablo Andres Estrada Barreto">
    <w15:presenceInfo w15:providerId="AD" w15:userId="S::pestrad5@eafit.edu.co::2ec5cf77-39a5-41d7-a2a6-39da60ab6895"/>
  </w15:person>
  <w15:person w15:author="Laura Peña Agualimpia">
    <w15:presenceInfo w15:providerId="AD" w15:userId="S::lpenaa@eafit.edu.co::43d6ec82-fd4f-4033-a8e8-89037c3a2c0b"/>
  </w15:person>
  <w15:person w15:author="Juliana Tabares Cifuentes">
    <w15:presenceInfo w15:providerId="AD" w15:userId="S::jtabare5@eafit.edu.co::6f55895a-1fa1-4e0e-a621-42520cacf87c"/>
  </w15:person>
  <w15:person w15:author="everalvarez76">
    <w15:presenceInfo w15:providerId="AD" w15:userId="S::everalvarez76_gmail.com#ext#@eafit.onmicrosoft.com::3a428708-1e17-442c-ae6c-1fdc71a08e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3D8"/>
    <w:rsid w:val="000C60C3"/>
    <w:rsid w:val="002E635F"/>
    <w:rsid w:val="004863D8"/>
    <w:rsid w:val="00620017"/>
    <w:rsid w:val="006E5286"/>
    <w:rsid w:val="008651C5"/>
    <w:rsid w:val="008F1ECD"/>
    <w:rsid w:val="0092599A"/>
    <w:rsid w:val="00F149A0"/>
    <w:rsid w:val="00F20066"/>
    <w:rsid w:val="00F62FEC"/>
    <w:rsid w:val="00FF5413"/>
    <w:rsid w:val="5206A4D4"/>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1B9A"/>
  <w15:chartTrackingRefBased/>
  <w15:docId w15:val="{1F5BB573-F553-43F2-9EA5-B5C262CF3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3D8"/>
  </w:style>
  <w:style w:type="paragraph" w:styleId="Heading1">
    <w:name w:val="heading 1"/>
    <w:basedOn w:val="Normal"/>
    <w:next w:val="Normal"/>
    <w:link w:val="Heading1Char"/>
    <w:uiPriority w:val="9"/>
    <w:qFormat/>
    <w:rsid w:val="004863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863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63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863D8"/>
    <w:pPr>
      <w:keepNext/>
      <w:keepLines/>
      <w:spacing w:before="80" w:after="0" w:line="288" w:lineRule="auto"/>
      <w:outlineLvl w:val="3"/>
    </w:pPr>
    <w:rPr>
      <w:rFonts w:asciiTheme="majorHAnsi" w:eastAsiaTheme="majorEastAsia" w:hAnsiTheme="majorHAnsi" w:cstheme="majorBidi"/>
      <w:color w:val="70AD47" w:themeColor="accent6"/>
      <w:kern w:val="0"/>
      <w:lang w:eastAsia="zh-CN"/>
      <w14:ligatures w14:val="none"/>
    </w:rPr>
  </w:style>
  <w:style w:type="paragraph" w:styleId="Heading5">
    <w:name w:val="heading 5"/>
    <w:basedOn w:val="Normal"/>
    <w:next w:val="Normal"/>
    <w:link w:val="Heading5Char"/>
    <w:uiPriority w:val="9"/>
    <w:unhideWhenUsed/>
    <w:qFormat/>
    <w:rsid w:val="004863D8"/>
    <w:pPr>
      <w:keepNext/>
      <w:keepLines/>
      <w:spacing w:before="40" w:after="0" w:line="288" w:lineRule="auto"/>
      <w:outlineLvl w:val="4"/>
    </w:pPr>
    <w:rPr>
      <w:rFonts w:asciiTheme="majorHAnsi" w:eastAsiaTheme="majorEastAsia" w:hAnsiTheme="majorHAnsi" w:cstheme="majorBidi"/>
      <w:i/>
      <w:iCs/>
      <w:color w:val="70AD47" w:themeColor="accent6"/>
      <w:kern w:val="0"/>
      <w:lang w:eastAsia="zh-CN"/>
      <w14:ligatures w14:val="none"/>
    </w:rPr>
  </w:style>
  <w:style w:type="paragraph" w:styleId="Heading6">
    <w:name w:val="heading 6"/>
    <w:basedOn w:val="Normal"/>
    <w:next w:val="Normal"/>
    <w:link w:val="Heading6Char"/>
    <w:uiPriority w:val="9"/>
    <w:semiHidden/>
    <w:unhideWhenUsed/>
    <w:qFormat/>
    <w:rsid w:val="004863D8"/>
    <w:pPr>
      <w:keepNext/>
      <w:keepLines/>
      <w:spacing w:before="40" w:after="0" w:line="288" w:lineRule="auto"/>
      <w:outlineLvl w:val="5"/>
    </w:pPr>
    <w:rPr>
      <w:rFonts w:asciiTheme="majorHAnsi" w:eastAsiaTheme="majorEastAsia" w:hAnsiTheme="majorHAnsi" w:cstheme="majorBidi"/>
      <w:color w:val="70AD47" w:themeColor="accent6"/>
      <w:kern w:val="0"/>
      <w:sz w:val="21"/>
      <w:szCs w:val="21"/>
      <w:lang w:eastAsia="zh-CN"/>
      <w14:ligatures w14:val="none"/>
    </w:rPr>
  </w:style>
  <w:style w:type="paragraph" w:styleId="Heading7">
    <w:name w:val="heading 7"/>
    <w:basedOn w:val="Normal"/>
    <w:next w:val="Normal"/>
    <w:link w:val="Heading7Char"/>
    <w:uiPriority w:val="9"/>
    <w:semiHidden/>
    <w:unhideWhenUsed/>
    <w:qFormat/>
    <w:rsid w:val="004863D8"/>
    <w:pPr>
      <w:keepNext/>
      <w:keepLines/>
      <w:spacing w:before="40" w:after="0" w:line="288" w:lineRule="auto"/>
      <w:outlineLvl w:val="6"/>
    </w:pPr>
    <w:rPr>
      <w:rFonts w:asciiTheme="majorHAnsi" w:eastAsiaTheme="majorEastAsia" w:hAnsiTheme="majorHAnsi" w:cstheme="majorBidi"/>
      <w:b/>
      <w:bCs/>
      <w:color w:val="70AD47" w:themeColor="accent6"/>
      <w:kern w:val="0"/>
      <w:sz w:val="21"/>
      <w:szCs w:val="21"/>
      <w:lang w:eastAsia="zh-CN"/>
      <w14:ligatures w14:val="none"/>
    </w:rPr>
  </w:style>
  <w:style w:type="paragraph" w:styleId="Heading8">
    <w:name w:val="heading 8"/>
    <w:basedOn w:val="Normal"/>
    <w:next w:val="Normal"/>
    <w:link w:val="Heading8Char"/>
    <w:uiPriority w:val="9"/>
    <w:semiHidden/>
    <w:unhideWhenUsed/>
    <w:qFormat/>
    <w:rsid w:val="004863D8"/>
    <w:pPr>
      <w:keepNext/>
      <w:keepLines/>
      <w:spacing w:before="40" w:after="0" w:line="288" w:lineRule="auto"/>
      <w:outlineLvl w:val="7"/>
    </w:pPr>
    <w:rPr>
      <w:rFonts w:asciiTheme="majorHAnsi" w:eastAsiaTheme="majorEastAsia" w:hAnsiTheme="majorHAnsi" w:cstheme="majorBidi"/>
      <w:b/>
      <w:bCs/>
      <w:i/>
      <w:iCs/>
      <w:color w:val="70AD47" w:themeColor="accent6"/>
      <w:kern w:val="0"/>
      <w:sz w:val="20"/>
      <w:szCs w:val="20"/>
      <w:lang w:eastAsia="zh-CN"/>
      <w14:ligatures w14:val="none"/>
    </w:rPr>
  </w:style>
  <w:style w:type="paragraph" w:styleId="Heading9">
    <w:name w:val="heading 9"/>
    <w:basedOn w:val="Normal"/>
    <w:next w:val="Normal"/>
    <w:link w:val="Heading9Char"/>
    <w:uiPriority w:val="9"/>
    <w:semiHidden/>
    <w:unhideWhenUsed/>
    <w:qFormat/>
    <w:rsid w:val="004863D8"/>
    <w:pPr>
      <w:keepNext/>
      <w:keepLines/>
      <w:spacing w:before="40" w:after="0" w:line="288" w:lineRule="auto"/>
      <w:outlineLvl w:val="8"/>
    </w:pPr>
    <w:rPr>
      <w:rFonts w:asciiTheme="majorHAnsi" w:eastAsiaTheme="majorEastAsia" w:hAnsiTheme="majorHAnsi" w:cstheme="majorBidi"/>
      <w:i/>
      <w:iCs/>
      <w:color w:val="70AD47" w:themeColor="accent6"/>
      <w:kern w:val="0"/>
      <w:sz w:val="20"/>
      <w:szCs w:val="20"/>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3D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863D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863D8"/>
    <w:rPr>
      <w:rFonts w:asciiTheme="majorHAnsi" w:eastAsiaTheme="majorEastAsia" w:hAnsiTheme="majorHAnsi" w:cstheme="majorBidi"/>
      <w:color w:val="1F3763" w:themeColor="accent1" w:themeShade="7F"/>
      <w:sz w:val="24"/>
      <w:szCs w:val="24"/>
    </w:rPr>
  </w:style>
  <w:style w:type="character" w:customStyle="1" w:styleId="Heading4Char">
    <w:name w:val="Heading 4 Char"/>
    <w:link w:val="Heading4"/>
    <w:uiPriority w:val="9"/>
    <w:rsid w:val="004863D8"/>
    <w:rPr>
      <w:rFonts w:asciiTheme="majorHAnsi" w:eastAsiaTheme="majorEastAsia" w:hAnsiTheme="majorHAnsi" w:cstheme="majorBidi"/>
      <w:color w:val="70AD47" w:themeColor="accent6"/>
      <w:kern w:val="0"/>
      <w:lang w:eastAsia="zh-CN"/>
      <w14:ligatures w14:val="none"/>
    </w:rPr>
  </w:style>
  <w:style w:type="character" w:customStyle="1" w:styleId="Heading5Char">
    <w:name w:val="Heading 5 Char"/>
    <w:link w:val="Heading5"/>
    <w:uiPriority w:val="9"/>
    <w:rsid w:val="004863D8"/>
    <w:rPr>
      <w:rFonts w:asciiTheme="majorHAnsi" w:eastAsiaTheme="majorEastAsia" w:hAnsiTheme="majorHAnsi" w:cstheme="majorBidi"/>
      <w:i/>
      <w:iCs/>
      <w:color w:val="70AD47" w:themeColor="accent6"/>
      <w:kern w:val="0"/>
      <w:lang w:eastAsia="zh-CN"/>
      <w14:ligatures w14:val="none"/>
    </w:rPr>
  </w:style>
  <w:style w:type="character" w:customStyle="1" w:styleId="Heading6Char">
    <w:name w:val="Heading 6 Char"/>
    <w:link w:val="Heading6"/>
    <w:uiPriority w:val="9"/>
    <w:semiHidden/>
    <w:rsid w:val="004863D8"/>
    <w:rPr>
      <w:rFonts w:asciiTheme="majorHAnsi" w:eastAsiaTheme="majorEastAsia" w:hAnsiTheme="majorHAnsi" w:cstheme="majorBidi"/>
      <w:color w:val="70AD47" w:themeColor="accent6"/>
      <w:kern w:val="0"/>
      <w:sz w:val="21"/>
      <w:szCs w:val="21"/>
      <w:lang w:eastAsia="zh-CN"/>
      <w14:ligatures w14:val="none"/>
    </w:rPr>
  </w:style>
  <w:style w:type="character" w:customStyle="1" w:styleId="Heading7Char">
    <w:name w:val="Heading 7 Char"/>
    <w:link w:val="Heading7"/>
    <w:uiPriority w:val="9"/>
    <w:semiHidden/>
    <w:rsid w:val="004863D8"/>
    <w:rPr>
      <w:rFonts w:asciiTheme="majorHAnsi" w:eastAsiaTheme="majorEastAsia" w:hAnsiTheme="majorHAnsi" w:cstheme="majorBidi"/>
      <w:b/>
      <w:bCs/>
      <w:color w:val="70AD47" w:themeColor="accent6"/>
      <w:kern w:val="0"/>
      <w:sz w:val="21"/>
      <w:szCs w:val="21"/>
      <w:lang w:eastAsia="zh-CN"/>
      <w14:ligatures w14:val="none"/>
    </w:rPr>
  </w:style>
  <w:style w:type="character" w:customStyle="1" w:styleId="Heading8Char">
    <w:name w:val="Heading 8 Char"/>
    <w:link w:val="Heading8"/>
    <w:uiPriority w:val="9"/>
    <w:semiHidden/>
    <w:rsid w:val="004863D8"/>
    <w:rPr>
      <w:rFonts w:asciiTheme="majorHAnsi" w:eastAsiaTheme="majorEastAsia" w:hAnsiTheme="majorHAnsi" w:cstheme="majorBidi"/>
      <w:b/>
      <w:bCs/>
      <w:i/>
      <w:iCs/>
      <w:color w:val="70AD47" w:themeColor="accent6"/>
      <w:kern w:val="0"/>
      <w:sz w:val="20"/>
      <w:szCs w:val="20"/>
      <w:lang w:eastAsia="zh-CN"/>
      <w14:ligatures w14:val="none"/>
    </w:rPr>
  </w:style>
  <w:style w:type="character" w:customStyle="1" w:styleId="Heading9Char">
    <w:name w:val="Heading 9 Char"/>
    <w:link w:val="Heading9"/>
    <w:uiPriority w:val="9"/>
    <w:semiHidden/>
    <w:rsid w:val="004863D8"/>
    <w:rPr>
      <w:rFonts w:asciiTheme="majorHAnsi" w:eastAsiaTheme="majorEastAsia" w:hAnsiTheme="majorHAnsi" w:cstheme="majorBidi"/>
      <w:i/>
      <w:iCs/>
      <w:color w:val="70AD47" w:themeColor="accent6"/>
      <w:kern w:val="0"/>
      <w:sz w:val="20"/>
      <w:szCs w:val="20"/>
      <w:lang w:eastAsia="zh-CN"/>
      <w14:ligatures w14:val="none"/>
    </w:rPr>
  </w:style>
  <w:style w:type="character" w:customStyle="1" w:styleId="Ttulo4Car">
    <w:name w:val="Título 4 Car"/>
    <w:basedOn w:val="DefaultParagraphFont"/>
    <w:uiPriority w:val="9"/>
    <w:semiHidden/>
    <w:rsid w:val="004863D8"/>
    <w:rPr>
      <w:rFonts w:asciiTheme="majorHAnsi" w:eastAsiaTheme="majorEastAsia" w:hAnsiTheme="majorHAnsi" w:cstheme="majorBidi"/>
      <w:i/>
      <w:iCs/>
      <w:color w:val="2F5496" w:themeColor="accent1" w:themeShade="BF"/>
    </w:rPr>
  </w:style>
  <w:style w:type="character" w:customStyle="1" w:styleId="Ttulo5Car">
    <w:name w:val="Título 5 Car"/>
    <w:basedOn w:val="DefaultParagraphFont"/>
    <w:uiPriority w:val="9"/>
    <w:semiHidden/>
    <w:rsid w:val="004863D8"/>
    <w:rPr>
      <w:rFonts w:asciiTheme="majorHAnsi" w:eastAsiaTheme="majorEastAsia" w:hAnsiTheme="majorHAnsi" w:cstheme="majorBidi"/>
      <w:color w:val="2F5496" w:themeColor="accent1" w:themeShade="BF"/>
    </w:rPr>
  </w:style>
  <w:style w:type="character" w:customStyle="1" w:styleId="Ttulo6Car">
    <w:name w:val="Título 6 Car"/>
    <w:basedOn w:val="DefaultParagraphFont"/>
    <w:uiPriority w:val="9"/>
    <w:semiHidden/>
    <w:rsid w:val="004863D8"/>
    <w:rPr>
      <w:rFonts w:asciiTheme="majorHAnsi" w:eastAsiaTheme="majorEastAsia" w:hAnsiTheme="majorHAnsi" w:cstheme="majorBidi"/>
      <w:color w:val="1F3763" w:themeColor="accent1" w:themeShade="7F"/>
    </w:rPr>
  </w:style>
  <w:style w:type="character" w:customStyle="1" w:styleId="Ttulo7Car">
    <w:name w:val="Título 7 Car"/>
    <w:basedOn w:val="DefaultParagraphFont"/>
    <w:uiPriority w:val="9"/>
    <w:semiHidden/>
    <w:rsid w:val="004863D8"/>
    <w:rPr>
      <w:rFonts w:asciiTheme="majorHAnsi" w:eastAsiaTheme="majorEastAsia" w:hAnsiTheme="majorHAnsi" w:cstheme="majorBidi"/>
      <w:i/>
      <w:iCs/>
      <w:color w:val="1F3763" w:themeColor="accent1" w:themeShade="7F"/>
    </w:rPr>
  </w:style>
  <w:style w:type="character" w:customStyle="1" w:styleId="Ttulo8Car">
    <w:name w:val="Título 8 Car"/>
    <w:basedOn w:val="DefaultParagraphFont"/>
    <w:uiPriority w:val="9"/>
    <w:semiHidden/>
    <w:rsid w:val="004863D8"/>
    <w:rPr>
      <w:rFonts w:asciiTheme="majorHAnsi" w:eastAsiaTheme="majorEastAsia" w:hAnsiTheme="majorHAnsi" w:cstheme="majorBidi"/>
      <w:color w:val="272727" w:themeColor="text1" w:themeTint="D8"/>
      <w:sz w:val="21"/>
      <w:szCs w:val="21"/>
    </w:rPr>
  </w:style>
  <w:style w:type="character" w:customStyle="1" w:styleId="Ttulo9Car">
    <w:name w:val="Título 9 Car"/>
    <w:basedOn w:val="DefaultParagraphFont"/>
    <w:uiPriority w:val="9"/>
    <w:semiHidden/>
    <w:rsid w:val="004863D8"/>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4863D8"/>
    <w:pPr>
      <w:ind w:left="720"/>
      <w:contextualSpacing/>
    </w:pPr>
  </w:style>
  <w:style w:type="character" w:customStyle="1" w:styleId="normaltextrun">
    <w:name w:val="normaltextrun"/>
    <w:basedOn w:val="DefaultParagraphFont"/>
    <w:rsid w:val="004863D8"/>
  </w:style>
  <w:style w:type="character" w:customStyle="1" w:styleId="apple-converted-space">
    <w:name w:val="apple-converted-space"/>
    <w:basedOn w:val="DefaultParagraphFont"/>
    <w:rsid w:val="004863D8"/>
  </w:style>
  <w:style w:type="character" w:styleId="Strong">
    <w:name w:val="Strong"/>
    <w:basedOn w:val="DefaultParagraphFont"/>
    <w:uiPriority w:val="22"/>
    <w:qFormat/>
    <w:rsid w:val="004863D8"/>
    <w:rPr>
      <w:b/>
      <w:bCs/>
    </w:rPr>
  </w:style>
  <w:style w:type="paragraph" w:styleId="NormalWeb">
    <w:name w:val="Normal (Web)"/>
    <w:basedOn w:val="Normal"/>
    <w:uiPriority w:val="99"/>
    <w:semiHidden/>
    <w:unhideWhenUsed/>
    <w:rsid w:val="004863D8"/>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Default">
    <w:name w:val="Default"/>
    <w:rsid w:val="004863D8"/>
    <w:pPr>
      <w:autoSpaceDE w:val="0"/>
      <w:autoSpaceDN w:val="0"/>
      <w:adjustRightInd w:val="0"/>
      <w:spacing w:after="0" w:line="240" w:lineRule="auto"/>
    </w:pPr>
    <w:rPr>
      <w:rFonts w:ascii="Inter" w:hAnsi="Inter" w:cs="Inter"/>
      <w:color w:val="000000"/>
      <w:kern w:val="0"/>
      <w:sz w:val="24"/>
      <w:szCs w:val="24"/>
    </w:rPr>
  </w:style>
  <w:style w:type="paragraph" w:styleId="TOCHeading">
    <w:name w:val="TOC Heading"/>
    <w:basedOn w:val="Heading1"/>
    <w:next w:val="Normal"/>
    <w:uiPriority w:val="39"/>
    <w:unhideWhenUsed/>
    <w:qFormat/>
    <w:rsid w:val="004863D8"/>
    <w:pPr>
      <w:outlineLvl w:val="9"/>
    </w:pPr>
    <w:rPr>
      <w:kern w:val="0"/>
      <w:lang w:eastAsia="es-CO"/>
      <w14:ligatures w14:val="none"/>
    </w:rPr>
  </w:style>
  <w:style w:type="paragraph" w:styleId="TOC1">
    <w:name w:val="toc 1"/>
    <w:basedOn w:val="Normal"/>
    <w:next w:val="Normal"/>
    <w:autoRedefine/>
    <w:uiPriority w:val="39"/>
    <w:unhideWhenUsed/>
    <w:rsid w:val="004863D8"/>
    <w:pPr>
      <w:spacing w:after="100"/>
    </w:pPr>
  </w:style>
  <w:style w:type="paragraph" w:styleId="TOC2">
    <w:name w:val="toc 2"/>
    <w:basedOn w:val="Normal"/>
    <w:next w:val="Normal"/>
    <w:autoRedefine/>
    <w:uiPriority w:val="39"/>
    <w:unhideWhenUsed/>
    <w:rsid w:val="004863D8"/>
    <w:pPr>
      <w:spacing w:after="100"/>
      <w:ind w:left="220"/>
    </w:pPr>
  </w:style>
  <w:style w:type="paragraph" w:styleId="TOC3">
    <w:name w:val="toc 3"/>
    <w:basedOn w:val="Normal"/>
    <w:next w:val="Normal"/>
    <w:autoRedefine/>
    <w:uiPriority w:val="39"/>
    <w:unhideWhenUsed/>
    <w:rsid w:val="004863D8"/>
    <w:pPr>
      <w:spacing w:after="100"/>
      <w:ind w:left="440"/>
    </w:pPr>
  </w:style>
  <w:style w:type="character" w:styleId="Hyperlink">
    <w:name w:val="Hyperlink"/>
    <w:basedOn w:val="DefaultParagraphFont"/>
    <w:uiPriority w:val="99"/>
    <w:unhideWhenUsed/>
    <w:rsid w:val="004863D8"/>
    <w:rPr>
      <w:color w:val="0563C1" w:themeColor="hyperlink"/>
      <w:u w:val="single"/>
    </w:rPr>
  </w:style>
  <w:style w:type="paragraph" w:styleId="FootnoteText">
    <w:name w:val="footnote text"/>
    <w:basedOn w:val="Normal"/>
    <w:link w:val="FootnoteTextChar"/>
    <w:uiPriority w:val="99"/>
    <w:unhideWhenUsed/>
    <w:rsid w:val="004863D8"/>
    <w:pPr>
      <w:spacing w:after="0" w:line="240" w:lineRule="auto"/>
    </w:pPr>
    <w:rPr>
      <w:sz w:val="20"/>
      <w:szCs w:val="20"/>
    </w:rPr>
  </w:style>
  <w:style w:type="character" w:customStyle="1" w:styleId="FootnoteTextChar">
    <w:name w:val="Footnote Text Char"/>
    <w:basedOn w:val="DefaultParagraphFont"/>
    <w:link w:val="FootnoteText"/>
    <w:uiPriority w:val="99"/>
    <w:rsid w:val="004863D8"/>
    <w:rPr>
      <w:sz w:val="20"/>
      <w:szCs w:val="20"/>
    </w:rPr>
  </w:style>
  <w:style w:type="character" w:styleId="FootnoteReference">
    <w:name w:val="footnote reference"/>
    <w:basedOn w:val="DefaultParagraphFont"/>
    <w:uiPriority w:val="99"/>
    <w:semiHidden/>
    <w:unhideWhenUsed/>
    <w:rsid w:val="004863D8"/>
    <w:rPr>
      <w:vertAlign w:val="superscript"/>
    </w:rPr>
  </w:style>
  <w:style w:type="table" w:styleId="TableGrid">
    <w:name w:val="Table Grid"/>
    <w:basedOn w:val="TableNormal"/>
    <w:uiPriority w:val="59"/>
    <w:rsid w:val="004863D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1"/>
    <w:uiPriority w:val="99"/>
    <w:unhideWhenUsed/>
    <w:rsid w:val="004863D8"/>
    <w:pPr>
      <w:spacing w:line="240" w:lineRule="auto"/>
    </w:pPr>
    <w:rPr>
      <w:sz w:val="20"/>
      <w:szCs w:val="20"/>
    </w:rPr>
  </w:style>
  <w:style w:type="character" w:customStyle="1" w:styleId="CommentTextChar1">
    <w:name w:val="Comment Text Char1"/>
    <w:basedOn w:val="DefaultParagraphFont"/>
    <w:link w:val="CommentText"/>
    <w:uiPriority w:val="99"/>
    <w:rsid w:val="004863D8"/>
    <w:rPr>
      <w:sz w:val="20"/>
      <w:szCs w:val="20"/>
    </w:rPr>
  </w:style>
  <w:style w:type="character" w:styleId="CommentReference">
    <w:name w:val="annotation reference"/>
    <w:basedOn w:val="DefaultParagraphFont"/>
    <w:uiPriority w:val="99"/>
    <w:semiHidden/>
    <w:unhideWhenUsed/>
    <w:rsid w:val="004863D8"/>
    <w:rPr>
      <w:sz w:val="16"/>
      <w:szCs w:val="16"/>
    </w:rPr>
  </w:style>
  <w:style w:type="paragraph" w:styleId="Header">
    <w:name w:val="header"/>
    <w:basedOn w:val="Normal"/>
    <w:link w:val="HeaderChar"/>
    <w:uiPriority w:val="99"/>
    <w:unhideWhenUsed/>
    <w:rsid w:val="004863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3D8"/>
  </w:style>
  <w:style w:type="paragraph" w:styleId="Footer">
    <w:name w:val="footer"/>
    <w:basedOn w:val="Normal"/>
    <w:link w:val="FooterChar"/>
    <w:uiPriority w:val="99"/>
    <w:unhideWhenUsed/>
    <w:rsid w:val="004863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3D8"/>
  </w:style>
  <w:style w:type="paragraph" w:styleId="Caption">
    <w:name w:val="caption"/>
    <w:basedOn w:val="Normal"/>
    <w:next w:val="Normal"/>
    <w:uiPriority w:val="35"/>
    <w:unhideWhenUsed/>
    <w:qFormat/>
    <w:rsid w:val="004863D8"/>
    <w:pPr>
      <w:spacing w:after="200" w:line="240" w:lineRule="auto"/>
    </w:pPr>
    <w:rPr>
      <w:i/>
      <w:iCs/>
      <w:color w:val="44546A" w:themeColor="text2"/>
      <w:sz w:val="18"/>
      <w:szCs w:val="18"/>
    </w:rPr>
  </w:style>
  <w:style w:type="paragraph" w:customStyle="1" w:styleId="Normal0">
    <w:name w:val="Normal0"/>
    <w:aliases w:val="Texto corrido"/>
    <w:qFormat/>
    <w:rsid w:val="004863D8"/>
    <w:pPr>
      <w:overflowPunct w:val="0"/>
      <w:autoSpaceDE w:val="0"/>
      <w:autoSpaceDN w:val="0"/>
      <w:adjustRightInd w:val="0"/>
      <w:spacing w:after="0" w:line="240" w:lineRule="auto"/>
      <w:textAlignment w:val="baseline"/>
    </w:pPr>
    <w:rPr>
      <w:rFonts w:ascii="Arial Narrow" w:eastAsia="Times New Roman" w:hAnsi="Arial Narrow" w:cs="Times New Roman"/>
      <w:color w:val="404040" w:themeColor="text1" w:themeTint="BF"/>
      <w:kern w:val="0"/>
      <w:sz w:val="21"/>
      <w:szCs w:val="20"/>
      <w:lang w:val="es-ES_tradnl" w:eastAsia="es-MX"/>
      <w14:ligatures w14:val="none"/>
    </w:rPr>
  </w:style>
  <w:style w:type="paragraph" w:styleId="Title">
    <w:name w:val="Title"/>
    <w:basedOn w:val="Normal"/>
    <w:next w:val="Normal"/>
    <w:link w:val="TitleChar"/>
    <w:uiPriority w:val="10"/>
    <w:qFormat/>
    <w:rsid w:val="004863D8"/>
    <w:pPr>
      <w:spacing w:after="0" w:line="240" w:lineRule="auto"/>
      <w:contextualSpacing/>
    </w:pPr>
    <w:rPr>
      <w:rFonts w:asciiTheme="majorHAnsi" w:eastAsiaTheme="majorEastAsia" w:hAnsiTheme="majorHAnsi" w:cstheme="majorBidi"/>
      <w:color w:val="262626" w:themeColor="text1" w:themeTint="D9"/>
      <w:spacing w:val="-15"/>
      <w:kern w:val="0"/>
      <w:sz w:val="96"/>
      <w:szCs w:val="96"/>
      <w:lang w:eastAsia="zh-CN"/>
      <w14:ligatures w14:val="none"/>
    </w:rPr>
  </w:style>
  <w:style w:type="character" w:customStyle="1" w:styleId="TitleChar">
    <w:name w:val="Title Char"/>
    <w:link w:val="Title"/>
    <w:uiPriority w:val="10"/>
    <w:rsid w:val="004863D8"/>
    <w:rPr>
      <w:rFonts w:asciiTheme="majorHAnsi" w:eastAsiaTheme="majorEastAsia" w:hAnsiTheme="majorHAnsi" w:cstheme="majorBidi"/>
      <w:color w:val="262626" w:themeColor="text1" w:themeTint="D9"/>
      <w:spacing w:val="-15"/>
      <w:kern w:val="0"/>
      <w:sz w:val="96"/>
      <w:szCs w:val="96"/>
      <w:lang w:eastAsia="zh-CN"/>
      <w14:ligatures w14:val="none"/>
    </w:rPr>
  </w:style>
  <w:style w:type="character" w:customStyle="1" w:styleId="TtuloCar">
    <w:name w:val="Título Car"/>
    <w:basedOn w:val="DefaultParagraphFont"/>
    <w:uiPriority w:val="10"/>
    <w:rsid w:val="004863D8"/>
    <w:rPr>
      <w:rFonts w:asciiTheme="majorHAnsi" w:eastAsiaTheme="majorEastAsia" w:hAnsiTheme="majorHAnsi" w:cstheme="majorBidi"/>
      <w:spacing w:val="-10"/>
      <w:kern w:val="28"/>
      <w:sz w:val="56"/>
      <w:szCs w:val="56"/>
    </w:rPr>
  </w:style>
  <w:style w:type="paragraph" w:customStyle="1" w:styleId="Ttulo1">
    <w:name w:val="Título1"/>
    <w:basedOn w:val="Heading1"/>
    <w:link w:val="TtuloChar"/>
    <w:rsid w:val="004863D8"/>
    <w:pPr>
      <w:spacing w:before="360" w:after="40" w:line="240" w:lineRule="auto"/>
    </w:pPr>
    <w:rPr>
      <w:rFonts w:ascii="Arial" w:hAnsi="Arial"/>
      <w:b/>
      <w:color w:val="002060"/>
      <w:kern w:val="0"/>
      <w:sz w:val="40"/>
      <w:szCs w:val="40"/>
      <w:lang w:eastAsia="zh-CN"/>
      <w14:ligatures w14:val="none"/>
    </w:rPr>
  </w:style>
  <w:style w:type="character" w:customStyle="1" w:styleId="TtuloChar">
    <w:name w:val="Título Char"/>
    <w:basedOn w:val="Ttulo1Car1"/>
    <w:link w:val="Ttulo1"/>
    <w:rsid w:val="004863D8"/>
    <w:rPr>
      <w:rFonts w:ascii="Arial" w:eastAsiaTheme="majorEastAsia" w:hAnsi="Arial" w:cstheme="majorBidi"/>
      <w:b/>
      <w:color w:val="002060"/>
      <w:kern w:val="0"/>
      <w:sz w:val="40"/>
      <w:szCs w:val="40"/>
      <w:lang w:eastAsia="zh-CN"/>
      <w14:ligatures w14:val="none"/>
    </w:rPr>
  </w:style>
  <w:style w:type="character" w:customStyle="1" w:styleId="Ttulo1Car1">
    <w:name w:val="Título 1 Car1"/>
    <w:uiPriority w:val="9"/>
    <w:rsid w:val="004863D8"/>
    <w:rPr>
      <w:rFonts w:asciiTheme="majorHAnsi" w:eastAsiaTheme="majorEastAsia" w:hAnsiTheme="majorHAnsi" w:cstheme="majorBidi"/>
      <w:color w:val="538135" w:themeColor="accent6" w:themeShade="BF"/>
      <w:sz w:val="40"/>
      <w:szCs w:val="40"/>
    </w:rPr>
  </w:style>
  <w:style w:type="paragraph" w:customStyle="1" w:styleId="Subttulo1">
    <w:name w:val="Subtítulo1"/>
    <w:basedOn w:val="Heading2"/>
    <w:link w:val="SubttuloChar"/>
    <w:rsid w:val="004863D8"/>
    <w:pPr>
      <w:spacing w:before="80" w:line="240" w:lineRule="auto"/>
    </w:pPr>
    <w:rPr>
      <w:rFonts w:ascii="Arial" w:hAnsi="Arial"/>
      <w:b/>
      <w:bCs/>
      <w:color w:val="538135" w:themeColor="accent6" w:themeShade="BF"/>
      <w:kern w:val="0"/>
      <w:sz w:val="24"/>
      <w:szCs w:val="32"/>
      <w:lang w:eastAsia="zh-CN"/>
      <w14:ligatures w14:val="none"/>
    </w:rPr>
  </w:style>
  <w:style w:type="character" w:customStyle="1" w:styleId="SubttuloChar">
    <w:name w:val="Subtítulo Char"/>
    <w:basedOn w:val="Ttulo2Car1"/>
    <w:link w:val="Subttulo1"/>
    <w:rsid w:val="004863D8"/>
    <w:rPr>
      <w:rFonts w:ascii="Arial" w:eastAsiaTheme="majorEastAsia" w:hAnsi="Arial" w:cstheme="majorBidi"/>
      <w:b/>
      <w:bCs/>
      <w:color w:val="538135" w:themeColor="accent6" w:themeShade="BF"/>
      <w:kern w:val="0"/>
      <w:sz w:val="24"/>
      <w:szCs w:val="32"/>
      <w:lang w:eastAsia="zh-CN"/>
      <w14:ligatures w14:val="none"/>
    </w:rPr>
  </w:style>
  <w:style w:type="character" w:customStyle="1" w:styleId="Ttulo2Car1">
    <w:name w:val="Título 2 Car1"/>
    <w:uiPriority w:val="9"/>
    <w:semiHidden/>
    <w:rsid w:val="004863D8"/>
    <w:rPr>
      <w:rFonts w:asciiTheme="majorHAnsi" w:eastAsiaTheme="majorEastAsia" w:hAnsiTheme="majorHAnsi" w:cstheme="majorBidi"/>
      <w:color w:val="538135" w:themeColor="accent6" w:themeShade="BF"/>
      <w:sz w:val="28"/>
      <w:szCs w:val="28"/>
    </w:rPr>
  </w:style>
  <w:style w:type="paragraph" w:customStyle="1" w:styleId="Ttulodeseccin">
    <w:name w:val="Título de sección"/>
    <w:basedOn w:val="Ttulo1"/>
    <w:link w:val="TtulodeseccinChar"/>
    <w:uiPriority w:val="1"/>
    <w:rsid w:val="004863D8"/>
    <w:pPr>
      <w:spacing w:before="40"/>
      <w:outlineLvl w:val="2"/>
    </w:pPr>
    <w:rPr>
      <w:rFonts w:asciiTheme="majorHAnsi" w:hAnsiTheme="majorHAnsi"/>
      <w:color w:val="auto"/>
      <w:sz w:val="22"/>
      <w:szCs w:val="22"/>
    </w:rPr>
  </w:style>
  <w:style w:type="character" w:customStyle="1" w:styleId="TtulodeseccinChar">
    <w:name w:val="Título de sección Char"/>
    <w:link w:val="Ttulodeseccin"/>
    <w:uiPriority w:val="1"/>
    <w:rsid w:val="004863D8"/>
    <w:rPr>
      <w:rFonts w:asciiTheme="majorHAnsi" w:eastAsiaTheme="majorEastAsia" w:hAnsiTheme="majorHAnsi" w:cstheme="majorBidi"/>
      <w:b/>
      <w:kern w:val="0"/>
      <w:lang w:eastAsia="zh-CN"/>
      <w14:ligatures w14:val="none"/>
    </w:rPr>
  </w:style>
  <w:style w:type="character" w:customStyle="1" w:styleId="CommentTextChar">
    <w:name w:val="Comment Text Char"/>
    <w:uiPriority w:val="99"/>
    <w:rsid w:val="004863D8"/>
    <w:rPr>
      <w:sz w:val="20"/>
      <w:szCs w:val="20"/>
    </w:rPr>
  </w:style>
  <w:style w:type="character" w:customStyle="1" w:styleId="CommentSubjectChar">
    <w:name w:val="Comment Subject Char"/>
    <w:basedOn w:val="CommentTextChar1"/>
    <w:link w:val="CommentSubject"/>
    <w:uiPriority w:val="99"/>
    <w:semiHidden/>
    <w:rsid w:val="004863D8"/>
    <w:rPr>
      <w:rFonts w:eastAsiaTheme="minorEastAsia"/>
      <w:b/>
      <w:bCs/>
      <w:kern w:val="0"/>
      <w:sz w:val="20"/>
      <w:szCs w:val="20"/>
      <w:lang w:eastAsia="zh-CN"/>
      <w14:ligatures w14:val="none"/>
    </w:rPr>
  </w:style>
  <w:style w:type="paragraph" w:styleId="CommentSubject">
    <w:name w:val="annotation subject"/>
    <w:basedOn w:val="CommentText"/>
    <w:next w:val="CommentText"/>
    <w:link w:val="CommentSubjectChar"/>
    <w:uiPriority w:val="99"/>
    <w:semiHidden/>
    <w:unhideWhenUsed/>
    <w:rsid w:val="004863D8"/>
    <w:pPr>
      <w:spacing w:after="200"/>
    </w:pPr>
    <w:rPr>
      <w:rFonts w:eastAsiaTheme="minorEastAsia"/>
      <w:b/>
      <w:bCs/>
      <w:kern w:val="0"/>
      <w:lang w:eastAsia="zh-CN"/>
      <w14:ligatures w14:val="none"/>
    </w:rPr>
  </w:style>
  <w:style w:type="character" w:customStyle="1" w:styleId="AsuntodelcomentarioCar1">
    <w:name w:val="Asunto del comentario Car1"/>
    <w:basedOn w:val="CommentTextChar1"/>
    <w:uiPriority w:val="99"/>
    <w:semiHidden/>
    <w:rsid w:val="004863D8"/>
    <w:rPr>
      <w:b/>
      <w:bCs/>
      <w:sz w:val="20"/>
      <w:szCs w:val="20"/>
    </w:rPr>
  </w:style>
  <w:style w:type="paragraph" w:customStyle="1" w:styleId="paragraph">
    <w:name w:val="paragraph"/>
    <w:basedOn w:val="Normal"/>
    <w:rsid w:val="004863D8"/>
    <w:pPr>
      <w:spacing w:beforeAutospacing="1" w:after="200" w:afterAutospacing="1" w:line="240" w:lineRule="auto"/>
    </w:pPr>
    <w:rPr>
      <w:rFonts w:ascii="Times New Roman" w:eastAsia="Times New Roman" w:hAnsi="Times New Roman" w:cs="Times New Roman"/>
      <w:kern w:val="0"/>
      <w:sz w:val="24"/>
      <w:szCs w:val="24"/>
      <w:lang w:eastAsia="zh-CN"/>
      <w14:ligatures w14:val="none"/>
    </w:rPr>
  </w:style>
  <w:style w:type="character" w:customStyle="1" w:styleId="eop">
    <w:name w:val="eop"/>
    <w:rsid w:val="004863D8"/>
  </w:style>
  <w:style w:type="character" w:customStyle="1" w:styleId="contentcontrolboundarysink">
    <w:name w:val="contentcontrolboundarysink"/>
    <w:uiPriority w:val="1"/>
    <w:rsid w:val="004863D8"/>
  </w:style>
  <w:style w:type="paragraph" w:styleId="BalloonText">
    <w:name w:val="Balloon Text"/>
    <w:basedOn w:val="Normal"/>
    <w:link w:val="BalloonTextChar"/>
    <w:uiPriority w:val="99"/>
    <w:semiHidden/>
    <w:unhideWhenUsed/>
    <w:rsid w:val="004863D8"/>
    <w:pPr>
      <w:spacing w:after="0" w:line="240" w:lineRule="auto"/>
    </w:pPr>
    <w:rPr>
      <w:rFonts w:ascii="Segoe UI" w:eastAsiaTheme="minorEastAsia" w:hAnsi="Segoe UI" w:cs="Segoe UI"/>
      <w:kern w:val="0"/>
      <w:sz w:val="18"/>
      <w:szCs w:val="18"/>
      <w:lang w:eastAsia="zh-CN"/>
      <w14:ligatures w14:val="none"/>
    </w:rPr>
  </w:style>
  <w:style w:type="character" w:customStyle="1" w:styleId="BalloonTextChar">
    <w:name w:val="Balloon Text Char"/>
    <w:link w:val="BalloonText"/>
    <w:uiPriority w:val="99"/>
    <w:semiHidden/>
    <w:rsid w:val="004863D8"/>
    <w:rPr>
      <w:rFonts w:ascii="Segoe UI" w:eastAsiaTheme="minorEastAsia" w:hAnsi="Segoe UI" w:cs="Segoe UI"/>
      <w:kern w:val="0"/>
      <w:sz w:val="18"/>
      <w:szCs w:val="18"/>
      <w:lang w:eastAsia="zh-CN"/>
      <w14:ligatures w14:val="none"/>
    </w:rPr>
  </w:style>
  <w:style w:type="character" w:customStyle="1" w:styleId="TextodegloboCar">
    <w:name w:val="Texto de globo Car"/>
    <w:basedOn w:val="DefaultParagraphFont"/>
    <w:uiPriority w:val="99"/>
    <w:semiHidden/>
    <w:rsid w:val="004863D8"/>
    <w:rPr>
      <w:rFonts w:ascii="Segoe UI" w:hAnsi="Segoe UI" w:cs="Segoe UI"/>
      <w:sz w:val="18"/>
      <w:szCs w:val="18"/>
    </w:rPr>
  </w:style>
  <w:style w:type="character" w:customStyle="1" w:styleId="EncabezadoCar1">
    <w:name w:val="Encabezado Car1"/>
    <w:uiPriority w:val="99"/>
    <w:rsid w:val="004863D8"/>
    <w:rPr>
      <w:lang w:val="es-CO"/>
    </w:rPr>
  </w:style>
  <w:style w:type="character" w:customStyle="1" w:styleId="PiedepginaCar1">
    <w:name w:val="Pie de página Car1"/>
    <w:uiPriority w:val="99"/>
    <w:rsid w:val="004863D8"/>
    <w:rPr>
      <w:lang w:val="es-CO"/>
    </w:rPr>
  </w:style>
  <w:style w:type="paragraph" w:styleId="Subtitle">
    <w:name w:val="Subtitle"/>
    <w:basedOn w:val="Normal"/>
    <w:next w:val="Normal"/>
    <w:link w:val="SubtitleChar"/>
    <w:uiPriority w:val="11"/>
    <w:qFormat/>
    <w:rsid w:val="004863D8"/>
    <w:pPr>
      <w:numPr>
        <w:ilvl w:val="1"/>
      </w:numPr>
      <w:spacing w:after="200" w:line="240" w:lineRule="auto"/>
    </w:pPr>
    <w:rPr>
      <w:rFonts w:asciiTheme="majorHAnsi" w:eastAsiaTheme="majorEastAsia" w:hAnsiTheme="majorHAnsi" w:cstheme="majorBidi"/>
      <w:kern w:val="0"/>
      <w:sz w:val="30"/>
      <w:szCs w:val="30"/>
      <w:lang w:eastAsia="zh-CN"/>
      <w14:ligatures w14:val="none"/>
    </w:rPr>
  </w:style>
  <w:style w:type="character" w:customStyle="1" w:styleId="SubtitleChar">
    <w:name w:val="Subtitle Char"/>
    <w:link w:val="Subtitle"/>
    <w:uiPriority w:val="11"/>
    <w:rsid w:val="004863D8"/>
    <w:rPr>
      <w:rFonts w:asciiTheme="majorHAnsi" w:eastAsiaTheme="majorEastAsia" w:hAnsiTheme="majorHAnsi" w:cstheme="majorBidi"/>
      <w:kern w:val="0"/>
      <w:sz w:val="30"/>
      <w:szCs w:val="30"/>
      <w:lang w:eastAsia="zh-CN"/>
      <w14:ligatures w14:val="none"/>
    </w:rPr>
  </w:style>
  <w:style w:type="character" w:customStyle="1" w:styleId="SubttuloCar">
    <w:name w:val="Subtítulo Car"/>
    <w:basedOn w:val="DefaultParagraphFont"/>
    <w:uiPriority w:val="11"/>
    <w:rsid w:val="004863D8"/>
    <w:rPr>
      <w:rFonts w:eastAsiaTheme="minorEastAsia"/>
      <w:color w:val="5A5A5A" w:themeColor="text1" w:themeTint="A5"/>
      <w:spacing w:val="15"/>
    </w:rPr>
  </w:style>
  <w:style w:type="character" w:styleId="Emphasis">
    <w:name w:val="Emphasis"/>
    <w:uiPriority w:val="20"/>
    <w:qFormat/>
    <w:rsid w:val="004863D8"/>
    <w:rPr>
      <w:i/>
      <w:iCs/>
      <w:color w:val="70AD47" w:themeColor="accent6"/>
    </w:rPr>
  </w:style>
  <w:style w:type="paragraph" w:styleId="NoSpacing">
    <w:name w:val="No Spacing"/>
    <w:uiPriority w:val="1"/>
    <w:qFormat/>
    <w:rsid w:val="004863D8"/>
    <w:pPr>
      <w:spacing w:after="0" w:line="240" w:lineRule="auto"/>
    </w:pPr>
    <w:rPr>
      <w:rFonts w:eastAsiaTheme="minorEastAsia"/>
      <w:kern w:val="0"/>
      <w:sz w:val="21"/>
      <w:szCs w:val="21"/>
      <w:lang w:val="en-US" w:eastAsia="zh-CN"/>
      <w14:ligatures w14:val="none"/>
    </w:rPr>
  </w:style>
  <w:style w:type="paragraph" w:styleId="Quote">
    <w:name w:val="Quote"/>
    <w:basedOn w:val="Normal"/>
    <w:next w:val="Normal"/>
    <w:link w:val="QuoteChar"/>
    <w:uiPriority w:val="29"/>
    <w:qFormat/>
    <w:rsid w:val="004863D8"/>
    <w:pPr>
      <w:spacing w:before="160" w:after="200" w:line="288" w:lineRule="auto"/>
      <w:ind w:left="720" w:right="720"/>
      <w:jc w:val="center"/>
    </w:pPr>
    <w:rPr>
      <w:rFonts w:eastAsiaTheme="minorEastAsia"/>
      <w:i/>
      <w:iCs/>
      <w:color w:val="262626" w:themeColor="text1" w:themeTint="D9"/>
      <w:kern w:val="0"/>
      <w:sz w:val="21"/>
      <w:szCs w:val="21"/>
      <w:lang w:eastAsia="zh-CN"/>
      <w14:ligatures w14:val="none"/>
    </w:rPr>
  </w:style>
  <w:style w:type="character" w:customStyle="1" w:styleId="QuoteChar">
    <w:name w:val="Quote Char"/>
    <w:link w:val="Quote"/>
    <w:uiPriority w:val="29"/>
    <w:rsid w:val="004863D8"/>
    <w:rPr>
      <w:rFonts w:eastAsiaTheme="minorEastAsia"/>
      <w:i/>
      <w:iCs/>
      <w:color w:val="262626" w:themeColor="text1" w:themeTint="D9"/>
      <w:kern w:val="0"/>
      <w:sz w:val="21"/>
      <w:szCs w:val="21"/>
      <w:lang w:eastAsia="zh-CN"/>
      <w14:ligatures w14:val="none"/>
    </w:rPr>
  </w:style>
  <w:style w:type="character" w:customStyle="1" w:styleId="CitaCar">
    <w:name w:val="Cita Car"/>
    <w:basedOn w:val="DefaultParagraphFont"/>
    <w:uiPriority w:val="29"/>
    <w:rsid w:val="004863D8"/>
    <w:rPr>
      <w:i/>
      <w:iCs/>
      <w:color w:val="404040" w:themeColor="text1" w:themeTint="BF"/>
    </w:rPr>
  </w:style>
  <w:style w:type="paragraph" w:styleId="IntenseQuote">
    <w:name w:val="Intense Quote"/>
    <w:basedOn w:val="Normal"/>
    <w:next w:val="Normal"/>
    <w:link w:val="IntenseQuoteChar"/>
    <w:uiPriority w:val="30"/>
    <w:qFormat/>
    <w:rsid w:val="004863D8"/>
    <w:pPr>
      <w:spacing w:before="160" w:line="264" w:lineRule="auto"/>
      <w:ind w:left="720" w:right="720"/>
      <w:jc w:val="center"/>
    </w:pPr>
    <w:rPr>
      <w:rFonts w:asciiTheme="majorHAnsi" w:eastAsiaTheme="majorEastAsia" w:hAnsiTheme="majorHAnsi" w:cstheme="majorBidi"/>
      <w:i/>
      <w:iCs/>
      <w:color w:val="70AD47" w:themeColor="accent6"/>
      <w:kern w:val="0"/>
      <w:sz w:val="32"/>
      <w:szCs w:val="32"/>
      <w:lang w:eastAsia="zh-CN"/>
      <w14:ligatures w14:val="none"/>
    </w:rPr>
  </w:style>
  <w:style w:type="character" w:customStyle="1" w:styleId="IntenseQuoteChar">
    <w:name w:val="Intense Quote Char"/>
    <w:link w:val="IntenseQuote"/>
    <w:uiPriority w:val="30"/>
    <w:rsid w:val="004863D8"/>
    <w:rPr>
      <w:rFonts w:asciiTheme="majorHAnsi" w:eastAsiaTheme="majorEastAsia" w:hAnsiTheme="majorHAnsi" w:cstheme="majorBidi"/>
      <w:i/>
      <w:iCs/>
      <w:color w:val="70AD47" w:themeColor="accent6"/>
      <w:kern w:val="0"/>
      <w:sz w:val="32"/>
      <w:szCs w:val="32"/>
      <w:lang w:eastAsia="zh-CN"/>
      <w14:ligatures w14:val="none"/>
    </w:rPr>
  </w:style>
  <w:style w:type="character" w:customStyle="1" w:styleId="CitadestacadaCar">
    <w:name w:val="Cita destacada Car"/>
    <w:basedOn w:val="DefaultParagraphFont"/>
    <w:uiPriority w:val="30"/>
    <w:rsid w:val="004863D8"/>
    <w:rPr>
      <w:i/>
      <w:iCs/>
      <w:color w:val="4472C4" w:themeColor="accent1"/>
    </w:rPr>
  </w:style>
  <w:style w:type="character" w:styleId="SubtleEmphasis">
    <w:name w:val="Subtle Emphasis"/>
    <w:uiPriority w:val="19"/>
    <w:qFormat/>
    <w:rsid w:val="004863D8"/>
    <w:rPr>
      <w:i/>
      <w:iCs/>
    </w:rPr>
  </w:style>
  <w:style w:type="character" w:styleId="IntenseEmphasis">
    <w:name w:val="Intense Emphasis"/>
    <w:uiPriority w:val="21"/>
    <w:qFormat/>
    <w:rsid w:val="004863D8"/>
    <w:rPr>
      <w:b/>
      <w:bCs/>
      <w:i/>
      <w:iCs/>
    </w:rPr>
  </w:style>
  <w:style w:type="character" w:styleId="SubtleReference">
    <w:name w:val="Subtle Reference"/>
    <w:uiPriority w:val="31"/>
    <w:qFormat/>
    <w:rsid w:val="004863D8"/>
    <w:rPr>
      <w:smallCaps/>
      <w:color w:val="595959" w:themeColor="text1" w:themeTint="A6"/>
    </w:rPr>
  </w:style>
  <w:style w:type="character" w:styleId="IntenseReference">
    <w:name w:val="Intense Reference"/>
    <w:uiPriority w:val="32"/>
    <w:qFormat/>
    <w:rsid w:val="004863D8"/>
    <w:rPr>
      <w:b/>
      <w:bCs/>
      <w:smallCaps/>
      <w:color w:val="70AD47" w:themeColor="accent6"/>
    </w:rPr>
  </w:style>
  <w:style w:type="character" w:styleId="BookTitle">
    <w:name w:val="Book Title"/>
    <w:uiPriority w:val="33"/>
    <w:qFormat/>
    <w:rsid w:val="004863D8"/>
    <w:rPr>
      <w:b/>
      <w:bCs/>
      <w:smallCaps/>
      <w:sz w:val="21"/>
      <w:szCs w:val="21"/>
    </w:rPr>
  </w:style>
  <w:style w:type="character" w:customStyle="1" w:styleId="Mention1">
    <w:name w:val="Mention1"/>
    <w:uiPriority w:val="99"/>
    <w:unhideWhenUsed/>
    <w:rsid w:val="004863D8"/>
    <w:rPr>
      <w:color w:val="2B579A"/>
    </w:rPr>
  </w:style>
  <w:style w:type="paragraph" w:styleId="BodyText">
    <w:name w:val="Body Text"/>
    <w:basedOn w:val="Normal"/>
    <w:link w:val="BodyTextChar"/>
    <w:qFormat/>
    <w:rsid w:val="004863D8"/>
    <w:pPr>
      <w:spacing w:before="180" w:after="180" w:line="240" w:lineRule="auto"/>
    </w:pPr>
    <w:rPr>
      <w:kern w:val="0"/>
      <w:sz w:val="24"/>
      <w:szCs w:val="24"/>
      <w:lang w:val="en-US"/>
      <w14:ligatures w14:val="none"/>
    </w:rPr>
  </w:style>
  <w:style w:type="character" w:customStyle="1" w:styleId="BodyTextChar">
    <w:name w:val="Body Text Char"/>
    <w:link w:val="BodyText"/>
    <w:rsid w:val="004863D8"/>
    <w:rPr>
      <w:kern w:val="0"/>
      <w:sz w:val="24"/>
      <w:szCs w:val="24"/>
      <w:lang w:val="en-US"/>
      <w14:ligatures w14:val="none"/>
    </w:rPr>
  </w:style>
  <w:style w:type="character" w:customStyle="1" w:styleId="TextoindependienteCar">
    <w:name w:val="Texto independiente Car"/>
    <w:basedOn w:val="DefaultParagraphFont"/>
    <w:uiPriority w:val="1"/>
    <w:rsid w:val="004863D8"/>
  </w:style>
  <w:style w:type="paragraph" w:customStyle="1" w:styleId="FirstParagraph">
    <w:name w:val="First Paragraph"/>
    <w:basedOn w:val="BodyText"/>
    <w:next w:val="BodyText"/>
    <w:qFormat/>
    <w:rsid w:val="004863D8"/>
  </w:style>
  <w:style w:type="paragraph" w:styleId="Bibliography">
    <w:name w:val="Bibliography"/>
    <w:basedOn w:val="Normal"/>
    <w:next w:val="Normal"/>
    <w:uiPriority w:val="37"/>
    <w:unhideWhenUsed/>
    <w:rsid w:val="004863D8"/>
    <w:pPr>
      <w:spacing w:after="200" w:line="288" w:lineRule="auto"/>
    </w:pPr>
    <w:rPr>
      <w:rFonts w:eastAsiaTheme="minorEastAsia"/>
      <w:kern w:val="0"/>
      <w:sz w:val="21"/>
      <w:szCs w:val="21"/>
      <w:lang w:eastAsia="zh-CN"/>
      <w14:ligatures w14:val="none"/>
    </w:rPr>
  </w:style>
  <w:style w:type="character" w:customStyle="1" w:styleId="EndnoteTextChar">
    <w:name w:val="Endnote Text Char"/>
    <w:basedOn w:val="DefaultParagraphFont"/>
    <w:link w:val="EndnoteText"/>
    <w:uiPriority w:val="99"/>
    <w:semiHidden/>
    <w:rsid w:val="004863D8"/>
    <w:rPr>
      <w:rFonts w:eastAsiaTheme="minorEastAsia"/>
      <w:kern w:val="0"/>
      <w:sz w:val="20"/>
      <w:szCs w:val="20"/>
      <w:lang w:eastAsia="zh-CN"/>
      <w14:ligatures w14:val="none"/>
    </w:rPr>
  </w:style>
  <w:style w:type="paragraph" w:styleId="EndnoteText">
    <w:name w:val="endnote text"/>
    <w:basedOn w:val="Normal"/>
    <w:link w:val="EndnoteTextChar"/>
    <w:uiPriority w:val="99"/>
    <w:semiHidden/>
    <w:unhideWhenUsed/>
    <w:rsid w:val="004863D8"/>
    <w:pPr>
      <w:spacing w:after="0" w:line="240" w:lineRule="auto"/>
    </w:pPr>
    <w:rPr>
      <w:rFonts w:eastAsiaTheme="minorEastAsia"/>
      <w:kern w:val="0"/>
      <w:sz w:val="20"/>
      <w:szCs w:val="20"/>
      <w:lang w:eastAsia="zh-CN"/>
      <w14:ligatures w14:val="none"/>
    </w:rPr>
  </w:style>
  <w:style w:type="character" w:customStyle="1" w:styleId="TextonotaalfinalCar1">
    <w:name w:val="Texto nota al final Car1"/>
    <w:basedOn w:val="DefaultParagraphFont"/>
    <w:uiPriority w:val="99"/>
    <w:semiHidden/>
    <w:rsid w:val="004863D8"/>
    <w:rPr>
      <w:sz w:val="20"/>
      <w:szCs w:val="20"/>
    </w:rPr>
  </w:style>
  <w:style w:type="paragraph" w:customStyle="1" w:styleId="p1">
    <w:name w:val="p1"/>
    <w:basedOn w:val="Normal"/>
    <w:rsid w:val="004863D8"/>
    <w:pPr>
      <w:spacing w:before="100" w:beforeAutospacing="1" w:after="100" w:afterAutospacing="1" w:line="240" w:lineRule="auto"/>
      <w:jc w:val="left"/>
    </w:pPr>
    <w:rPr>
      <w:rFonts w:ascii="Times New Roman" w:eastAsiaTheme="minorEastAsia" w:hAnsi="Times New Roman" w:cs="Times New Roman"/>
      <w:kern w:val="0"/>
      <w:sz w:val="24"/>
      <w:szCs w:val="24"/>
      <w14:ligatures w14:val="none"/>
    </w:rPr>
  </w:style>
  <w:style w:type="character" w:customStyle="1" w:styleId="s2">
    <w:name w:val="s2"/>
    <w:basedOn w:val="DefaultParagraphFont"/>
    <w:rsid w:val="004863D8"/>
  </w:style>
  <w:style w:type="character" w:customStyle="1" w:styleId="s1">
    <w:name w:val="s1"/>
    <w:basedOn w:val="DefaultParagraphFont"/>
    <w:rsid w:val="004863D8"/>
  </w:style>
  <w:style w:type="paragraph" w:customStyle="1" w:styleId="p2">
    <w:name w:val="p2"/>
    <w:basedOn w:val="Normal"/>
    <w:rsid w:val="004863D8"/>
    <w:pPr>
      <w:spacing w:before="100" w:beforeAutospacing="1" w:after="100" w:afterAutospacing="1" w:line="240" w:lineRule="auto"/>
      <w:jc w:val="left"/>
    </w:pPr>
    <w:rPr>
      <w:rFonts w:ascii="Times New Roman" w:eastAsiaTheme="minorEastAsia" w:hAnsi="Times New Roman" w:cs="Times New Roman"/>
      <w:kern w:val="0"/>
      <w:sz w:val="24"/>
      <w:szCs w:val="24"/>
      <w:lang w:val="en-US"/>
      <w14:ligatures w14:val="none"/>
    </w:rPr>
  </w:style>
  <w:style w:type="paragraph" w:customStyle="1" w:styleId="p3">
    <w:name w:val="p3"/>
    <w:basedOn w:val="Normal"/>
    <w:rsid w:val="004863D8"/>
    <w:pPr>
      <w:spacing w:before="100" w:beforeAutospacing="1" w:after="100" w:afterAutospacing="1" w:line="240" w:lineRule="auto"/>
      <w:jc w:val="left"/>
    </w:pPr>
    <w:rPr>
      <w:rFonts w:ascii="Times New Roman" w:eastAsiaTheme="minorEastAsia" w:hAnsi="Times New Roman" w:cs="Times New Roman"/>
      <w:kern w:val="0"/>
      <w:sz w:val="24"/>
      <w:szCs w:val="24"/>
      <w14:ligatures w14:val="none"/>
    </w:rPr>
  </w:style>
  <w:style w:type="paragraph" w:customStyle="1" w:styleId="p4">
    <w:name w:val="p4"/>
    <w:basedOn w:val="Normal"/>
    <w:rsid w:val="004863D8"/>
    <w:pPr>
      <w:spacing w:before="100" w:beforeAutospacing="1" w:after="100" w:afterAutospacing="1" w:line="240" w:lineRule="auto"/>
      <w:jc w:val="left"/>
    </w:pPr>
    <w:rPr>
      <w:rFonts w:ascii="Times New Roman" w:eastAsiaTheme="minorEastAsia" w:hAnsi="Times New Roman" w:cs="Times New Roman"/>
      <w:kern w:val="0"/>
      <w:sz w:val="24"/>
      <w:szCs w:val="24"/>
      <w14:ligatures w14:val="none"/>
    </w:rPr>
  </w:style>
  <w:style w:type="table" w:styleId="GridTable4-Accent1">
    <w:name w:val="Grid Table 4 Accent 1"/>
    <w:basedOn w:val="TableNormal"/>
    <w:uiPriority w:val="49"/>
    <w:rsid w:val="004863D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siipo.dnp.gov.co/inicio" TargetMode="External"/><Relationship Id="rId3" Type="http://schemas.openxmlformats.org/officeDocument/2006/relationships/hyperlink" Target="https://www.antioquia.gov.co/articulos/linea-estrategica-transformacion-digital-de-antioquia" TargetMode="External"/><Relationship Id="rId7" Type="http://schemas.openxmlformats.org/officeDocument/2006/relationships/hyperlink" Target="https://unidadbusqueda.gov.co/" TargetMode="External"/><Relationship Id="rId2" Type="http://schemas.openxmlformats.org/officeDocument/2006/relationships/hyperlink" Target="https://colombiatic.mintic.gov.co/679/w3-propertyvalue-36342.html" TargetMode="External"/><Relationship Id="rId1" Type="http://schemas.openxmlformats.org/officeDocument/2006/relationships/hyperlink" Target="https://mapainversiones.dnp.gov.co/Home/Resultados?CENTRO_NEGOCIO=4" TargetMode="External"/><Relationship Id="rId6" Type="http://schemas.openxmlformats.org/officeDocument/2006/relationships/hyperlink" Target="https://www.datos.gov.co/Agricultura-y-Desarrollo-Rural/Estad-sticas-Solicitudes-Restituci-n-Discriminadas/s87b-tjcc/about_data" TargetMode="External"/><Relationship Id="rId5" Type="http://schemas.openxmlformats.org/officeDocument/2006/relationships/hyperlink" Target="https://datospaz.unidadvictimas.gov.co/" TargetMode="External"/><Relationship Id="rId4" Type="http://schemas.openxmlformats.org/officeDocument/2006/relationships/hyperlink" Target="https://www.datos.gov.co/Inclusi-n-Social-y-Reconciliaci-n/Cifras-de-V-ctimas-Municipal/ykxr-xynr/about_data" TargetMode="External"/><Relationship Id="rId9" Type="http://schemas.openxmlformats.org/officeDocument/2006/relationships/hyperlink" Target="https://datos.unidadbusqueda.gov.co/universo-personas-dadas-desaparecidas/"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jpg"/><Relationship Id="rId74" Type="http://schemas.microsoft.com/office/2011/relationships/people" Target="people.xml"/><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59.png"/><Relationship Id="rId8" Type="http://schemas.microsoft.com/office/2011/relationships/commentsExtended" Target="commentsExtended.xml"/><Relationship Id="rId51" Type="http://schemas.openxmlformats.org/officeDocument/2006/relationships/image" Target="media/image42.png"/><Relationship Id="rId72"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jp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jpg"/><Relationship Id="rId10" Type="http://schemas.openxmlformats.org/officeDocument/2006/relationships/image" Target="media/image1.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comments" Target="comments.xml"/><Relationship Id="rId71" Type="http://schemas.openxmlformats.org/officeDocument/2006/relationships/image" Target="media/image6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ownloads\tablas_provincia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'Tablas percepcion'!$H$27</c:f>
              <c:strCache>
                <c:ptCount val="1"/>
                <c:pt idx="0">
                  <c:v>Más seguro</c:v>
                </c:pt>
              </c:strCache>
            </c:strRef>
          </c:tx>
          <c:spPr>
            <a:solidFill>
              <a:srgbClr val="2E7D32"/>
            </a:solidFill>
            <a:ln>
              <a:solidFill>
                <a:srgbClr val="2E7D32"/>
              </a:solidFill>
              <a:prstDash val="soli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rgbClr val="FFFFFF"/>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percepcion'!$G$28:$G$35</c:f>
              <c:strCache>
                <c:ptCount val="8"/>
                <c:pt idx="0">
                  <c:v>2018</c:v>
                </c:pt>
                <c:pt idx="1">
                  <c:v>2019-1</c:v>
                </c:pt>
                <c:pt idx="2">
                  <c:v>2019-2</c:v>
                </c:pt>
                <c:pt idx="3">
                  <c:v>2021</c:v>
                </c:pt>
                <c:pt idx="4">
                  <c:v>2022</c:v>
                </c:pt>
                <c:pt idx="5">
                  <c:v>2023</c:v>
                </c:pt>
                <c:pt idx="6">
                  <c:v>2024</c:v>
                </c:pt>
                <c:pt idx="7">
                  <c:v>2025</c:v>
                </c:pt>
              </c:strCache>
            </c:strRef>
          </c:cat>
          <c:val>
            <c:numRef>
              <c:f>'Tablas percepcion'!$H$28:$H$35</c:f>
              <c:numCache>
                <c:formatCode>0.0%</c:formatCode>
                <c:ptCount val="8"/>
                <c:pt idx="0">
                  <c:v>0.1744186046511628</c:v>
                </c:pt>
                <c:pt idx="1">
                  <c:v>0.28472222222222221</c:v>
                </c:pt>
                <c:pt idx="2">
                  <c:v>0.34514925373134331</c:v>
                </c:pt>
                <c:pt idx="3">
                  <c:v>0.14351851851851852</c:v>
                </c:pt>
                <c:pt idx="4">
                  <c:v>0.14338235294117646</c:v>
                </c:pt>
                <c:pt idx="5">
                  <c:v>0.22058823529411764</c:v>
                </c:pt>
                <c:pt idx="6">
                  <c:v>0.23333333333333334</c:v>
                </c:pt>
                <c:pt idx="7">
                  <c:v>0.20481927710843373</c:v>
                </c:pt>
              </c:numCache>
            </c:numRef>
          </c:val>
          <c:extLst>
            <c:ext xmlns:c16="http://schemas.microsoft.com/office/drawing/2014/chart" uri="{C3380CC4-5D6E-409C-BE32-E72D297353CC}">
              <c16:uniqueId val="{00000000-867D-4FC1-85CD-41A4F3BE4015}"/>
            </c:ext>
          </c:extLst>
        </c:ser>
        <c:ser>
          <c:idx val="1"/>
          <c:order val="1"/>
          <c:tx>
            <c:strRef>
              <c:f>'Tablas percepcion'!$I$27</c:f>
              <c:strCache>
                <c:ptCount val="1"/>
                <c:pt idx="0">
                  <c:v>Menos seguro</c:v>
                </c:pt>
              </c:strCache>
            </c:strRef>
          </c:tx>
          <c:spPr>
            <a:solidFill>
              <a:srgbClr val="EF5350"/>
            </a:solidFill>
            <a:ln>
              <a:solidFill>
                <a:srgbClr val="EF5350"/>
              </a:solidFill>
              <a:prstDash val="soli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rgbClr val="FFFFFF"/>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percepcion'!$G$28:$G$35</c:f>
              <c:strCache>
                <c:ptCount val="8"/>
                <c:pt idx="0">
                  <c:v>2018</c:v>
                </c:pt>
                <c:pt idx="1">
                  <c:v>2019-1</c:v>
                </c:pt>
                <c:pt idx="2">
                  <c:v>2019-2</c:v>
                </c:pt>
                <c:pt idx="3">
                  <c:v>2021</c:v>
                </c:pt>
                <c:pt idx="4">
                  <c:v>2022</c:v>
                </c:pt>
                <c:pt idx="5">
                  <c:v>2023</c:v>
                </c:pt>
                <c:pt idx="6">
                  <c:v>2024</c:v>
                </c:pt>
                <c:pt idx="7">
                  <c:v>2025</c:v>
                </c:pt>
              </c:strCache>
            </c:strRef>
          </c:cat>
          <c:val>
            <c:numRef>
              <c:f>'Tablas percepcion'!$I$28:$I$35</c:f>
              <c:numCache>
                <c:formatCode>0.0%</c:formatCode>
                <c:ptCount val="8"/>
                <c:pt idx="0">
                  <c:v>0.11337209302325581</c:v>
                </c:pt>
                <c:pt idx="1">
                  <c:v>0.1875</c:v>
                </c:pt>
                <c:pt idx="2">
                  <c:v>0.10820895522388059</c:v>
                </c:pt>
                <c:pt idx="3">
                  <c:v>9.7222222222222224E-2</c:v>
                </c:pt>
                <c:pt idx="4">
                  <c:v>9.5588235294117641E-2</c:v>
                </c:pt>
                <c:pt idx="5">
                  <c:v>7.720588235294118E-2</c:v>
                </c:pt>
                <c:pt idx="6">
                  <c:v>0.12916666666666668</c:v>
                </c:pt>
                <c:pt idx="7">
                  <c:v>9.2369477911646583E-2</c:v>
                </c:pt>
              </c:numCache>
            </c:numRef>
          </c:val>
          <c:extLst>
            <c:ext xmlns:c16="http://schemas.microsoft.com/office/drawing/2014/chart" uri="{C3380CC4-5D6E-409C-BE32-E72D297353CC}">
              <c16:uniqueId val="{00000001-867D-4FC1-85CD-41A4F3BE4015}"/>
            </c:ext>
          </c:extLst>
        </c:ser>
        <c:ser>
          <c:idx val="2"/>
          <c:order val="2"/>
          <c:tx>
            <c:strRef>
              <c:f>'Tablas percepcion'!$J$27</c:f>
              <c:strCache>
                <c:ptCount val="1"/>
                <c:pt idx="0">
                  <c:v>Igual</c:v>
                </c:pt>
              </c:strCache>
            </c:strRef>
          </c:tx>
          <c:spPr>
            <a:solidFill>
              <a:srgbClr val="5C6BC0"/>
            </a:solidFill>
            <a:ln>
              <a:solidFill>
                <a:srgbClr val="5C6BC0"/>
              </a:solidFill>
              <a:prstDash val="soli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rgbClr val="FFFFFF"/>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percepcion'!$G$28:$G$35</c:f>
              <c:strCache>
                <c:ptCount val="8"/>
                <c:pt idx="0">
                  <c:v>2018</c:v>
                </c:pt>
                <c:pt idx="1">
                  <c:v>2019-1</c:v>
                </c:pt>
                <c:pt idx="2">
                  <c:v>2019-2</c:v>
                </c:pt>
                <c:pt idx="3">
                  <c:v>2021</c:v>
                </c:pt>
                <c:pt idx="4">
                  <c:v>2022</c:v>
                </c:pt>
                <c:pt idx="5">
                  <c:v>2023</c:v>
                </c:pt>
                <c:pt idx="6">
                  <c:v>2024</c:v>
                </c:pt>
                <c:pt idx="7">
                  <c:v>2025</c:v>
                </c:pt>
              </c:strCache>
            </c:strRef>
          </c:cat>
          <c:val>
            <c:numRef>
              <c:f>'Tablas percepcion'!$J$28:$J$35</c:f>
              <c:numCache>
                <c:formatCode>0.0%</c:formatCode>
                <c:ptCount val="8"/>
                <c:pt idx="0">
                  <c:v>0.68313953488372092</c:v>
                </c:pt>
                <c:pt idx="1">
                  <c:v>0.4861111111111111</c:v>
                </c:pt>
                <c:pt idx="2">
                  <c:v>0.53544776119402981</c:v>
                </c:pt>
                <c:pt idx="3">
                  <c:v>0.75</c:v>
                </c:pt>
                <c:pt idx="4">
                  <c:v>0.76102941176470584</c:v>
                </c:pt>
                <c:pt idx="5">
                  <c:v>0.69852941176470584</c:v>
                </c:pt>
                <c:pt idx="6">
                  <c:v>0.6333333333333333</c:v>
                </c:pt>
                <c:pt idx="7">
                  <c:v>0.69477911646586343</c:v>
                </c:pt>
              </c:numCache>
            </c:numRef>
          </c:val>
          <c:extLst>
            <c:ext xmlns:c16="http://schemas.microsoft.com/office/drawing/2014/chart" uri="{C3380CC4-5D6E-409C-BE32-E72D297353CC}">
              <c16:uniqueId val="{00000002-867D-4FC1-85CD-41A4F3BE4015}"/>
            </c:ext>
          </c:extLst>
        </c:ser>
        <c:ser>
          <c:idx val="3"/>
          <c:order val="3"/>
          <c:tx>
            <c:strRef>
              <c:f>'Tablas percepcion'!$K$27</c:f>
              <c:strCache>
                <c:ptCount val="1"/>
                <c:pt idx="0">
                  <c:v>No sabe/NR</c:v>
                </c:pt>
              </c:strCache>
            </c:strRef>
          </c:tx>
          <c:spPr>
            <a:solidFill>
              <a:srgbClr val="9E9E9E"/>
            </a:solidFill>
            <a:ln>
              <a:solidFill>
                <a:srgbClr val="9E9E9E"/>
              </a:solidFill>
              <a:prstDash val="soli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rgbClr val="FFFFFF"/>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'Tablas percepcion'!$G$28:$G$35</c:f>
              <c:strCache>
                <c:ptCount val="8"/>
                <c:pt idx="0">
                  <c:v>2018</c:v>
                </c:pt>
                <c:pt idx="1">
                  <c:v>2019-1</c:v>
                </c:pt>
                <c:pt idx="2">
                  <c:v>2019-2</c:v>
                </c:pt>
                <c:pt idx="3">
                  <c:v>2021</c:v>
                </c:pt>
                <c:pt idx="4">
                  <c:v>2022</c:v>
                </c:pt>
                <c:pt idx="5">
                  <c:v>2023</c:v>
                </c:pt>
                <c:pt idx="6">
                  <c:v>2024</c:v>
                </c:pt>
                <c:pt idx="7">
                  <c:v>2025</c:v>
                </c:pt>
              </c:strCache>
            </c:strRef>
          </c:cat>
          <c:val>
            <c:numRef>
              <c:f>'Tablas percepcion'!$K$28:$K$35</c:f>
              <c:numCache>
                <c:formatCode>0.0%</c:formatCode>
                <c:ptCount val="8"/>
                <c:pt idx="0">
                  <c:v>2.9069767441860465E-2</c:v>
                </c:pt>
                <c:pt idx="1">
                  <c:v>4.1666666666666664E-2</c:v>
                </c:pt>
                <c:pt idx="2">
                  <c:v>1.1194029850746268E-2</c:v>
                </c:pt>
                <c:pt idx="3">
                  <c:v>9.2592592592592587E-3</c:v>
                </c:pt>
                <c:pt idx="4">
                  <c:v>0</c:v>
                </c:pt>
                <c:pt idx="5">
                  <c:v>3.6764705882352941E-3</c:v>
                </c:pt>
                <c:pt idx="6">
                  <c:v>4.1666666666666666E-3</c:v>
                </c:pt>
                <c:pt idx="7">
                  <c:v>8.0321285140562242E-3</c:v>
                </c:pt>
              </c:numCache>
            </c:numRef>
          </c:val>
          <c:extLst>
            <c:ext xmlns:c16="http://schemas.microsoft.com/office/drawing/2014/chart" uri="{C3380CC4-5D6E-409C-BE32-E72D297353CC}">
              <c16:uniqueId val="{00000003-867D-4FC1-85CD-41A4F3BE4015}"/>
            </c:ext>
          </c:extLst>
        </c:ser>
        <c:dLbls>
          <c:showLegendKey val="0"/>
          <c:showVal val="0"/>
          <c:showCatName val="0"/>
          <c:showSerName val="0"/>
          <c:showPercent val="0"/>
          <c:showBubbleSize val="0"/>
        </c:dLbls>
        <c:gapWidth val="150"/>
        <c:overlap val="100"/>
        <c:axId val="780977632"/>
        <c:axId val="780982208"/>
      </c:barChart>
      <c:catAx>
        <c:axId val="7809776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0982208"/>
        <c:crosses val="autoZero"/>
        <c:auto val="1"/>
        <c:lblAlgn val="ctr"/>
        <c:lblOffset val="100"/>
        <c:noMultiLvlLbl val="0"/>
      </c:catAx>
      <c:valAx>
        <c:axId val="780982208"/>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0977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29934</Words>
  <Characters>170626</Characters>
  <Application>Microsoft Office Word</Application>
  <DocSecurity>0</DocSecurity>
  <Lines>1421</Lines>
  <Paragraphs>400</Paragraphs>
  <ScaleCrop>false</ScaleCrop>
  <Company/>
  <LinksUpToDate>false</LinksUpToDate>
  <CharactersWithSpaces>200160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Pablo Estrada</cp:lastModifiedBy>
  <cp:revision>2</cp:revision>
  <dcterms:created xsi:type="dcterms:W3CDTF">2026-08-06T13:22:00Z</dcterms:created>
  <dcterms:modified xsi:type="dcterms:W3CDTF">2026-08-06T13:22:00Z</dcterms:modified>
</cp:coreProperties>
</file>